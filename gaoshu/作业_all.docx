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A88C0" w14:textId="77777777" w:rsidR="008E433A" w:rsidRPr="008E433A" w:rsidRDefault="008E433A" w:rsidP="008E433A">
      <w:pPr>
        <w:spacing w:line="25" w:lineRule="atLeast"/>
        <w:jc w:val="center"/>
        <w:rPr>
          <w:rFonts w:ascii="宋体" w:eastAsia="宋体" w:hAnsi="宋体" w:cs="Times New Roman"/>
          <w:b/>
          <w:sz w:val="30"/>
          <w:szCs w:val="30"/>
        </w:rPr>
      </w:pPr>
      <w:bookmarkStart w:id="0" w:name="_Hlk44093490"/>
      <w:bookmarkEnd w:id="0"/>
      <w:r w:rsidRPr="008E433A">
        <w:rPr>
          <w:rFonts w:ascii="宋体" w:eastAsia="宋体" w:hAnsi="宋体" w:cs="Times New Roman" w:hint="eastAsia"/>
          <w:b/>
          <w:sz w:val="30"/>
          <w:szCs w:val="30"/>
        </w:rPr>
        <w:t>1.多元函数的极限与连续性</w:t>
      </w:r>
    </w:p>
    <w:p w14:paraId="115D11B5" w14:textId="77777777" w:rsidR="008E433A" w:rsidRPr="008E433A" w:rsidRDefault="008E433A" w:rsidP="008E433A">
      <w:pPr>
        <w:numPr>
          <w:ilvl w:val="0"/>
          <w:numId w:val="1"/>
        </w:numPr>
        <w:spacing w:line="25" w:lineRule="atLeast"/>
        <w:jc w:val="lef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 w:hint="eastAsia"/>
          <w:szCs w:val="21"/>
        </w:rPr>
        <w:t>已知</w:t>
      </w:r>
      <w:bookmarkStart w:id="1" w:name="_Hlk43755055"/>
      <m:oMath>
        <m:r>
          <w:rPr>
            <w:rFonts w:ascii="Cambria Math" w:eastAsia="宋体" w:hAnsi="Cambria Math" w:cs="Times New Roman" w:hint="eastAsia"/>
            <w:szCs w:val="21"/>
          </w:rPr>
          <m:t>f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Times New Roman" w:hint="eastAsia"/>
                <w:szCs w:val="21"/>
              </w:rPr>
              <m:t>x+y,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y</m:t>
                </m:r>
              </m:num>
              <m:den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x</m:t>
                </m:r>
              </m:den>
            </m:f>
          </m:e>
        </m:d>
        <w:bookmarkEnd w:id="1"/>
        <m:r>
          <w:rPr>
            <w:rFonts w:ascii="Cambria Math" w:eastAsia="宋体" w:hAnsi="Cambria Math" w:cs="Times New Roman" w:hint="eastAsia"/>
            <w:szCs w:val="21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微软雅黑" w:hAnsi="Cambria Math" w:cs="微软雅黑" w:hint="eastAsia"/>
            <w:szCs w:val="21"/>
          </w:rPr>
          <m:t>-</m:t>
        </m:r>
        <m:sSup>
          <m:sSupPr>
            <m:ctrlPr>
              <w:rPr>
                <w:rFonts w:ascii="Cambria Math" w:eastAsia="微软雅黑" w:hAnsi="微软雅黑" w:cs="微软雅黑"/>
                <w:i/>
                <w:szCs w:val="21"/>
              </w:rPr>
            </m:ctrlPr>
          </m:sSupPr>
          <m:e>
            <m:r>
              <w:rPr>
                <w:rFonts w:ascii="Cambria Math" w:eastAsia="微软雅黑" w:hAnsi="微软雅黑" w:cs="微软雅黑" w:hint="eastAsia"/>
                <w:szCs w:val="21"/>
              </w:rPr>
              <m:t>y</m:t>
            </m:r>
          </m:e>
          <m:sup>
            <m:r>
              <w:rPr>
                <w:rFonts w:ascii="Cambria Math" w:eastAsia="微软雅黑" w:hAnsi="微软雅黑" w:cs="微软雅黑"/>
                <w:szCs w:val="21"/>
              </w:rPr>
              <m:t>2</m:t>
            </m:r>
          </m:sup>
        </m:sSup>
      </m:oMath>
      <w:r w:rsidRPr="008E433A">
        <w:rPr>
          <w:rFonts w:ascii="宋体" w:eastAsia="宋体" w:hAnsi="宋体" w:cs="Times New Roman" w:hint="eastAsia"/>
          <w:szCs w:val="21"/>
        </w:rPr>
        <w:t>,</w:t>
      </w:r>
      <w:r w:rsidRPr="008E433A">
        <w:rPr>
          <w:rFonts w:ascii="宋体" w:eastAsia="宋体" w:hAnsi="宋体" w:cs="Times New Roman"/>
          <w:szCs w:val="21"/>
        </w:rPr>
        <w:t xml:space="preserve"> </w:t>
      </w:r>
      <w:r w:rsidRPr="008E433A">
        <w:rPr>
          <w:rFonts w:ascii="宋体" w:eastAsia="宋体" w:hAnsi="宋体" w:cs="Times New Roman" w:hint="eastAsia"/>
          <w:szCs w:val="21"/>
        </w:rPr>
        <w:t>求</w:t>
      </w:r>
      <w:r w:rsidRPr="008E433A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 w:hint="eastAsia"/>
            <w:szCs w:val="21"/>
          </w:rPr>
          <m:t>f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Times New Roman" w:hint="eastAsia"/>
                <w:szCs w:val="21"/>
              </w:rPr>
              <m:t>x,y</m:t>
            </m:r>
          </m:e>
        </m:d>
      </m:oMath>
    </w:p>
    <w:p w14:paraId="3A7D0C12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 w:hint="eastAsia"/>
          <w:szCs w:val="21"/>
        </w:rPr>
        <w:t>解: 令</w:t>
      </w:r>
      <w:r w:rsidRPr="008E433A">
        <w:rPr>
          <w:rFonts w:ascii="宋体" w:eastAsia="宋体" w:hAnsi="宋体" w:cs="Times New Roman"/>
          <w:position w:val="-10"/>
          <w:szCs w:val="21"/>
        </w:rPr>
        <w:object w:dxaOrig="923" w:dyaOrig="277" w14:anchorId="072AE7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45pt;height:13.95pt" o:ole="">
            <v:imagedata r:id="rId5" o:title=""/>
          </v:shape>
          <o:OLEObject Type="Embed" ProgID="Equation.DSMT4" ShapeID="_x0000_i1025" DrawAspect="Content" ObjectID="_1654736769" r:id="rId6"/>
        </w:object>
      </w:r>
      <w:r w:rsidRPr="008E433A">
        <w:rPr>
          <w:rFonts w:ascii="宋体" w:eastAsia="宋体" w:hAnsi="宋体" w:cs="Times New Roman" w:hint="eastAsia"/>
          <w:szCs w:val="21"/>
        </w:rPr>
        <w:t xml:space="preserve">， </w:t>
      </w:r>
      <w:r w:rsidRPr="008E433A">
        <w:rPr>
          <w:rFonts w:ascii="宋体" w:eastAsia="宋体" w:hAnsi="宋体" w:cs="Times New Roman"/>
          <w:position w:val="-24"/>
          <w:szCs w:val="21"/>
        </w:rPr>
        <w:object w:dxaOrig="600" w:dyaOrig="618" w14:anchorId="140E6F18">
          <v:shape id="_x0000_i1026" type="#_x0000_t75" style="width:30.2pt;height:31.35pt" o:ole="">
            <v:imagedata r:id="rId7" o:title=""/>
          </v:shape>
          <o:OLEObject Type="Embed" ProgID="Equation.DSMT4" ShapeID="_x0000_i1026" DrawAspect="Content" ObjectID="_1654736770" r:id="rId8"/>
        </w:object>
      </w:r>
      <w:r w:rsidRPr="008E433A">
        <w:rPr>
          <w:rFonts w:ascii="宋体" w:eastAsia="宋体" w:hAnsi="宋体" w:cs="Times New Roman" w:hint="eastAsia"/>
          <w:szCs w:val="21"/>
        </w:rPr>
        <w:t xml:space="preserve">， 则：  </w:t>
      </w:r>
      <w:r w:rsidRPr="008E433A">
        <w:rPr>
          <w:rFonts w:ascii="宋体" w:eastAsia="宋体" w:hAnsi="宋体" w:cs="Times New Roman"/>
          <w:position w:val="-24"/>
          <w:szCs w:val="21"/>
        </w:rPr>
        <w:object w:dxaOrig="905" w:dyaOrig="618" w14:anchorId="08C8A2B8">
          <v:shape id="_x0000_i1027" type="#_x0000_t75" style="width:44.7pt;height:31.35pt" o:ole="">
            <v:imagedata r:id="rId9" o:title=""/>
          </v:shape>
          <o:OLEObject Type="Embed" ProgID="Equation.DSMT4" ShapeID="_x0000_i1027" DrawAspect="Content" ObjectID="_1654736771" r:id="rId10"/>
        </w:object>
      </w:r>
      <w:r w:rsidRPr="008E433A">
        <w:rPr>
          <w:rFonts w:ascii="宋体" w:eastAsia="宋体" w:hAnsi="宋体" w:cs="Times New Roman" w:hint="eastAsia"/>
          <w:szCs w:val="21"/>
        </w:rPr>
        <w:t xml:space="preserve">， </w:t>
      </w:r>
      <w:r w:rsidRPr="008E433A">
        <w:rPr>
          <w:rFonts w:ascii="宋体" w:eastAsia="宋体" w:hAnsi="宋体" w:cs="Times New Roman"/>
          <w:position w:val="-24"/>
          <w:szCs w:val="21"/>
        </w:rPr>
        <w:object w:dxaOrig="877" w:dyaOrig="618" w14:anchorId="14172CC3">
          <v:shape id="_x0000_i1028" type="#_x0000_t75" style="width:43.55pt;height:31.35pt" o:ole="">
            <v:imagedata r:id="rId11" o:title=""/>
          </v:shape>
          <o:OLEObject Type="Embed" ProgID="Equation.DSMT4" ShapeID="_x0000_i1028" DrawAspect="Content" ObjectID="_1654736772" r:id="rId12"/>
        </w:object>
      </w:r>
    </w:p>
    <w:p w14:paraId="6A44D4AB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/>
          <w:position w:val="-24"/>
          <w:szCs w:val="21"/>
        </w:rPr>
        <w:object w:dxaOrig="1523" w:dyaOrig="618" w14:anchorId="581CE5FE">
          <v:shape id="_x0000_i1029" type="#_x0000_t75" style="width:76.05pt;height:31.35pt" o:ole="">
            <v:imagedata r:id="rId13" o:title=""/>
          </v:shape>
          <o:OLEObject Type="Embed" ProgID="Equation.DSMT4" ShapeID="_x0000_i1029" DrawAspect="Content" ObjectID="_1654736773" r:id="rId14"/>
        </w:object>
      </w:r>
      <w:r w:rsidRPr="008E433A">
        <w:rPr>
          <w:rFonts w:ascii="宋体" w:eastAsia="宋体" w:hAnsi="宋体" w:cs="Times New Roman" w:hint="eastAsia"/>
          <w:szCs w:val="21"/>
        </w:rPr>
        <w:t xml:space="preserve">， </w:t>
      </w:r>
      <w:r w:rsidRPr="008E433A">
        <w:rPr>
          <w:rFonts w:ascii="宋体" w:eastAsia="宋体" w:hAnsi="宋体" w:cs="Times New Roman"/>
          <w:position w:val="-24"/>
          <w:szCs w:val="21"/>
        </w:rPr>
        <w:object w:dxaOrig="3545" w:dyaOrig="665" w14:anchorId="67B0211B">
          <v:shape id="_x0000_i1030" type="#_x0000_t75" style="width:177.1pt;height:33.1pt" o:ole="">
            <v:imagedata r:id="rId15" o:title=""/>
          </v:shape>
          <o:OLEObject Type="Embed" ProgID="Equation.DSMT4" ShapeID="_x0000_i1030" DrawAspect="Content" ObjectID="_1654736774" r:id="rId16"/>
        </w:object>
      </w:r>
    </w:p>
    <w:p w14:paraId="6D9FA4EC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/>
          <w:position w:val="-24"/>
          <w:szCs w:val="21"/>
        </w:rPr>
        <w:object w:dxaOrig="2022" w:dyaOrig="665" w14:anchorId="6AF2EEDC">
          <v:shape id="_x0000_i1031" type="#_x0000_t75" style="width:101.6pt;height:33.1pt" o:ole="">
            <v:imagedata r:id="rId17" o:title=""/>
          </v:shape>
          <o:OLEObject Type="Embed" ProgID="Equation.DSMT4" ShapeID="_x0000_i1031" DrawAspect="Content" ObjectID="_1654736775" r:id="rId18"/>
        </w:object>
      </w:r>
      <w:r w:rsidRPr="008E433A">
        <w:rPr>
          <w:rFonts w:ascii="宋体" w:eastAsia="宋体" w:hAnsi="宋体" w:cs="Times New Roman" w:hint="eastAsia"/>
          <w:szCs w:val="21"/>
        </w:rPr>
        <w:t xml:space="preserve"> </w:t>
      </w:r>
      <w:r w:rsidRPr="008E433A">
        <w:rPr>
          <w:rFonts w:ascii="宋体" w:eastAsia="宋体" w:hAnsi="宋体" w:cs="Times New Roman"/>
          <w:position w:val="-28"/>
          <w:szCs w:val="21"/>
        </w:rPr>
        <w:object w:dxaOrig="2142" w:dyaOrig="702" w14:anchorId="04C256E6">
          <v:shape id="_x0000_i1032" type="#_x0000_t75" style="width:107.4pt;height:35.4pt" o:ole="">
            <v:imagedata r:id="rId19" o:title=""/>
          </v:shape>
          <o:OLEObject Type="Embed" ProgID="Equation.DSMT4" ShapeID="_x0000_i1032" DrawAspect="Content" ObjectID="_1654736776" r:id="rId20"/>
        </w:object>
      </w:r>
    </w:p>
    <w:p w14:paraId="2086D4CB" w14:textId="77777777" w:rsidR="008E433A" w:rsidRPr="008E433A" w:rsidRDefault="008E433A" w:rsidP="008E433A">
      <w:pPr>
        <w:numPr>
          <w:ilvl w:val="0"/>
          <w:numId w:val="2"/>
        </w:num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 w:hint="eastAsia"/>
          <w:szCs w:val="21"/>
        </w:rPr>
        <w:t>判断下列极限是否存在</w:t>
      </w:r>
      <w:r w:rsidRPr="008E433A">
        <w:rPr>
          <w:rFonts w:ascii="宋体" w:eastAsia="宋体" w:hAnsi="宋体" w:cs="Times New Roman"/>
          <w:szCs w:val="21"/>
        </w:rPr>
        <w:t xml:space="preserve">, </w:t>
      </w:r>
      <w:r w:rsidRPr="008E433A">
        <w:rPr>
          <w:rFonts w:ascii="宋体" w:eastAsia="宋体" w:hAnsi="宋体" w:cs="Times New Roman" w:hint="eastAsia"/>
          <w:szCs w:val="21"/>
        </w:rPr>
        <w:t>如存在</w:t>
      </w:r>
      <w:r w:rsidRPr="008E433A">
        <w:rPr>
          <w:rFonts w:ascii="宋体" w:eastAsia="宋体" w:hAnsi="宋体" w:cs="Times New Roman"/>
          <w:szCs w:val="21"/>
        </w:rPr>
        <w:t xml:space="preserve">, </w:t>
      </w:r>
      <w:r w:rsidRPr="008E433A">
        <w:rPr>
          <w:rFonts w:ascii="宋体" w:eastAsia="宋体" w:hAnsi="宋体" w:cs="Times New Roman" w:hint="eastAsia"/>
          <w:szCs w:val="21"/>
        </w:rPr>
        <w:t>求其极限值</w:t>
      </w:r>
      <w:r w:rsidRPr="008E433A">
        <w:rPr>
          <w:rFonts w:ascii="宋体" w:eastAsia="宋体" w:hAnsi="宋体" w:cs="Times New Roman"/>
          <w:szCs w:val="21"/>
        </w:rPr>
        <w:t xml:space="preserve">; </w:t>
      </w:r>
      <w:r w:rsidRPr="008E433A">
        <w:rPr>
          <w:rFonts w:ascii="宋体" w:eastAsia="宋体" w:hAnsi="宋体" w:cs="Times New Roman" w:hint="eastAsia"/>
          <w:szCs w:val="21"/>
        </w:rPr>
        <w:t>如不存在</w:t>
      </w:r>
      <w:r w:rsidRPr="008E433A">
        <w:rPr>
          <w:rFonts w:ascii="宋体" w:eastAsia="宋体" w:hAnsi="宋体" w:cs="Times New Roman"/>
          <w:szCs w:val="21"/>
        </w:rPr>
        <w:t xml:space="preserve">, </w:t>
      </w:r>
      <w:r w:rsidRPr="008E433A">
        <w:rPr>
          <w:rFonts w:ascii="宋体" w:eastAsia="宋体" w:hAnsi="宋体" w:cs="Times New Roman" w:hint="eastAsia"/>
          <w:szCs w:val="21"/>
        </w:rPr>
        <w:t>请证明</w:t>
      </w:r>
      <w:r w:rsidRPr="008E433A">
        <w:rPr>
          <w:rFonts w:ascii="宋体" w:eastAsia="宋体" w:hAnsi="宋体" w:cs="Times New Roman"/>
          <w:szCs w:val="21"/>
        </w:rPr>
        <w:t xml:space="preserve">:  </w:t>
      </w:r>
    </w:p>
    <w:p w14:paraId="6F9E2850" w14:textId="77777777" w:rsidR="008E433A" w:rsidRPr="008E433A" w:rsidRDefault="008E433A" w:rsidP="008E433A">
      <w:pPr>
        <w:numPr>
          <w:ilvl w:val="0"/>
          <w:numId w:val="3"/>
        </w:num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/>
          <w:position w:val="-36"/>
          <w:szCs w:val="21"/>
        </w:rPr>
        <w:object w:dxaOrig="1477" w:dyaOrig="785" w14:anchorId="2E8C7B77">
          <v:shape id="_x0000_i1033" type="#_x0000_t75" style="width:73.75pt;height:38.9pt" o:ole="">
            <v:imagedata r:id="rId21" o:title=""/>
          </v:shape>
          <o:OLEObject Type="Embed" ProgID="Equation.3" ShapeID="_x0000_i1033" DrawAspect="Content" ObjectID="_1654736777" r:id="rId22"/>
        </w:object>
      </w:r>
      <w:r w:rsidRPr="008E433A">
        <w:rPr>
          <w:rFonts w:ascii="宋体" w:eastAsia="宋体" w:hAnsi="宋体" w:cs="Times New Roman"/>
          <w:szCs w:val="21"/>
        </w:rPr>
        <w:t>=</w:t>
      </w:r>
      <w:r w:rsidRPr="008E433A">
        <w:rPr>
          <w:rFonts w:ascii="宋体" w:eastAsia="宋体" w:hAnsi="宋体" w:cs="Times New Roman"/>
          <w:position w:val="-36"/>
          <w:szCs w:val="21"/>
        </w:rPr>
        <w:object w:dxaOrig="1422" w:dyaOrig="738" w14:anchorId="5E6949C3">
          <v:shape id="_x0000_i1034" type="#_x0000_t75" style="width:71.4pt;height:37.15pt" o:ole="">
            <v:imagedata r:id="rId23" o:title=""/>
          </v:shape>
          <o:OLEObject Type="Embed" ProgID="Equation.3" ShapeID="_x0000_i1034" DrawAspect="Content" ObjectID="_1654736778" r:id="rId24"/>
        </w:object>
      </w:r>
      <w:r w:rsidRPr="008E433A">
        <w:rPr>
          <w:rFonts w:ascii="宋体" w:eastAsia="宋体" w:hAnsi="宋体" w:cs="Times New Roman"/>
          <w:szCs w:val="21"/>
        </w:rPr>
        <w:t>=</w:t>
      </w:r>
      <w:r w:rsidRPr="008E433A">
        <w:rPr>
          <w:rFonts w:ascii="宋体" w:eastAsia="宋体" w:hAnsi="宋体" w:cs="Times New Roman"/>
          <w:position w:val="-24"/>
          <w:szCs w:val="21"/>
        </w:rPr>
        <w:object w:dxaOrig="545" w:dyaOrig="618" w14:anchorId="083FAD43">
          <v:shape id="_x0000_i1035" type="#_x0000_t75" style="width:27.3pt;height:31.35pt" o:ole="">
            <v:imagedata r:id="rId25" o:title=""/>
          </v:shape>
          <o:OLEObject Type="Embed" ProgID="Equation.3" ShapeID="_x0000_i1035" DrawAspect="Content" ObjectID="_1654736779" r:id="rId26"/>
        </w:object>
      </w:r>
      <w:r w:rsidRPr="008E433A">
        <w:rPr>
          <w:rFonts w:ascii="宋体" w:eastAsia="宋体" w:hAnsi="宋体" w:cs="Times New Roman"/>
          <w:szCs w:val="21"/>
        </w:rPr>
        <w:t>=</w:t>
      </w:r>
      <w:r w:rsidRPr="008E433A">
        <w:rPr>
          <w:rFonts w:ascii="宋体" w:eastAsia="宋体" w:hAnsi="宋体" w:cs="Times New Roman"/>
          <w:position w:val="-24"/>
          <w:szCs w:val="21"/>
        </w:rPr>
        <w:object w:dxaOrig="323" w:dyaOrig="618" w14:anchorId="0DE69AA4">
          <v:shape id="_x0000_i1036" type="#_x0000_t75" style="width:16.25pt;height:31.35pt" o:ole="">
            <v:imagedata r:id="rId27" o:title=""/>
          </v:shape>
          <o:OLEObject Type="Embed" ProgID="Equation.3" ShapeID="_x0000_i1036" DrawAspect="Content" ObjectID="_1654736780" r:id="rId28"/>
        </w:object>
      </w:r>
    </w:p>
    <w:p w14:paraId="217D8A96" w14:textId="77777777" w:rsidR="008E433A" w:rsidRPr="008E433A" w:rsidRDefault="008E433A" w:rsidP="008E433A">
      <w:pPr>
        <w:numPr>
          <w:ilvl w:val="0"/>
          <w:numId w:val="3"/>
        </w:num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/>
          <w:position w:val="-36"/>
          <w:szCs w:val="21"/>
        </w:rPr>
        <w:object w:dxaOrig="1458" w:dyaOrig="738" w14:anchorId="62C73B00">
          <v:shape id="_x0000_i1037" type="#_x0000_t75" style="width:73.15pt;height:37.15pt" o:ole="">
            <v:imagedata r:id="rId29" o:title=""/>
          </v:shape>
          <o:OLEObject Type="Embed" ProgID="Equation.3" ShapeID="_x0000_i1037" DrawAspect="Content" ObjectID="_1654736781" r:id="rId30"/>
        </w:object>
      </w:r>
      <w:r w:rsidRPr="008E433A">
        <w:rPr>
          <w:rFonts w:ascii="宋体" w:eastAsia="宋体" w:hAnsi="宋体" w:cs="Times New Roman"/>
          <w:position w:val="-36"/>
          <w:szCs w:val="21"/>
        </w:rPr>
        <w:object w:dxaOrig="7062" w:dyaOrig="803" w14:anchorId="102F5C66">
          <v:shape id="_x0000_i1038" type="#_x0000_t75" style="width:353.6pt;height:40.05pt" o:ole="">
            <v:imagedata r:id="rId31" o:title=""/>
          </v:shape>
          <o:OLEObject Type="Embed" ProgID="Equation.3" ShapeID="_x0000_i1038" DrawAspect="Content" ObjectID="_1654736782" r:id="rId32"/>
        </w:object>
      </w:r>
    </w:p>
    <w:p w14:paraId="683A6A57" w14:textId="77777777" w:rsidR="008E433A" w:rsidRPr="008E433A" w:rsidRDefault="008E433A" w:rsidP="008E433A">
      <w:pPr>
        <w:numPr>
          <w:ilvl w:val="0"/>
          <w:numId w:val="3"/>
        </w:num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/>
          <w:position w:val="-36"/>
          <w:szCs w:val="21"/>
        </w:rPr>
        <w:object w:dxaOrig="6258" w:dyaOrig="840" w14:anchorId="03F87007">
          <v:shape id="_x0000_i1039" type="#_x0000_t75" style="width:312.95pt;height:41.8pt" o:ole="">
            <v:imagedata r:id="rId33" o:title=""/>
          </v:shape>
          <o:OLEObject Type="Embed" ProgID="Equation.3" ShapeID="_x0000_i1039" DrawAspect="Content" ObjectID="_1654736783" r:id="rId34"/>
        </w:object>
      </w:r>
    </w:p>
    <w:p w14:paraId="240E813F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/>
          <w:szCs w:val="21"/>
        </w:rPr>
        <w:t>=</w:t>
      </w:r>
      <w:r w:rsidRPr="008E433A">
        <w:rPr>
          <w:rFonts w:ascii="宋体" w:eastAsia="宋体" w:hAnsi="宋体" w:cs="Times New Roman"/>
          <w:position w:val="-36"/>
          <w:szCs w:val="21"/>
        </w:rPr>
        <w:object w:dxaOrig="6277" w:dyaOrig="1098" w14:anchorId="6CEE6E25">
          <v:shape id="_x0000_i1040" type="#_x0000_t75" style="width:314.15pt;height:55.15pt" o:ole="">
            <v:imagedata r:id="rId35" o:title=""/>
          </v:shape>
          <o:OLEObject Type="Embed" ProgID="Equation.3" ShapeID="_x0000_i1040" DrawAspect="Content" ObjectID="_1654736784" r:id="rId36"/>
        </w:object>
      </w:r>
    </w:p>
    <w:p w14:paraId="5B81081B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/>
          <w:szCs w:val="21"/>
        </w:rPr>
        <w:t>=</w:t>
      </w:r>
      <w:r w:rsidRPr="008E433A">
        <w:rPr>
          <w:rFonts w:ascii="宋体" w:eastAsia="宋体" w:hAnsi="宋体" w:cs="Times New Roman"/>
          <w:position w:val="-24"/>
          <w:szCs w:val="21"/>
        </w:rPr>
        <w:object w:dxaOrig="877" w:dyaOrig="618" w14:anchorId="120464B9">
          <v:shape id="_x0000_i1041" type="#_x0000_t75" style="width:43.55pt;height:31.35pt" o:ole="">
            <v:imagedata r:id="rId37" o:title=""/>
          </v:shape>
          <o:OLEObject Type="Embed" ProgID="Equation.3" ShapeID="_x0000_i1041" DrawAspect="Content" ObjectID="_1654736785" r:id="rId38"/>
        </w:object>
      </w:r>
    </w:p>
    <w:p w14:paraId="0020D2D2" w14:textId="77777777" w:rsidR="008E433A" w:rsidRPr="008E433A" w:rsidRDefault="008E433A" w:rsidP="008E433A">
      <w:pPr>
        <w:numPr>
          <w:ilvl w:val="0"/>
          <w:numId w:val="3"/>
        </w:num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宋体"/>
          <w:position w:val="-36"/>
        </w:rPr>
        <w:object w:dxaOrig="1385" w:dyaOrig="858" w14:anchorId="4D98DA9C">
          <v:shape id="_x0000_i1042" type="#_x0000_t75" style="width:69.1pt;height:42.95pt" o:ole="">
            <v:imagedata r:id="rId39" o:title=""/>
          </v:shape>
          <o:OLEObject Type="Embed" ProgID="Equation.3" ShapeID="_x0000_i1042" DrawAspect="Content" ObjectID="_1654736786" r:id="rId40"/>
        </w:object>
      </w:r>
    </w:p>
    <w:p w14:paraId="0644820F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/>
          <w:position w:val="-36"/>
        </w:rPr>
        <w:object w:dxaOrig="3258" w:dyaOrig="858" w14:anchorId="7C075E7F">
          <v:shape id="_x0000_i1043" type="#_x0000_t75" style="width:163.15pt;height:42.95pt" o:ole="">
            <v:imagedata r:id="rId41" o:title=""/>
          </v:shape>
          <o:OLEObject Type="Embed" ProgID="Equation.3" ShapeID="_x0000_i1043" DrawAspect="Content" ObjectID="_1654736787" r:id="rId42"/>
        </w:object>
      </w:r>
    </w:p>
    <w:p w14:paraId="0D3E1CAC" w14:textId="77777777" w:rsidR="008E433A" w:rsidRPr="008E433A" w:rsidRDefault="008E433A" w:rsidP="008E433A">
      <w:pPr>
        <w:numPr>
          <w:ilvl w:val="0"/>
          <w:numId w:val="4"/>
        </w:num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/>
          <w:position w:val="-36"/>
        </w:rPr>
        <w:object w:dxaOrig="1578" w:dyaOrig="785" w14:anchorId="41C12772">
          <v:shape id="_x0000_i1044" type="#_x0000_t75" style="width:78.95pt;height:38.9pt" o:ole="">
            <v:imagedata r:id="rId43" o:title=""/>
          </v:shape>
          <o:OLEObject Type="Embed" ProgID="Equation.3" ShapeID="_x0000_i1044" DrawAspect="Content" ObjectID="_1654736788" r:id="rId44"/>
        </w:object>
      </w:r>
    </w:p>
    <w:p w14:paraId="22DE9C35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/>
          <w:position w:val="-104"/>
        </w:rPr>
        <w:object w:dxaOrig="5585" w:dyaOrig="2225" w14:anchorId="2A131D40">
          <v:shape id="_x0000_i1045" type="#_x0000_t75" style="width:278.7pt;height:110.9pt" o:ole="">
            <v:imagedata r:id="rId45" o:title=""/>
          </v:shape>
          <o:OLEObject Type="Embed" ProgID="Equation.3" ShapeID="_x0000_i1045" DrawAspect="Content" ObjectID="_1654736789" r:id="rId46"/>
        </w:object>
      </w:r>
    </w:p>
    <w:p w14:paraId="511B66DF" w14:textId="77777777" w:rsidR="008E433A" w:rsidRPr="008E433A" w:rsidRDefault="008E433A" w:rsidP="008E433A">
      <w:pPr>
        <w:numPr>
          <w:ilvl w:val="0"/>
          <w:numId w:val="4"/>
        </w:num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/>
          <w:position w:val="-36"/>
        </w:rPr>
        <w:object w:dxaOrig="1920" w:dyaOrig="618" w14:anchorId="3A55FC1D">
          <v:shape id="_x0000_i1046" type="#_x0000_t75" style="width:95.8pt;height:31.35pt" o:ole="">
            <v:imagedata r:id="rId47" o:title=""/>
          </v:shape>
          <o:OLEObject Type="Embed" ProgID="Equation.3" ShapeID="_x0000_i1046" DrawAspect="Content" ObjectID="_1654736790" r:id="rId48"/>
        </w:object>
      </w:r>
    </w:p>
    <w:p w14:paraId="23465164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/>
          <w:position w:val="-36"/>
        </w:rPr>
        <w:object w:dxaOrig="3997" w:dyaOrig="785" w14:anchorId="0FB5B28A">
          <v:shape id="_x0000_i1047" type="#_x0000_t75" style="width:199.75pt;height:38.9pt" o:ole="">
            <v:imagedata r:id="rId49" o:title=""/>
          </v:shape>
          <o:OLEObject Type="Embed" ProgID="Equation.3" ShapeID="_x0000_i1047" DrawAspect="Content" ObjectID="_1654736791" r:id="rId50"/>
        </w:object>
      </w:r>
    </w:p>
    <w:p w14:paraId="5BAD395A" w14:textId="77777777" w:rsidR="008E433A" w:rsidRPr="008E433A" w:rsidRDefault="007B5752" w:rsidP="008E433A">
      <w:pPr>
        <w:numPr>
          <w:ilvl w:val="0"/>
          <w:numId w:val="4"/>
        </w:numPr>
        <w:spacing w:line="25" w:lineRule="atLeast"/>
        <w:rPr>
          <w:rFonts w:ascii="宋体" w:eastAsia="宋体" w:hAnsi="宋体" w:cs="宋体"/>
        </w:rPr>
      </w:pPr>
      <m:oMath>
        <m:func>
          <m:funcPr>
            <m:ctrlPr>
              <w:rPr>
                <w:rFonts w:ascii="Cambria Math" w:eastAsia="宋体" w:hAnsi="Cambria Math" w:cs="宋体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宋体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</w:rPr>
                  <m:t>(x,y)</m:t>
                </m:r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</w:rPr>
                  <m:t>(0,0)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宋体"/>
                    <w:i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</w:rPr>
                  <m:t>xy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宋体" w:hint="eastAsia"/>
                      </w:rPr>
                      <m:t>2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 w:hint="eastAsi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宋体" w:hAnsi="Cambria Math" w:cs="宋体" w:hint="eastAsia"/>
                          </w:rPr>
                          <m:t>xy</m:t>
                        </m:r>
                      </m:sup>
                    </m:sSup>
                  </m:e>
                </m:rad>
                <m: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</w:rPr>
                  <m:t>1</m:t>
                </m:r>
              </m:den>
            </m:f>
          </m:e>
        </m:func>
      </m:oMath>
    </w:p>
    <w:p w14:paraId="1F7E0B3D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 w:hint="eastAsia"/>
        </w:rPr>
        <w:t>∵(</w:t>
      </w:r>
      <w:proofErr w:type="spellStart"/>
      <w:r w:rsidRPr="008E433A">
        <w:rPr>
          <w:rFonts w:ascii="宋体" w:eastAsia="宋体" w:hAnsi="宋体" w:cs="宋体" w:hint="eastAsia"/>
        </w:rPr>
        <w:t>x,y</w:t>
      </w:r>
      <w:proofErr w:type="spellEnd"/>
      <w:r w:rsidRPr="008E433A">
        <w:rPr>
          <w:rFonts w:ascii="宋体" w:eastAsia="宋体" w:hAnsi="宋体" w:cs="宋体" w:hint="eastAsia"/>
        </w:rPr>
        <w:t>)</w:t>
      </w:r>
      <m:oMath>
        <m:r>
          <m:rPr>
            <m:sty m:val="p"/>
          </m:rPr>
          <w:rPr>
            <w:rFonts w:ascii="Cambria Math" w:eastAsia="宋体" w:hAnsi="Cambria Math" w:cs="宋体" w:hint="eastAsia"/>
          </w:rPr>
          <m:t xml:space="preserve"> </m:t>
        </m:r>
        <m:r>
          <m:rPr>
            <m:sty m:val="p"/>
          </m:rPr>
          <w:rPr>
            <w:rFonts w:ascii="Cambria Math" w:eastAsia="宋体" w:hAnsi="Cambria Math" w:cs="宋体" w:hint="eastAsia"/>
          </w:rPr>
          <m:t>→</m:t>
        </m:r>
      </m:oMath>
      <w:r w:rsidRPr="008E433A">
        <w:rPr>
          <w:rFonts w:ascii="宋体" w:eastAsia="宋体" w:hAnsi="宋体" w:cs="宋体" w:hint="eastAsia"/>
        </w:rPr>
        <w:t>(0,0)时，1-</w:t>
      </w:r>
      <m:oMath>
        <m:sSup>
          <m:sSupPr>
            <m:ctrlPr>
              <w:rPr>
                <w:rFonts w:ascii="Cambria Math" w:eastAsia="宋体" w:hAnsi="Cambria Math" w:cs="宋体"/>
                <w:i/>
              </w:rPr>
            </m:ctrlPr>
          </m:sSupPr>
          <m:e>
            <m:r>
              <w:rPr>
                <w:rFonts w:ascii="Cambria Math" w:eastAsia="宋体" w:hAnsi="Cambria Math" w:cs="宋体" w:hint="eastAsia"/>
              </w:rPr>
              <m:t>e</m:t>
            </m:r>
          </m:e>
          <m:sup>
            <m:r>
              <w:rPr>
                <w:rFonts w:ascii="Cambria Math" w:eastAsia="宋体" w:hAnsi="Cambria Math" w:cs="宋体" w:hint="eastAsia"/>
              </w:rPr>
              <m:t>xy</m:t>
            </m:r>
          </m:sup>
        </m:sSup>
      </m:oMath>
      <w:r w:rsidRPr="008E433A">
        <w:rPr>
          <w:rFonts w:ascii="宋体" w:eastAsia="宋体" w:hAnsi="宋体" w:cs="宋体" w:hint="eastAsia"/>
        </w:rPr>
        <w:t>～-</w:t>
      </w:r>
      <w:r w:rsidRPr="008E433A">
        <w:rPr>
          <w:rFonts w:ascii="宋体" w:eastAsia="宋体" w:hAnsi="宋体" w:cs="宋体"/>
          <w:position w:val="-10"/>
        </w:rPr>
        <w:object w:dxaOrig="305" w:dyaOrig="258" w14:anchorId="488F0EFB">
          <v:shape id="_x0000_i1048" type="#_x0000_t75" style="width:15.1pt;height:13.35pt" o:ole="">
            <v:imagedata r:id="rId51" o:title=""/>
          </v:shape>
          <o:OLEObject Type="Embed" ProgID="Equation.3" ShapeID="_x0000_i1048" DrawAspect="Content" ObjectID="_1654736792" r:id="rId52"/>
        </w:object>
      </w:r>
    </w:p>
    <w:p w14:paraId="4181D8F5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 w:hint="eastAsia"/>
        </w:rPr>
        <w:t>∴原式=</w:t>
      </w:r>
      <m:oMath>
        <m:f>
          <m:fPr>
            <m:ctrlPr>
              <w:rPr>
                <w:rFonts w:ascii="Cambria Math" w:eastAsia="宋体" w:hAnsi="Cambria Math" w:cs="宋体"/>
                <w:i/>
              </w:rPr>
            </m:ctrlPr>
          </m:fPr>
          <m:num>
            <m:r>
              <w:rPr>
                <w:rFonts w:ascii="Cambria Math" w:eastAsia="宋体" w:hAnsi="Cambria Math" w:cs="宋体" w:hint="eastAsia"/>
              </w:rPr>
              <m:t>xy</m:t>
            </m:r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</w:rPr>
                </m:ctrlPr>
              </m:radPr>
              <m:deg/>
              <m:e>
                <m:r>
                  <w:rPr>
                    <w:rFonts w:ascii="Cambria Math" w:eastAsia="宋体" w:hAnsi="Cambria Math" w:cs="宋体" w:hint="eastAsia"/>
                  </w:rPr>
                  <m:t>2</m:t>
                </m:r>
                <m:r>
                  <w:rPr>
                    <w:rFonts w:ascii="微软雅黑" w:eastAsia="微软雅黑" w:hAnsi="微软雅黑" w:cs="微软雅黑" w:hint="eastAsia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</w:rPr>
                      <m:t>xy</m:t>
                    </m:r>
                  </m:sup>
                </m:sSup>
              </m:e>
            </m:rad>
            <m:r>
              <w:rPr>
                <w:rFonts w:ascii="Cambria Math" w:eastAsia="宋体" w:hAnsi="Cambria Math" w:cs="宋体" w:hint="eastAsia"/>
              </w:rPr>
              <m:t>+1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1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</w:rPr>
                  <m:t>e</m:t>
                </m:r>
              </m:e>
              <m:sup>
                <m:r>
                  <w:rPr>
                    <w:rFonts w:ascii="Cambria Math" w:eastAsia="宋体" w:hAnsi="Cambria Math" w:cs="宋体" w:hint="eastAsia"/>
                  </w:rPr>
                  <m:t>xy</m:t>
                </m:r>
              </m:sup>
            </m:sSup>
          </m:den>
        </m:f>
      </m:oMath>
      <w:r w:rsidRPr="008E433A">
        <w:rPr>
          <w:rFonts w:ascii="宋体" w:eastAsia="宋体" w:hAnsi="宋体" w:cs="宋体" w:hint="eastAsia"/>
        </w:rPr>
        <w:t>=</w:t>
      </w:r>
      <m:oMath>
        <m:func>
          <m:funcPr>
            <m:ctrlPr>
              <w:rPr>
                <w:rFonts w:ascii="Cambria Math" w:eastAsia="宋体" w:hAnsi="Cambria Math" w:cs="宋体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宋体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eastAsia="宋体" w:hAnsi="Cambria Math" w:cs="宋体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</w:rPr>
                  <m:t>→</m:t>
                </m:r>
                <m:d>
                  <m:dPr>
                    <m:ctrlPr>
                      <w:rPr>
                        <w:rFonts w:ascii="Cambria Math" w:eastAsia="宋体" w:hAnsi="Cambria Math" w:cs="宋体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</w:rPr>
                      <m:t>0,0</m:t>
                    </m:r>
                  </m:e>
                </m:d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宋体"/>
                    <w:i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</w:rPr>
                  <m:t>xy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宋体" w:hint="eastAsia"/>
                      </w:rPr>
                      <m:t>2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 w:hint="eastAsi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宋体" w:hAnsi="Cambria Math" w:cs="宋体" w:hint="eastAsia"/>
                          </w:rPr>
                          <m:t>xy</m:t>
                        </m:r>
                      </m:sup>
                    </m:sSup>
                  </m:e>
                </m:rad>
                <m:r>
                  <w:rPr>
                    <w:rFonts w:ascii="Cambria Math" w:eastAsia="宋体" w:hAnsi="Cambria Math" w:cs="宋体" w:hint="eastAsia"/>
                  </w:rPr>
                  <m:t>+1</m:t>
                </m:r>
              </m:num>
              <m:den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</w:rPr>
                  <m:t>xy</m:t>
                </m:r>
              </m:den>
            </m:f>
          </m:e>
        </m:func>
      </m:oMath>
      <w:r w:rsidRPr="008E433A">
        <w:rPr>
          <w:rFonts w:ascii="宋体" w:eastAsia="宋体" w:hAnsi="宋体" w:cs="宋体" w:hint="eastAsia"/>
        </w:rPr>
        <w:t>=</w:t>
      </w:r>
      <m:oMath>
        <m:limLow>
          <m:limLowPr>
            <m:ctrlPr>
              <w:rPr>
                <w:rFonts w:ascii="Cambria Math" w:eastAsia="宋体" w:hAnsi="Cambria Math" w:cs="宋体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lim</m:t>
            </m:r>
          </m:e>
          <m:lim>
            <m:d>
              <m:dPr>
                <m:ctrlPr>
                  <w:rPr>
                    <w:rFonts w:ascii="Cambria Math" w:eastAsia="宋体" w:hAnsi="Cambria Math" w:cs="宋体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宋体" w:hint="eastAsia"/>
              </w:rPr>
              <m:t>→</m:t>
            </m:r>
            <m:d>
              <m:dPr>
                <m:ctrlPr>
                  <w:rPr>
                    <w:rFonts w:ascii="Cambria Math" w:eastAsia="宋体" w:hAnsi="Cambria Math" w:cs="宋体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</w:rPr>
                  <m:t>0,0</m:t>
                </m:r>
              </m:e>
            </m:d>
          </m:lim>
        </m:limLow>
        <m:r>
          <w:rPr>
            <w:rFonts w:ascii="微软雅黑" w:eastAsia="微软雅黑" w:hAnsi="微软雅黑" w:cs="微软雅黑" w:hint="eastAsia"/>
          </w:rPr>
          <m:t>-</m:t>
        </m:r>
        <m:rad>
          <m:radPr>
            <m:degHide m:val="1"/>
            <m:ctrlPr>
              <w:rPr>
                <w:rFonts w:ascii="Cambria Math" w:eastAsia="宋体" w:hAnsi="Cambria Math" w:cs="宋体"/>
                <w:i/>
              </w:rPr>
            </m:ctrlPr>
          </m:radPr>
          <m:deg/>
          <m:e>
            <m:r>
              <w:rPr>
                <w:rFonts w:ascii="Cambria Math" w:eastAsia="宋体" w:hAnsi="Cambria Math" w:cs="宋体" w:hint="eastAsia"/>
              </w:rPr>
              <m:t>2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</w:rPr>
                  <m:t>e</m:t>
                </m:r>
              </m:e>
              <m:sup>
                <m:r>
                  <w:rPr>
                    <w:rFonts w:ascii="Cambria Math" w:eastAsia="宋体" w:hAnsi="Cambria Math" w:cs="宋体" w:hint="eastAsia"/>
                  </w:rPr>
                  <m:t>xy</m:t>
                </m:r>
              </m:sup>
            </m:sSup>
          </m:e>
        </m:rad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eastAsia="宋体" w:hAnsi="Cambria Math" w:cs="宋体" w:hint="eastAsia"/>
          </w:rPr>
          <m:t>1</m:t>
        </m:r>
      </m:oMath>
      <w:r w:rsidRPr="008E433A">
        <w:rPr>
          <w:rFonts w:ascii="宋体" w:eastAsia="宋体" w:hAnsi="宋体" w:cs="宋体" w:hint="eastAsia"/>
        </w:rPr>
        <w:t>=-2</w:t>
      </w:r>
    </w:p>
    <w:p w14:paraId="2D6D18E1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  <w:szCs w:val="21"/>
        </w:rPr>
      </w:pPr>
      <w:r w:rsidRPr="008E433A">
        <w:rPr>
          <w:rFonts w:ascii="宋体" w:eastAsia="宋体" w:hAnsi="宋体" w:cs="宋体" w:hint="eastAsia"/>
          <w:szCs w:val="21"/>
        </w:rPr>
        <w:t>(8)</w:t>
      </w:r>
      <m:oMath>
        <m:func>
          <m:funcPr>
            <m:ctrlPr>
              <w:rPr>
                <w:rFonts w:ascii="Cambria Math" w:eastAsia="宋体" w:hAnsi="Cambria Math" w:cs="宋体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lim</m:t>
                </m:r>
                <m:ctrlPr>
                  <w:rPr>
                    <w:rFonts w:ascii="Cambria Math" w:eastAsia="宋体" w:hAnsi="Cambria Math" w:cs="宋体"/>
                    <w:szCs w:val="21"/>
                  </w:rPr>
                </m:ctrlPr>
              </m:e>
              <m:lim>
                <m:eqArr>
                  <m:eqArr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eqArr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→</m:t>
                    </m:r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y</m:t>
                    </m:r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→</m:t>
                    </m:r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0</m:t>
                    </m:r>
                  </m:e>
                </m:eqArr>
                <m:ctrlPr>
                  <w:rPr>
                    <w:rFonts w:ascii="Cambria Math" w:eastAsia="宋体" w:hAnsi="Cambria Math" w:cs="宋体"/>
                    <w:szCs w:val="21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宋体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x</m:t>
                        </m:r>
                        <m:r>
                          <w:rPr>
                            <w:rFonts w:ascii="微软雅黑" w:eastAsia="微软雅黑" w:hAnsi="微软雅黑" w:cs="微软雅黑" w:hint="eastAsia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</m:den>
            </m:f>
          </m:e>
        </m:func>
      </m:oMath>
    </w:p>
    <w:p w14:paraId="4D603C77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  <w:szCs w:val="21"/>
        </w:rPr>
      </w:pPr>
      <w:r w:rsidRPr="008E433A">
        <w:rPr>
          <w:rFonts w:ascii="宋体" w:eastAsia="宋体" w:hAnsi="宋体" w:cs="宋体" w:hint="eastAsia"/>
          <w:szCs w:val="21"/>
        </w:rPr>
        <w:t>解：设</w:t>
      </w:r>
      <m:oMath>
        <m:d>
          <m:dPr>
            <m:ctrlPr>
              <w:rPr>
                <w:rFonts w:ascii="Cambria Math" w:eastAsia="宋体" w:hAnsi="Cambria Math" w:cs="宋体"/>
                <w:szCs w:val="21"/>
              </w:rPr>
            </m:ctrlPr>
          </m:dPr>
          <m:e>
            <m:r>
              <w:rPr>
                <w:rFonts w:ascii="Cambria Math" w:eastAsia="宋体" w:hAnsi="Cambria Math" w:cs="宋体" w:hint="eastAsia"/>
                <w:szCs w:val="21"/>
              </w:rPr>
              <m:t>x,y</m:t>
            </m:r>
          </m:e>
        </m:d>
      </m:oMath>
      <w:r w:rsidRPr="008E433A">
        <w:rPr>
          <w:rFonts w:ascii="宋体" w:eastAsia="宋体" w:hAnsi="宋体" w:cs="宋体" w:hint="eastAsia"/>
          <w:szCs w:val="21"/>
        </w:rPr>
        <w:t>沿</w:t>
      </w:r>
      <m:oMath>
        <m:r>
          <w:rPr>
            <w:rFonts w:ascii="Cambria Math" w:eastAsia="宋体" w:hAnsi="Cambria Math" w:cs="宋体" w:hint="eastAsia"/>
            <w:szCs w:val="21"/>
          </w:rPr>
          <m:t>y</m:t>
        </m:r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=x</m:t>
        </m:r>
      </m:oMath>
      <w:r w:rsidRPr="008E433A">
        <w:rPr>
          <w:rFonts w:ascii="宋体" w:eastAsia="宋体" w:hAnsi="宋体" w:cs="宋体" w:hint="eastAsia"/>
          <w:szCs w:val="21"/>
        </w:rPr>
        <w:t>趋于(0,0)</w:t>
      </w:r>
    </w:p>
    <w:p w14:paraId="7FFC7B11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  <w:szCs w:val="21"/>
        </w:rPr>
      </w:pPr>
      <w:r w:rsidRPr="008E433A">
        <w:rPr>
          <w:rFonts w:ascii="宋体" w:eastAsia="宋体" w:hAnsi="宋体" w:cs="宋体" w:hint="eastAsia"/>
          <w:szCs w:val="21"/>
        </w:rPr>
        <w:tab/>
        <w:t>原式=</w:t>
      </w:r>
      <m:oMath>
        <m:func>
          <m:funcPr>
            <m:ctrlPr>
              <w:rPr>
                <w:rFonts w:ascii="Cambria Math" w:eastAsia="宋体" w:hAnsi="Cambria Math" w:cs="宋体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宋体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eastAsia="宋体" w:hAnsi="Cambria Math" w:cs="宋体"/>
                        <w:szCs w:val="21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Cs w:val="21"/>
                      </w:rPr>
                      <m:t>→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y</m:t>
                    </m:r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→</m:t>
                    </m:r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0</m:t>
                    </m:r>
                  </m:e>
                </m:eqAr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宋体"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4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4</m:t>
                    </m:r>
                  </m:sup>
                </m:sSup>
              </m:den>
            </m:f>
          </m:e>
        </m:func>
      </m:oMath>
      <w:r w:rsidRPr="008E433A">
        <w:rPr>
          <w:rFonts w:ascii="宋体" w:eastAsia="宋体" w:hAnsi="宋体" w:cs="宋体" w:hint="eastAsia"/>
          <w:szCs w:val="21"/>
        </w:rPr>
        <w:t>=1</w:t>
      </w:r>
    </w:p>
    <w:p w14:paraId="140A3337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  <w:szCs w:val="21"/>
        </w:rPr>
      </w:pPr>
      <w:r w:rsidRPr="008E433A">
        <w:rPr>
          <w:rFonts w:ascii="宋体" w:eastAsia="宋体" w:hAnsi="宋体" w:cs="宋体" w:hint="eastAsia"/>
          <w:szCs w:val="21"/>
        </w:rPr>
        <w:tab/>
        <w:t>设</w:t>
      </w:r>
      <m:oMath>
        <m:d>
          <m:dPr>
            <m:ctrlPr>
              <w:rPr>
                <w:rFonts w:ascii="Cambria Math" w:eastAsia="宋体" w:hAnsi="Cambria Math" w:cs="宋体"/>
                <w:szCs w:val="21"/>
              </w:rPr>
            </m:ctrlPr>
          </m:dPr>
          <m:e>
            <m:r>
              <w:rPr>
                <w:rFonts w:ascii="Cambria Math" w:eastAsia="宋体" w:hAnsi="Cambria Math" w:cs="宋体" w:hint="eastAsia"/>
                <w:szCs w:val="21"/>
              </w:rPr>
              <m:t>x,y</m:t>
            </m:r>
          </m:e>
        </m:d>
      </m:oMath>
      <w:r w:rsidRPr="008E433A">
        <w:rPr>
          <w:rFonts w:ascii="宋体" w:eastAsia="宋体" w:hAnsi="宋体" w:cs="宋体" w:hint="eastAsia"/>
          <w:szCs w:val="21"/>
        </w:rPr>
        <w:t>沿</w:t>
      </w:r>
      <m:oMath>
        <m:r>
          <w:rPr>
            <w:rFonts w:ascii="Cambria Math" w:eastAsia="宋体" w:hAnsi="Cambria Math" w:cs="宋体" w:hint="eastAsia"/>
            <w:szCs w:val="21"/>
          </w:rPr>
          <m:t>y</m:t>
        </m:r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=0</m:t>
        </m:r>
      </m:oMath>
      <w:r w:rsidRPr="008E433A">
        <w:rPr>
          <w:rFonts w:ascii="宋体" w:eastAsia="宋体" w:hAnsi="宋体" w:cs="宋体" w:hint="eastAsia"/>
          <w:szCs w:val="21"/>
        </w:rPr>
        <w:t>趋于(0,0)</w:t>
      </w:r>
    </w:p>
    <w:p w14:paraId="665B7828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  <w:szCs w:val="21"/>
        </w:rPr>
      </w:pPr>
      <w:r w:rsidRPr="008E433A">
        <w:rPr>
          <w:rFonts w:ascii="宋体" w:eastAsia="宋体" w:hAnsi="宋体" w:cs="宋体" w:hint="eastAsia"/>
          <w:szCs w:val="21"/>
        </w:rPr>
        <w:tab/>
        <w:t>原式=0</w:t>
      </w:r>
    </w:p>
    <w:p w14:paraId="5E1D72B1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  <w:szCs w:val="21"/>
        </w:rPr>
      </w:pPr>
      <w:r w:rsidRPr="008E433A">
        <w:rPr>
          <w:rFonts w:ascii="宋体" w:eastAsia="宋体" w:hAnsi="宋体" w:cs="宋体" w:hint="eastAsia"/>
          <w:szCs w:val="21"/>
        </w:rPr>
        <w:tab/>
      </w:r>
      <m:oMath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∴</m:t>
        </m:r>
      </m:oMath>
      <w:r w:rsidRPr="008E433A">
        <w:rPr>
          <w:rFonts w:ascii="宋体" w:eastAsia="宋体" w:hAnsi="宋体" w:cs="宋体" w:hint="eastAsia"/>
          <w:szCs w:val="21"/>
        </w:rPr>
        <w:t>极限不存在</w:t>
      </w:r>
    </w:p>
    <w:p w14:paraId="2AC5DA2D" w14:textId="77777777" w:rsidR="008E433A" w:rsidRPr="008E433A" w:rsidRDefault="008E433A" w:rsidP="008E433A">
      <w:pPr>
        <w:spacing w:line="25" w:lineRule="atLeast"/>
        <w:jc w:val="lef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 w:hint="eastAsia"/>
          <w:szCs w:val="21"/>
        </w:rPr>
        <w:t>（9）</w:t>
      </w:r>
      <m:oMath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x</m:t>
                </m:r>
                <m:r>
                  <w:rPr>
                    <w:rFonts w:ascii="Cambria Math" w:eastAsia="宋体" w:hAnsi="Cambria Math" w:cs="Times New Roman"/>
                    <w:szCs w:val="21"/>
                  </w:rPr>
                  <m:t>,y→0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4</m:t>
                    </m:r>
                  </m:sup>
                </m:sSup>
              </m:den>
            </m:f>
          </m:e>
        </m:func>
      </m:oMath>
    </w:p>
    <w:p w14:paraId="034FBD14" w14:textId="77777777" w:rsidR="008E433A" w:rsidRPr="008E433A" w:rsidRDefault="008E433A" w:rsidP="008E433A">
      <w:pPr>
        <w:spacing w:line="25" w:lineRule="atLeast"/>
        <w:jc w:val="lef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 w:hint="eastAsia"/>
          <w:szCs w:val="21"/>
        </w:rPr>
        <w:t>解:</w:t>
      </w:r>
      <w:r w:rsidRPr="008E433A">
        <w:rPr>
          <w:rFonts w:ascii="宋体" w:eastAsia="宋体" w:hAnsi="宋体" w:cs="Times New Roman"/>
          <w:szCs w:val="21"/>
        </w:rPr>
        <w:t xml:space="preserve"> </w:t>
      </w:r>
      <w:r w:rsidRPr="008E433A">
        <w:rPr>
          <w:rFonts w:ascii="宋体" w:eastAsia="宋体" w:hAnsi="宋体" w:cs="Times New Roman" w:hint="eastAsia"/>
          <w:szCs w:val="21"/>
        </w:rPr>
        <w:t>不妨令y</w:t>
      </w:r>
      <w:r w:rsidRPr="008E433A">
        <w:rPr>
          <w:rFonts w:ascii="宋体" w:eastAsia="宋体" w:hAnsi="宋体" w:cs="Times New Roman"/>
          <w:szCs w:val="21"/>
        </w:rPr>
        <w:t>=k</w:t>
      </w:r>
      <m:oMath>
        <m:rad>
          <m:radPr>
            <m:degHide m:val="1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radPr>
          <m:deg/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rad>
      </m:oMath>
    </w:p>
    <w:p w14:paraId="25155BBE" w14:textId="77777777" w:rsidR="008E433A" w:rsidRPr="008E433A" w:rsidRDefault="008E433A" w:rsidP="008E433A">
      <w:pPr>
        <w:spacing w:line="25" w:lineRule="atLeast"/>
        <w:jc w:val="lef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/>
          <w:szCs w:val="21"/>
        </w:rPr>
        <w:tab/>
      </w:r>
      <w:r w:rsidRPr="008E433A">
        <w:rPr>
          <w:rFonts w:ascii="宋体" w:eastAsia="宋体" w:hAnsi="宋体" w:cs="Times New Roman" w:hint="eastAsia"/>
          <w:szCs w:val="21"/>
        </w:rPr>
        <w:t>原式=</w:t>
      </w:r>
      <m:oMath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x</m:t>
                </m:r>
                <m:r>
                  <w:rPr>
                    <w:rFonts w:ascii="Cambria Math" w:eastAsia="宋体" w:hAnsi="Cambria Math" w:cs="Times New Roman"/>
                    <w:szCs w:val="21"/>
                  </w:rPr>
                  <m:t>=0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k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k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4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den>
            </m:f>
          </m:e>
        </m:func>
      </m:oMath>
      <w:r w:rsidRPr="008E433A">
        <w:rPr>
          <w:rFonts w:ascii="Cambria Math" w:eastAsia="宋体" w:hAnsi="Cambria Math" w:cs="Times New Roman" w:hint="eastAsia"/>
          <w:szCs w:val="21"/>
        </w:rPr>
        <w:t xml:space="preserve"> </w:t>
      </w:r>
      <w:r w:rsidRPr="008E433A">
        <w:rPr>
          <w:rFonts w:ascii="宋体" w:eastAsia="宋体" w:hAnsi="宋体" w:cs="Times New Roman"/>
          <w:szCs w:val="21"/>
        </w:rPr>
        <w:t>=</w:t>
      </w:r>
      <w:r w:rsidRPr="008E433A">
        <w:rPr>
          <w:rFonts w:ascii="宋体" w:eastAsia="宋体" w:hAnsi="宋体" w:cs="Times New Roman" w:hint="eastAsia"/>
          <w:szCs w:val="21"/>
        </w:rPr>
        <w:t xml:space="preserve"> </w:t>
      </w:r>
      <m:oMath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x=0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w:bookmarkStart w:id="2" w:name="_Hlk43159607"/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k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k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4</m:t>
                    </m:r>
                  </m:sup>
                </m:sSup>
                <w:bookmarkEnd w:id="2"/>
              </m:den>
            </m:f>
          </m:e>
        </m:func>
      </m:oMath>
      <w:r w:rsidRPr="008E433A">
        <w:rPr>
          <w:rFonts w:ascii="Cambria Math" w:eastAsia="宋体" w:hAnsi="Cambria Math" w:cs="Times New Roman" w:hint="eastAsia"/>
          <w:szCs w:val="21"/>
        </w:rPr>
        <w:t xml:space="preserve"> </w:t>
      </w:r>
      <w:r w:rsidRPr="008E433A">
        <w:rPr>
          <w:rFonts w:ascii="宋体" w:eastAsia="宋体" w:hAnsi="宋体" w:cs="Times New Roman"/>
          <w:szCs w:val="21"/>
        </w:rPr>
        <w:t>=</w:t>
      </w:r>
      <w:r w:rsidRPr="008E433A">
        <w:rPr>
          <w:rFonts w:ascii="宋体" w:eastAsia="宋体" w:hAnsi="宋体" w:cs="Times New Roman" w:hint="eastAsia"/>
          <w:szCs w:val="21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k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1+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k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4</m:t>
                </m:r>
              </m:sup>
            </m:sSup>
          </m:den>
        </m:f>
      </m:oMath>
    </w:p>
    <w:p w14:paraId="3F6D59B3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  <w:szCs w:val="21"/>
        </w:rPr>
      </w:pPr>
      <w:r w:rsidRPr="008E433A">
        <w:rPr>
          <w:rFonts w:ascii="宋体" w:eastAsia="宋体" w:hAnsi="宋体" w:cs="Times New Roman"/>
          <w:szCs w:val="21"/>
        </w:rPr>
        <w:tab/>
      </w:r>
      <m:oMath>
        <m:r>
          <w:rPr>
            <w:rFonts w:ascii="Cambria Math" w:eastAsia="宋体" w:hAnsi="Cambria Math" w:cs="Times New Roman"/>
            <w:szCs w:val="21"/>
          </w:rPr>
          <m:t>∴</m:t>
        </m:r>
      </m:oMath>
      <w:r w:rsidRPr="008E433A">
        <w:rPr>
          <w:rFonts w:ascii="宋体" w:eastAsia="宋体" w:hAnsi="宋体" w:cs="Times New Roman" w:hint="eastAsia"/>
          <w:szCs w:val="21"/>
        </w:rPr>
        <w:t>极限值与k有关，故极限不存在。</w:t>
      </w:r>
    </w:p>
    <w:p w14:paraId="6116F20E" w14:textId="77777777" w:rsidR="008E433A" w:rsidRPr="008E433A" w:rsidRDefault="008E433A" w:rsidP="008E433A">
      <w:pPr>
        <w:numPr>
          <w:ilvl w:val="0"/>
          <w:numId w:val="2"/>
        </w:numPr>
        <w:spacing w:line="25" w:lineRule="atLeast"/>
        <w:rPr>
          <w:rFonts w:ascii="宋体" w:eastAsia="宋体" w:hAnsi="宋体" w:cs="Times New Roman"/>
        </w:rPr>
      </w:pPr>
      <w:r w:rsidRPr="008E433A">
        <w:rPr>
          <w:rFonts w:ascii="宋体" w:eastAsia="宋体" w:hAnsi="宋体" w:cs="Times New Roman" w:hint="eastAsia"/>
        </w:rPr>
        <w:t>设</w:t>
      </w:r>
      <w:r w:rsidRPr="008E433A">
        <w:rPr>
          <w:rFonts w:ascii="Calibri" w:eastAsia="宋体" w:hAnsi="Calibri" w:cs="Times New Roman"/>
          <w:position w:val="-28"/>
        </w:rPr>
        <w:object w:dxaOrig="1902" w:dyaOrig="702" w14:anchorId="333E8B86">
          <v:shape id="_x0000_i1049" type="#_x0000_t75" style="width:95.25pt;height:35.4pt" o:ole="">
            <v:imagedata r:id="rId53" o:title=""/>
          </v:shape>
          <o:OLEObject Type="Embed" ProgID="Equation.DSMT4" ShapeID="_x0000_i1049" DrawAspect="Content" ObjectID="_1654736793" r:id="rId54"/>
        </w:object>
      </w:r>
      <w:r w:rsidRPr="008E433A">
        <w:rPr>
          <w:rFonts w:ascii="宋体" w:eastAsia="宋体" w:hAnsi="宋体" w:cs="Times New Roman" w:hint="eastAsia"/>
        </w:rPr>
        <w:t>,证明:</w:t>
      </w:r>
    </w:p>
    <w:p w14:paraId="4850EE9C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</w:rPr>
      </w:pPr>
      <m:oMath>
        <m:r>
          <m:rPr>
            <m:sty m:val="p"/>
          </m:rPr>
          <w:rPr>
            <w:rFonts w:ascii="Cambria Math" w:eastAsia="宋体" w:hAnsi="Cambria Math" w:cs="Times New Roman"/>
          </w:rPr>
          <m:t>(1)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 xml:space="preserve"> </m:t>
        </m:r>
        <m:r>
          <m:rPr>
            <m:sty m:val="p"/>
          </m:rPr>
          <w:rPr>
            <w:rFonts w:ascii="Cambria Math" w:eastAsia="宋体" w:hAnsi="Cambria Math" w:cs="Times New Roman"/>
          </w:rPr>
          <m:t>(x,y)</m:t>
        </m:r>
      </m:oMath>
      <w:r w:rsidRPr="008E433A">
        <w:rPr>
          <w:rFonts w:ascii="宋体" w:eastAsia="宋体" w:hAnsi="宋体" w:cs="Times New Roman"/>
        </w:rPr>
        <w:t>沿着任意直线趋于</w:t>
      </w:r>
      <w:r w:rsidRPr="008E433A">
        <w:rPr>
          <w:rFonts w:ascii="宋体" w:eastAsia="宋体" w:hAnsi="宋体" w:cs="Times New Roman" w:hint="eastAsia"/>
        </w:rPr>
        <w:t>原点</w:t>
      </w:r>
      <w:r w:rsidRPr="008E433A">
        <w:rPr>
          <w:rFonts w:ascii="宋体" w:eastAsia="宋体" w:hAnsi="宋体" w:cs="Times New Roman"/>
        </w:rPr>
        <w:t>时,</w:t>
      </w:r>
      <w:r w:rsidRPr="008E433A">
        <w:rPr>
          <w:rFonts w:ascii="Calibri" w:eastAsia="宋体" w:hAnsi="Calibri" w:cs="Times New Roman"/>
        </w:rPr>
        <w:t xml:space="preserve"> </w:t>
      </w:r>
      <w:r w:rsidRPr="008E433A">
        <w:rPr>
          <w:rFonts w:ascii="Calibri" w:eastAsia="宋体" w:hAnsi="Calibri" w:cs="Times New Roman"/>
          <w:position w:val="-10"/>
        </w:rPr>
        <w:object w:dxaOrig="766" w:dyaOrig="314" w14:anchorId="017B7371">
          <v:shape id="_x0000_i1050" type="#_x0000_t75" style="width:38.3pt;height:15.7pt" o:ole="">
            <v:imagedata r:id="rId55" o:title=""/>
          </v:shape>
          <o:OLEObject Type="Embed" ProgID="Equation.DSMT4" ShapeID="_x0000_i1050" DrawAspect="Content" ObjectID="_1654736794" r:id="rId56"/>
        </w:object>
      </w:r>
      <w:r w:rsidRPr="008E433A">
        <w:rPr>
          <w:rFonts w:ascii="宋体" w:eastAsia="宋体" w:hAnsi="宋体" w:cs="Times New Roman" w:hint="eastAsia"/>
        </w:rPr>
        <w:t>趋近于</w:t>
      </w:r>
      <w:r w:rsidRPr="008E433A">
        <w:rPr>
          <w:rFonts w:ascii="宋体" w:eastAsia="宋体" w:hAnsi="宋体" w:cs="Times New Roman"/>
        </w:rPr>
        <w:t>0</w:t>
      </w:r>
    </w:p>
    <w:p w14:paraId="63DEA33F" w14:textId="77777777" w:rsidR="008E433A" w:rsidRPr="008E433A" w:rsidRDefault="008E433A" w:rsidP="008E433A">
      <w:pPr>
        <w:spacing w:line="25" w:lineRule="atLeast"/>
        <w:rPr>
          <w:rFonts w:ascii="Calibri" w:eastAsia="宋体" w:hAnsi="Calibri" w:cs="Times New Roman"/>
        </w:rPr>
      </w:pPr>
      <m:oMath>
        <m:r>
          <w:rPr>
            <w:rFonts w:ascii="Cambria Math" w:eastAsia="宋体" w:hAnsi="Cambria Math" w:cs="Times New Roman" w:hint="eastAsia"/>
          </w:rPr>
          <m:t>(</m:t>
        </m:r>
        <m:r>
          <w:rPr>
            <w:rFonts w:ascii="Cambria Math" w:eastAsia="宋体" w:hAnsi="Cambria Math" w:cs="Times New Roman"/>
          </w:rPr>
          <m:t>2)</m:t>
        </m:r>
      </m:oMath>
      <w:r w:rsidRPr="008E433A">
        <w:rPr>
          <w:rFonts w:ascii="Calibri" w:eastAsia="宋体" w:hAnsi="Calibri" w:cs="Times New Roman" w:hint="eastAsia"/>
        </w:rPr>
        <w:t xml:space="preserve"> </w:t>
      </w:r>
      <w:r w:rsidRPr="008E433A">
        <w:rPr>
          <w:rFonts w:ascii="Calibri" w:eastAsia="宋体" w:hAnsi="Calibri" w:cs="Times New Roman"/>
          <w:position w:val="-48"/>
        </w:rPr>
        <w:object w:dxaOrig="1006" w:dyaOrig="600" w14:anchorId="78086EC5">
          <v:shape id="_x0000_i1051" type="#_x0000_t75" style="width:50.5pt;height:30.2pt" o:ole="">
            <v:imagedata r:id="rId57" o:title=""/>
            <o:lock v:ext="edit" aspectratio="f"/>
          </v:shape>
          <o:OLEObject Type="Embed" ProgID="Equation.DSMT4" ShapeID="_x0000_i1051" DrawAspect="Content" ObjectID="_1654736795" r:id="rId58"/>
        </w:object>
      </w:r>
      <w:r w:rsidRPr="008E433A">
        <w:rPr>
          <w:rFonts w:ascii="Calibri" w:eastAsia="宋体" w:hAnsi="Calibri" w:cs="Times New Roman" w:hint="eastAsia"/>
        </w:rPr>
        <w:t xml:space="preserve"> </w:t>
      </w:r>
      <w:r w:rsidRPr="008E433A">
        <w:rPr>
          <w:rFonts w:ascii="宋体" w:eastAsia="宋体" w:hAnsi="宋体" w:cs="Times New Roman" w:hint="eastAsia"/>
        </w:rPr>
        <w:t>不存在</w:t>
      </w:r>
    </w:p>
    <w:p w14:paraId="6F299A26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</w:rPr>
      </w:pPr>
      <m:oMath>
        <m:r>
          <m:rPr>
            <m:sty m:val="p"/>
          </m:rPr>
          <w:rPr>
            <w:rFonts w:ascii="Cambria Math" w:eastAsia="宋体" w:hAnsi="Cambria Math" w:cs="Times New Roman" w:hint="eastAsia"/>
          </w:rPr>
          <m:t>(</m:t>
        </m:r>
        <m:r>
          <m:rPr>
            <m:sty m:val="p"/>
          </m:rPr>
          <w:rPr>
            <w:rFonts w:ascii="Cambria Math" w:eastAsia="宋体" w:hAnsi="Cambria Math" w:cs="Times New Roman"/>
          </w:rPr>
          <m:t>1)</m:t>
        </m:r>
      </m:oMath>
      <w:r w:rsidRPr="008E433A">
        <w:rPr>
          <w:rFonts w:ascii="宋体" w:eastAsia="宋体" w:hAnsi="宋体" w:cs="Times New Roman" w:hint="eastAsia"/>
        </w:rPr>
        <w:t>证明:设直线</w:t>
      </w:r>
      <m:oMath>
        <m:r>
          <m:rPr>
            <m:sty m:val="p"/>
          </m:rPr>
          <w:rPr>
            <w:rFonts w:ascii="Cambria Math" w:eastAsia="宋体" w:hAnsi="Cambria Math" w:cs="Times New Roman"/>
          </w:rPr>
          <m:t>y=mx,m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>≠</m:t>
        </m:r>
        <m:r>
          <m:rPr>
            <m:sty m:val="p"/>
          </m:rPr>
          <w:rPr>
            <w:rFonts w:ascii="Cambria Math" w:eastAsia="宋体" w:hAnsi="Cambria Math" w:cs="Times New Roman"/>
          </w:rPr>
          <m:t>0</m:t>
        </m:r>
      </m:oMath>
      <w:r w:rsidRPr="008E433A">
        <w:rPr>
          <w:rFonts w:ascii="宋体" w:eastAsia="宋体" w:hAnsi="宋体" w:cs="Times New Roman"/>
        </w:rPr>
        <w:t>,</w:t>
      </w:r>
      <w:r w:rsidRPr="008E433A">
        <w:rPr>
          <w:rFonts w:ascii="宋体" w:eastAsia="宋体" w:hAnsi="宋体" w:cs="Times New Roman" w:hint="eastAsia"/>
        </w:rPr>
        <w:t>有</w:t>
      </w:r>
    </w:p>
    <w:p w14:paraId="2A0BA415" w14:textId="77777777" w:rsidR="008E433A" w:rsidRPr="008E433A" w:rsidRDefault="008E433A" w:rsidP="008E433A">
      <w:pPr>
        <w:spacing w:line="25" w:lineRule="atLeast"/>
        <w:rPr>
          <w:rFonts w:ascii="Calibri" w:eastAsia="宋体" w:hAnsi="Calibri" w:cs="Times New Roman"/>
        </w:rPr>
      </w:pPr>
      <w:r w:rsidRPr="008E433A">
        <w:rPr>
          <w:rFonts w:ascii="Calibri" w:eastAsia="宋体" w:hAnsi="Calibri" w:cs="Times New Roman"/>
          <w:position w:val="-44"/>
        </w:rPr>
        <w:object w:dxaOrig="4145" w:dyaOrig="665" w14:anchorId="768E68A9">
          <v:shape id="_x0000_i1052" type="#_x0000_t75" style="width:207.3pt;height:33.1pt" o:ole="">
            <v:imagedata r:id="rId59" o:title=""/>
          </v:shape>
          <o:OLEObject Type="Embed" ProgID="Equation.DSMT4" ShapeID="_x0000_i1052" DrawAspect="Content" ObjectID="_1654736796" r:id="rId60"/>
        </w:object>
      </w:r>
    </w:p>
    <w:p w14:paraId="1BA29246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</w:rPr>
      </w:pPr>
      <w:r w:rsidRPr="008E433A">
        <w:rPr>
          <w:rFonts w:ascii="宋体" w:eastAsia="宋体" w:hAnsi="宋体" w:cs="Times New Roman" w:hint="eastAsia"/>
        </w:rPr>
        <w:lastRenderedPageBreak/>
        <w:t>当</w:t>
      </w:r>
      <m:oMath>
        <m:r>
          <m:rPr>
            <m:sty m:val="p"/>
          </m:rPr>
          <w:rPr>
            <w:rFonts w:ascii="Cambria Math" w:eastAsia="宋体" w:hAnsi="Cambria Math" w:cs="Times New Roman" w:hint="eastAsia"/>
          </w:rPr>
          <m:t>m=</m:t>
        </m:r>
        <m:r>
          <m:rPr>
            <m:sty m:val="p"/>
          </m:rPr>
          <w:rPr>
            <w:rFonts w:ascii="Cambria Math" w:eastAsia="宋体" w:hAnsi="Cambria Math" w:cs="Times New Roman"/>
          </w:rPr>
          <m:t>0</m:t>
        </m:r>
      </m:oMath>
      <w:r w:rsidRPr="008E433A">
        <w:rPr>
          <w:rFonts w:ascii="宋体" w:eastAsia="宋体" w:hAnsi="宋体" w:cs="Times New Roman" w:hint="eastAsia"/>
        </w:rPr>
        <w:t>时,显然也有</w:t>
      </w:r>
    </w:p>
    <w:p w14:paraId="46D23656" w14:textId="77777777" w:rsidR="008E433A" w:rsidRPr="008E433A" w:rsidRDefault="008E433A" w:rsidP="008E433A">
      <w:pPr>
        <w:spacing w:line="25" w:lineRule="atLeast"/>
        <w:rPr>
          <w:rFonts w:ascii="Calibri" w:eastAsia="宋体" w:hAnsi="Calibri" w:cs="Times New Roman"/>
        </w:rPr>
      </w:pPr>
      <w:r w:rsidRPr="008E433A">
        <w:rPr>
          <w:rFonts w:ascii="Calibri" w:eastAsia="宋体" w:hAnsi="Calibri" w:cs="Times New Roman"/>
          <w:position w:val="-44"/>
        </w:rPr>
        <w:object w:dxaOrig="2280" w:dyaOrig="572" w14:anchorId="505212C1">
          <v:shape id="_x0000_i1053" type="#_x0000_t75" style="width:113.8pt;height:29.05pt" o:ole="">
            <v:imagedata r:id="rId61" o:title=""/>
            <o:lock v:ext="edit" aspectratio="f"/>
          </v:shape>
          <o:OLEObject Type="Embed" ProgID="Equation.DSMT4" ShapeID="_x0000_i1053" DrawAspect="Content" ObjectID="_1654736797" r:id="rId62"/>
        </w:object>
      </w:r>
    </w:p>
    <w:p w14:paraId="097B4FD8" w14:textId="77777777" w:rsidR="008E433A" w:rsidRPr="008E433A" w:rsidRDefault="008E433A" w:rsidP="008E433A">
      <w:pPr>
        <w:spacing w:line="25" w:lineRule="atLeast"/>
        <w:rPr>
          <w:rFonts w:ascii="Calibri" w:eastAsia="宋体" w:hAnsi="Calibri" w:cs="Times New Roman"/>
        </w:rPr>
      </w:pPr>
      <w:r w:rsidRPr="008E433A">
        <w:rPr>
          <w:rFonts w:ascii="宋体" w:eastAsia="宋体" w:hAnsi="宋体" w:cs="Times New Roman" w:hint="eastAsia"/>
        </w:rPr>
        <w:t>所以当</w:t>
      </w:r>
      <m:oMath>
        <m:r>
          <m:rPr>
            <m:sty m:val="p"/>
          </m:rPr>
          <w:rPr>
            <w:rFonts w:ascii="Cambria Math" w:eastAsia="宋体" w:hAnsi="Cambria Math" w:cs="Times New Roman" w:hint="eastAsia"/>
          </w:rPr>
          <m:t>f</m:t>
        </m:r>
        <m:r>
          <m:rPr>
            <m:sty m:val="p"/>
          </m:rPr>
          <w:rPr>
            <w:rFonts w:ascii="Cambria Math" w:eastAsia="宋体" w:hAnsi="Cambria Math" w:cs="Times New Roman"/>
          </w:rPr>
          <m:t>(x,y)</m:t>
        </m:r>
      </m:oMath>
      <w:r w:rsidRPr="008E433A">
        <w:rPr>
          <w:rFonts w:ascii="宋体" w:eastAsia="宋体" w:hAnsi="宋体" w:cs="Times New Roman" w:hint="eastAsia"/>
        </w:rPr>
        <w:t>沿着任意直线趋于</w:t>
      </w:r>
      <m:oMath>
        <m:r>
          <m:rPr>
            <m:sty m:val="p"/>
          </m:rPr>
          <w:rPr>
            <w:rFonts w:ascii="Cambria Math" w:eastAsia="宋体" w:hAnsi="Cambria Math" w:cs="Times New Roman"/>
          </w:rPr>
          <m:t>(0,0)</m:t>
        </m:r>
      </m:oMath>
      <w:r w:rsidRPr="008E433A">
        <w:rPr>
          <w:rFonts w:ascii="宋体" w:eastAsia="宋体" w:hAnsi="宋体" w:cs="Times New Roman" w:hint="eastAsia"/>
        </w:rPr>
        <w:t>时存在极限,且极限为0</w:t>
      </w:r>
    </w:p>
    <w:p w14:paraId="5AB2D9B3" w14:textId="77777777" w:rsidR="008E433A" w:rsidRPr="008E433A" w:rsidRDefault="008E433A" w:rsidP="008E433A">
      <w:pPr>
        <w:spacing w:line="25" w:lineRule="atLeast"/>
        <w:rPr>
          <w:rFonts w:ascii="Calibri" w:eastAsia="宋体" w:hAnsi="Calibri" w:cs="Times New Roman"/>
        </w:rPr>
      </w:pPr>
      <m:oMath>
        <m:r>
          <m:rPr>
            <m:sty m:val="p"/>
          </m:rPr>
          <w:rPr>
            <w:rFonts w:ascii="Cambria Math" w:eastAsia="宋体" w:hAnsi="Cambria Math" w:cs="Times New Roman"/>
          </w:rPr>
          <m:t>(2)</m:t>
        </m:r>
      </m:oMath>
      <w:r w:rsidRPr="008E433A">
        <w:rPr>
          <w:rFonts w:ascii="宋体" w:eastAsia="宋体" w:hAnsi="宋体" w:cs="Times New Roman" w:hint="eastAsia"/>
        </w:rPr>
        <w:t>取</w:t>
      </w:r>
      <w:r w:rsidRPr="008E433A">
        <w:rPr>
          <w:rFonts w:ascii="Calibri" w:eastAsia="宋体" w:hAnsi="Calibri" w:cs="Times New Roman"/>
          <w:position w:val="-10"/>
        </w:rPr>
        <w:object w:dxaOrig="545" w:dyaOrig="360" w14:anchorId="77A65D96">
          <v:shape id="_x0000_i1054" type="#_x0000_t75" style="width:27.3pt;height:18pt" o:ole="">
            <v:imagedata r:id="rId63" o:title=""/>
          </v:shape>
          <o:OLEObject Type="Embed" ProgID="Equation.DSMT4" ShapeID="_x0000_i1054" DrawAspect="Content" ObjectID="_1654736798" r:id="rId64"/>
        </w:object>
      </w:r>
      <w:r w:rsidRPr="008E433A">
        <w:rPr>
          <w:rFonts w:ascii="宋体" w:eastAsia="宋体" w:hAnsi="宋体" w:cs="Times New Roman" w:hint="eastAsia"/>
        </w:rPr>
        <w:t>可得</w:t>
      </w:r>
    </w:p>
    <w:p w14:paraId="1A5685C4" w14:textId="77777777" w:rsidR="008E433A" w:rsidRPr="008E433A" w:rsidRDefault="008E433A" w:rsidP="008E433A">
      <w:pPr>
        <w:spacing w:line="25" w:lineRule="atLeast"/>
        <w:rPr>
          <w:rFonts w:ascii="Calibri" w:eastAsia="宋体" w:hAnsi="Calibri" w:cs="Times New Roman"/>
        </w:rPr>
      </w:pPr>
      <w:r w:rsidRPr="008E433A">
        <w:rPr>
          <w:rFonts w:ascii="Calibri" w:eastAsia="宋体" w:hAnsi="Calibri" w:cs="Times New Roman"/>
          <w:position w:val="-48"/>
        </w:rPr>
        <w:object w:dxaOrig="2372" w:dyaOrig="692" w14:anchorId="44613DC6">
          <v:shape id="_x0000_i1055" type="#_x0000_t75" style="width:119.05pt;height:34.85pt" o:ole="">
            <v:imagedata r:id="rId65" o:title=""/>
            <o:lock v:ext="edit" aspectratio="f"/>
          </v:shape>
          <o:OLEObject Type="Embed" ProgID="Equation.DSMT4" ShapeID="_x0000_i1055" DrawAspect="Content" ObjectID="_1654736799" r:id="rId66"/>
        </w:object>
      </w:r>
    </w:p>
    <w:p w14:paraId="04566C99" w14:textId="77777777" w:rsidR="008E433A" w:rsidRPr="008E433A" w:rsidRDefault="008E433A" w:rsidP="008E433A">
      <w:pPr>
        <w:spacing w:line="25" w:lineRule="atLeast"/>
        <w:rPr>
          <w:rFonts w:ascii="Calibri" w:eastAsia="宋体" w:hAnsi="Calibri" w:cs="Times New Roman"/>
        </w:rPr>
      </w:pPr>
      <w:r w:rsidRPr="008E433A">
        <w:rPr>
          <w:rFonts w:ascii="宋体" w:eastAsia="宋体" w:hAnsi="宋体" w:cs="Times New Roman" w:hint="eastAsia"/>
        </w:rPr>
        <w:t>所以</w:t>
      </w:r>
      <w:r w:rsidRPr="008E433A">
        <w:rPr>
          <w:rFonts w:ascii="Calibri" w:eastAsia="宋体" w:hAnsi="Calibri" w:cs="Times New Roman" w:hint="eastAsia"/>
        </w:rPr>
        <w:t>在点</w:t>
      </w:r>
      <m:oMath>
        <m:r>
          <m:rPr>
            <m:sty m:val="p"/>
          </m:rPr>
          <w:rPr>
            <w:rFonts w:ascii="Cambria Math" w:eastAsia="宋体" w:hAnsi="Cambria Math" w:cs="Times New Roman" w:hint="eastAsia"/>
          </w:rPr>
          <m:t>（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>0</m:t>
        </m:r>
        <m:r>
          <m:rPr>
            <m:sty m:val="p"/>
          </m:rPr>
          <w:rPr>
            <w:rFonts w:ascii="Cambria Math" w:eastAsia="宋体" w:hAnsi="Cambria Math" w:cs="Times New Roman"/>
          </w:rPr>
          <m:t>,0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>）</m:t>
        </m:r>
      </m:oMath>
      <w:r w:rsidRPr="008E433A">
        <w:rPr>
          <w:rFonts w:ascii="宋体" w:eastAsia="宋体" w:hAnsi="宋体" w:cs="Times New Roman" w:hint="eastAsia"/>
        </w:rPr>
        <w:t>不存在极限</w:t>
      </w:r>
    </w:p>
    <w:p w14:paraId="0290EC7F" w14:textId="77777777" w:rsidR="008E433A" w:rsidRPr="008E433A" w:rsidRDefault="008E433A" w:rsidP="008E433A">
      <w:pPr>
        <w:spacing w:line="25" w:lineRule="atLeast"/>
        <w:rPr>
          <w:rFonts w:ascii="宋体" w:eastAsia="宋体" w:hAnsi="宋体" w:cs="Times New Roman"/>
        </w:rPr>
      </w:pPr>
    </w:p>
    <w:p w14:paraId="0CCD7F7C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 w:hint="eastAsia"/>
        </w:rPr>
        <w:t>4. 已知</w:t>
      </w:r>
    </w:p>
    <w:p w14:paraId="42A06621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 w:hint="eastAsia"/>
        </w:rPr>
        <w:t xml:space="preserve">             </w:t>
      </w:r>
      <w:r w:rsidRPr="008E433A">
        <w:rPr>
          <w:rFonts w:ascii="宋体" w:eastAsia="宋体" w:hAnsi="宋体" w:cs="宋体" w:hint="eastAsia"/>
          <w:noProof/>
        </w:rPr>
        <w:drawing>
          <wp:inline distT="0" distB="0" distL="114300" distR="114300" wp14:anchorId="0101EA68" wp14:editId="418A4530">
            <wp:extent cx="1952625" cy="704850"/>
            <wp:effectExtent l="0" t="0" r="3175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E5A9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 w:hint="eastAsia"/>
        </w:rPr>
        <w:t>求</w:t>
      </w:r>
      <w:r w:rsidRPr="008E433A">
        <w:rPr>
          <w:rFonts w:ascii="宋体" w:eastAsia="宋体" w:hAnsi="宋体" w:cs="宋体"/>
          <w:position w:val="-22"/>
        </w:rPr>
        <w:object w:dxaOrig="1597" w:dyaOrig="462" w14:anchorId="618BBF8D">
          <v:shape id="_x0000_i1056" type="#_x0000_t75" style="width:79.55pt;height:23.25pt" o:ole="">
            <v:imagedata r:id="rId68" o:title=""/>
          </v:shape>
          <o:OLEObject Type="Embed" ProgID="Equation.3" ShapeID="_x0000_i1056" DrawAspect="Content" ObjectID="_1654736800" r:id="rId69"/>
        </w:object>
      </w:r>
      <w:r w:rsidRPr="008E433A">
        <w:rPr>
          <w:rFonts w:ascii="宋体" w:eastAsia="宋体" w:hAnsi="宋体" w:cs="宋体" w:hint="eastAsia"/>
        </w:rPr>
        <w:t xml:space="preserve">, </w:t>
      </w:r>
      <w:r w:rsidRPr="008E433A">
        <w:rPr>
          <w:rFonts w:ascii="宋体" w:eastAsia="宋体" w:hAnsi="宋体" w:cs="宋体"/>
          <w:position w:val="-22"/>
        </w:rPr>
        <w:object w:dxaOrig="1597" w:dyaOrig="462" w14:anchorId="49407045">
          <v:shape id="_x0000_i1057" type="#_x0000_t75" style="width:79.55pt;height:23.25pt" o:ole="">
            <v:imagedata r:id="rId70" o:title=""/>
          </v:shape>
          <o:OLEObject Type="Embed" ProgID="Equation.3" ShapeID="_x0000_i1057" DrawAspect="Content" ObjectID="_1654736801" r:id="rId71"/>
        </w:object>
      </w:r>
      <w:r w:rsidRPr="008E433A">
        <w:rPr>
          <w:rFonts w:ascii="宋体" w:eastAsia="宋体" w:hAnsi="宋体" w:cs="宋体" w:hint="eastAsia"/>
        </w:rPr>
        <w:t>, 并讨论</w:t>
      </w:r>
      <w:r w:rsidRPr="008E433A">
        <w:rPr>
          <w:rFonts w:ascii="宋体" w:eastAsia="宋体" w:hAnsi="宋体" w:cs="宋体"/>
          <w:position w:val="-36"/>
        </w:rPr>
        <w:object w:dxaOrig="1117" w:dyaOrig="600" w14:anchorId="481FDE0F">
          <v:shape id="_x0000_i1058" type="#_x0000_t75" style="width:55.75pt;height:30.2pt" o:ole="">
            <v:imagedata r:id="rId72" o:title=""/>
          </v:shape>
          <o:OLEObject Type="Embed" ProgID="Equation.3" ShapeID="_x0000_i1058" DrawAspect="Content" ObjectID="_1654736802" r:id="rId73"/>
        </w:object>
      </w:r>
      <w:r w:rsidRPr="008E433A">
        <w:rPr>
          <w:rFonts w:ascii="宋体" w:eastAsia="宋体" w:hAnsi="宋体" w:cs="宋体" w:hint="eastAsia"/>
        </w:rPr>
        <w:t>是否存在.</w:t>
      </w:r>
    </w:p>
    <w:p w14:paraId="6BC93B3D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 w:hint="eastAsia"/>
        </w:rPr>
        <w:t xml:space="preserve">解: </w:t>
      </w:r>
      <w:r w:rsidRPr="008E433A">
        <w:rPr>
          <w:rFonts w:ascii="宋体" w:eastAsia="宋体" w:hAnsi="宋体" w:cs="宋体"/>
          <w:position w:val="-28"/>
        </w:rPr>
        <w:object w:dxaOrig="2982" w:dyaOrig="665" w14:anchorId="0996BADF">
          <v:shape id="_x0000_i1059" type="#_x0000_t75" style="width:149.25pt;height:33.1pt" o:ole="">
            <v:imagedata r:id="rId74" o:title=""/>
          </v:shape>
          <o:OLEObject Type="Embed" ProgID="Equation.3" ShapeID="_x0000_i1059" DrawAspect="Content" ObjectID="_1654736803" r:id="rId75"/>
        </w:object>
      </w:r>
      <w:r w:rsidRPr="008E433A">
        <w:rPr>
          <w:rFonts w:ascii="宋体" w:eastAsia="宋体" w:hAnsi="宋体" w:cs="宋体" w:hint="eastAsia"/>
        </w:rPr>
        <w:t xml:space="preserve">, </w:t>
      </w:r>
      <w:r w:rsidRPr="008E433A">
        <w:rPr>
          <w:rFonts w:ascii="宋体" w:eastAsia="宋体" w:hAnsi="宋体" w:cs="宋体"/>
          <w:position w:val="-28"/>
        </w:rPr>
        <w:object w:dxaOrig="2797" w:dyaOrig="665" w14:anchorId="768BB32F">
          <v:shape id="_x0000_i1060" type="#_x0000_t75" style="width:139.95pt;height:33.1pt" o:ole="">
            <v:imagedata r:id="rId76" o:title=""/>
          </v:shape>
          <o:OLEObject Type="Embed" ProgID="Equation.3" ShapeID="_x0000_i1060" DrawAspect="Content" ObjectID="_1654736804" r:id="rId77"/>
        </w:object>
      </w:r>
    </w:p>
    <w:p w14:paraId="21F291DE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/>
          <w:position w:val="-22"/>
        </w:rPr>
        <w:object w:dxaOrig="3923" w:dyaOrig="462" w14:anchorId="6865F86D">
          <v:shape id="_x0000_i1061" type="#_x0000_t75" style="width:196.25pt;height:23.25pt" o:ole="">
            <v:imagedata r:id="rId78" o:title=""/>
          </v:shape>
          <o:OLEObject Type="Embed" ProgID="Equation.3" ShapeID="_x0000_i1061" DrawAspect="Content" ObjectID="_1654736805" r:id="rId79"/>
        </w:object>
      </w:r>
    </w:p>
    <w:p w14:paraId="71D2AB1E" w14:textId="77777777" w:rsidR="008E433A" w:rsidRP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 w:hint="eastAsia"/>
        </w:rPr>
        <w:t>令</w:t>
      </w:r>
      <w:r w:rsidRPr="008E433A">
        <w:rPr>
          <w:rFonts w:ascii="宋体" w:eastAsia="宋体" w:hAnsi="宋体" w:cs="宋体"/>
          <w:position w:val="-10"/>
        </w:rPr>
        <w:object w:dxaOrig="683" w:dyaOrig="323" w14:anchorId="2AF84C3C">
          <v:shape id="_x0000_i1062" type="#_x0000_t75" style="width:34.25pt;height:16.25pt" o:ole="">
            <v:imagedata r:id="rId80" o:title=""/>
          </v:shape>
          <o:OLEObject Type="Embed" ProgID="Equation.3" ShapeID="_x0000_i1062" DrawAspect="Content" ObjectID="_1654736806" r:id="rId81"/>
        </w:object>
      </w:r>
      <w:r w:rsidRPr="008E433A">
        <w:rPr>
          <w:rFonts w:ascii="宋体" w:eastAsia="宋体" w:hAnsi="宋体" w:cs="宋体" w:hint="eastAsia"/>
        </w:rPr>
        <w:t>(</w:t>
      </w:r>
      <w:r w:rsidRPr="008E433A">
        <w:rPr>
          <w:rFonts w:ascii="宋体" w:eastAsia="宋体" w:hAnsi="宋体" w:cs="宋体"/>
          <w:position w:val="-6"/>
        </w:rPr>
        <w:object w:dxaOrig="203" w:dyaOrig="277" w14:anchorId="12915D16">
          <v:shape id="_x0000_i1063" type="#_x0000_t75" style="width:10.45pt;height:13.95pt" o:ole="">
            <v:imagedata r:id="rId82" o:title=""/>
          </v:shape>
          <o:OLEObject Type="Embed" ProgID="Equation.3" ShapeID="_x0000_i1063" DrawAspect="Content" ObjectID="_1654736807" r:id="rId83"/>
        </w:object>
      </w:r>
      <w:r w:rsidRPr="008E433A">
        <w:rPr>
          <w:rFonts w:ascii="宋体" w:eastAsia="宋体" w:hAnsi="宋体" w:cs="宋体" w:hint="eastAsia"/>
        </w:rPr>
        <w:t>为任意常数), 则:</w:t>
      </w:r>
    </w:p>
    <w:p w14:paraId="39FB83F4" w14:textId="7AA3E87C" w:rsidR="008E433A" w:rsidRDefault="008E433A" w:rsidP="008E433A">
      <w:pPr>
        <w:spacing w:line="25" w:lineRule="atLeast"/>
        <w:rPr>
          <w:rFonts w:ascii="宋体" w:eastAsia="宋体" w:hAnsi="宋体" w:cs="宋体"/>
        </w:rPr>
      </w:pPr>
      <w:r w:rsidRPr="008E433A">
        <w:rPr>
          <w:rFonts w:ascii="宋体" w:eastAsia="宋体" w:hAnsi="宋体" w:cs="宋体"/>
          <w:position w:val="-36"/>
        </w:rPr>
        <w:object w:dxaOrig="3443" w:dyaOrig="785" w14:anchorId="6DACCCD0">
          <v:shape id="_x0000_i1064" type="#_x0000_t75" style="width:171.85pt;height:38.9pt" o:ole="">
            <v:imagedata r:id="rId84" o:title=""/>
          </v:shape>
          <o:OLEObject Type="Embed" ProgID="Equation.3" ShapeID="_x0000_i1064" DrawAspect="Content" ObjectID="_1654736808" r:id="rId85"/>
        </w:object>
      </w:r>
      <w:r w:rsidRPr="008E433A">
        <w:rPr>
          <w:rFonts w:ascii="宋体" w:eastAsia="宋体" w:hAnsi="宋体" w:cs="宋体" w:hint="eastAsia"/>
        </w:rPr>
        <w:t>, 结果随</w:t>
      </w:r>
      <w:r w:rsidRPr="008E433A">
        <w:rPr>
          <w:rFonts w:ascii="宋体" w:eastAsia="宋体" w:hAnsi="宋体" w:cs="宋体"/>
          <w:position w:val="-6"/>
        </w:rPr>
        <w:object w:dxaOrig="203" w:dyaOrig="277" w14:anchorId="193A2DC4">
          <v:shape id="_x0000_i1065" type="#_x0000_t75" style="width:10.45pt;height:13.95pt" o:ole="">
            <v:imagedata r:id="rId86" o:title=""/>
          </v:shape>
          <o:OLEObject Type="Embed" ProgID="Equation.3" ShapeID="_x0000_i1065" DrawAspect="Content" ObjectID="_1654736809" r:id="rId87"/>
        </w:object>
      </w:r>
      <w:r w:rsidRPr="008E433A">
        <w:rPr>
          <w:rFonts w:ascii="宋体" w:eastAsia="宋体" w:hAnsi="宋体" w:cs="宋体" w:hint="eastAsia"/>
        </w:rPr>
        <w:t>值变化而变化, 故该极限不存在</w:t>
      </w:r>
    </w:p>
    <w:p w14:paraId="7D1ADF92" w14:textId="0AFFCE11" w:rsidR="00A85BDF" w:rsidRDefault="00A85BDF" w:rsidP="008E433A">
      <w:pPr>
        <w:spacing w:line="25" w:lineRule="atLeast"/>
        <w:rPr>
          <w:rFonts w:ascii="宋体" w:eastAsia="宋体" w:hAnsi="宋体" w:cs="宋体"/>
        </w:rPr>
      </w:pPr>
    </w:p>
    <w:p w14:paraId="37D31428" w14:textId="5F40BCDA" w:rsidR="00A85BDF" w:rsidRPr="00A85BDF" w:rsidRDefault="00A85BDF" w:rsidP="00A85BDF">
      <w:pPr>
        <w:spacing w:line="300" w:lineRule="auto"/>
        <w:jc w:val="center"/>
        <w:rPr>
          <w:rFonts w:ascii="宋体" w:eastAsia="宋体" w:hAnsi="宋体" w:cs="STXingkai"/>
          <w:b/>
          <w:bCs/>
          <w:sz w:val="30"/>
          <w:szCs w:val="30"/>
        </w:rPr>
      </w:pPr>
      <w:r w:rsidRPr="00A85BDF">
        <w:rPr>
          <w:rFonts w:ascii="宋体" w:eastAsia="宋体" w:hAnsi="宋体" w:cs="STXingkai" w:hint="eastAsia"/>
          <w:b/>
          <w:bCs/>
          <w:sz w:val="30"/>
          <w:szCs w:val="30"/>
        </w:rPr>
        <w:t>2.偏导数</w:t>
      </w:r>
    </w:p>
    <w:p w14:paraId="37B901C6" w14:textId="77777777" w:rsidR="00A85BDF" w:rsidRPr="005213BF" w:rsidRDefault="00A85BDF" w:rsidP="00A85BDF">
      <w:pPr>
        <w:pStyle w:val="a4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theme="minorEastAsia"/>
          <w:iCs/>
        </w:rPr>
      </w:pPr>
      <w:r w:rsidRPr="005213BF">
        <w:rPr>
          <w:rFonts w:ascii="宋体" w:eastAsia="宋体" w:hAnsi="宋体" w:cstheme="minorEastAsia" w:hint="eastAsia"/>
          <w:iCs/>
        </w:rPr>
        <w:t xml:space="preserve">设 </w:t>
      </w:r>
      <m:oMath>
        <m:r>
          <w:rPr>
            <w:rFonts w:ascii="Cambria Math" w:eastAsia="宋体" w:hAnsi="Cambria Math" w:cstheme="minorEastAsia" w:hint="eastAsia"/>
          </w:rPr>
          <m:t>z=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</m:sup>
        </m:sSup>
        <m:func>
          <m:funcPr>
            <m:ctrlPr>
              <w:rPr>
                <w:rFonts w:ascii="Cambria Math" w:eastAsia="宋体" w:hAnsi="Cambria Math" w:cstheme="minorEastAsia" w:hint="eastAsia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ln</m:t>
            </m:r>
          </m:fName>
          <m:e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</w:rPr>
                  <m:t>xy</m:t>
                </m:r>
              </m:e>
            </m:d>
          </m:e>
        </m:func>
      </m:oMath>
      <w:r w:rsidRPr="005213BF">
        <w:rPr>
          <w:rFonts w:ascii="宋体" w:eastAsia="宋体" w:hAnsi="宋体" w:cstheme="minorEastAsia" w:hint="eastAsia"/>
          <w:iCs/>
        </w:rPr>
        <w:t xml:space="preserve">, 求: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</m:t>
            </m:r>
          </m:den>
        </m:f>
        <m:r>
          <w:rPr>
            <w:rFonts w:ascii="Cambria Math" w:eastAsia="宋体" w:hAnsi="Cambria Math" w:cstheme="minorEastAsia" w:hint="eastAsia"/>
          </w:rPr>
          <m:t xml:space="preserve">; 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∂y</m:t>
            </m:r>
          </m:den>
        </m:f>
        <m:r>
          <w:rPr>
            <w:rFonts w:ascii="Cambria Math" w:eastAsia="宋体" w:hAnsi="Cambria Math" w:cstheme="minorEastAsia" w:hint="eastAsia"/>
          </w:rPr>
          <m:t xml:space="preserve">; 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theme="minorEastAsia" w:hint="eastAsia"/>
          </w:rPr>
          <m:t xml:space="preserve">; 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w:bookmarkStart w:id="3" w:name="OLE_LINK1"/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∂x∂y</m:t>
            </m:r>
            <w:bookmarkEnd w:id="3"/>
          </m:den>
        </m:f>
        <m:r>
          <w:rPr>
            <w:rFonts w:ascii="Cambria Math" w:eastAsia="宋体" w:hAnsi="Cambria Math" w:cstheme="minorEastAsia" w:hint="eastAsia"/>
          </w:rPr>
          <m:t>.</m:t>
        </m:r>
      </m:oMath>
    </w:p>
    <w:p w14:paraId="4F85C818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iCs/>
        </w:rPr>
      </w:pPr>
      <w:r w:rsidRPr="005213BF">
        <w:rPr>
          <w:rFonts w:ascii="宋体" w:eastAsia="宋体" w:hAnsi="宋体" w:cstheme="minorEastAsia" w:hint="eastAsia"/>
          <w:iCs/>
        </w:rPr>
        <w:t xml:space="preserve">解: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</m:t>
            </m:r>
          </m:den>
        </m:f>
        <m:r>
          <w:rPr>
            <w:rFonts w:ascii="Cambria Math" w:eastAsia="宋体" w:hAnsi="Cambria Math" w:cstheme="minorEastAsia" w:hint="eastAsia"/>
          </w:rPr>
          <m:t>=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</m:sup>
        </m:sSup>
        <m:r>
          <m:rPr>
            <m:sty m:val="p"/>
          </m:rPr>
          <w:rPr>
            <w:rFonts w:ascii="Cambria Math" w:eastAsia="宋体" w:hAnsi="Cambria Math" w:cstheme="minorEastAsia" w:hint="eastAsia"/>
          </w:rPr>
          <m:t>lnyl</m:t>
        </m:r>
        <m:func>
          <m:funcPr>
            <m:ctrlPr>
              <w:rPr>
                <w:rFonts w:ascii="Cambria Math" w:eastAsia="宋体" w:hAnsi="Cambria Math" w:cstheme="minorEastAsia" w:hint="eastAsia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n</m:t>
            </m:r>
          </m:fName>
          <m:e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</w:rPr>
                  <m:t>xy</m:t>
                </m:r>
              </m:e>
            </m:d>
          </m:e>
        </m:func>
        <m:r>
          <w:rPr>
            <w:rFonts w:ascii="Cambria Math" w:eastAsia="宋体" w:hAnsi="Cambria Math" w:cstheme="minorEastAsia" w:hint="eastAsia"/>
          </w:rPr>
          <m:t>+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</m:sup>
        </m:sSup>
        <m:r>
          <w:rPr>
            <w:rFonts w:ascii="Cambria Math" w:eastAsia="宋体" w:hAnsi="Cambria Math" w:cstheme="minorEastAsia" w:hint="eastAsia"/>
          </w:rPr>
          <m:t>·</m:t>
        </m:r>
        <m:f>
          <m:fPr>
            <m:ctrlPr>
              <w:rPr>
                <w:rFonts w:ascii="Cambria Math" w:eastAsia="宋体" w:hAnsi="Cambria Math" w:cstheme="minorEastAsia" w:hint="eastAsia"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y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xy</m:t>
            </m:r>
          </m:den>
        </m:f>
        <m:r>
          <w:rPr>
            <w:rFonts w:ascii="Cambria Math" w:eastAsia="宋体" w:hAnsi="Cambria Math" w:cstheme="minorEastAsia" w:hint="eastAsia"/>
          </w:rPr>
          <m:t>=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</m:sup>
        </m:sSup>
        <m:r>
          <m:rPr>
            <m:sty m:val="p"/>
          </m:rPr>
          <w:rPr>
            <w:rFonts w:ascii="Cambria Math" w:eastAsia="宋体" w:hAnsi="Cambria Math" w:cstheme="minorEastAsia" w:hint="eastAsia"/>
          </w:rPr>
          <m:t>lnyl</m:t>
        </m:r>
        <m:func>
          <m:funcPr>
            <m:ctrlPr>
              <w:rPr>
                <w:rFonts w:ascii="Cambria Math" w:eastAsia="宋体" w:hAnsi="Cambria Math" w:cstheme="minorEastAsia" w:hint="eastAsia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n</m:t>
            </m:r>
          </m:fName>
          <m:e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</w:rPr>
                  <m:t>xy</m:t>
                </m:r>
              </m:e>
            </m:d>
          </m:e>
        </m:func>
        <m:r>
          <w:rPr>
            <w:rFonts w:ascii="Cambria Math" w:eastAsia="宋体" w:hAnsi="Cambria Math" w:cstheme="minorEastAsia" w:hint="eastAsia"/>
          </w:rPr>
          <m:t>+</m:t>
        </m:r>
        <m:f>
          <m:fPr>
            <m:ctrlPr>
              <w:rPr>
                <w:rFonts w:ascii="Cambria Math" w:eastAsia="宋体" w:hAnsi="Cambria Math" w:cstheme="minorEastAsia" w:hint="eastAsia"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sup>
            </m:sSup>
          </m:num>
          <m:den>
            <m:r>
              <w:rPr>
                <w:rFonts w:ascii="Cambria Math" w:eastAsia="宋体" w:hAnsi="Cambria Math" w:cstheme="minorEastAsia" w:hint="eastAsia"/>
              </w:rPr>
              <m:t>x</m:t>
            </m:r>
          </m:den>
        </m:f>
      </m:oMath>
    </w:p>
    <w:p w14:paraId="5A5A1F47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iCs/>
        </w:rPr>
      </w:pPr>
      <w:r w:rsidRPr="005213BF">
        <w:rPr>
          <w:rFonts w:ascii="宋体" w:eastAsia="宋体" w:hAnsi="宋体" w:cstheme="minorEastAsia" w:hint="eastAsia"/>
          <w:iCs/>
        </w:rPr>
        <w:tab/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∂y</m:t>
            </m:r>
          </m:den>
        </m:f>
        <m:r>
          <w:rPr>
            <w:rFonts w:ascii="Cambria Math" w:eastAsia="宋体" w:hAnsi="Cambria Math" w:cstheme="minorEastAsia" w:hint="eastAsia"/>
          </w:rPr>
          <m:t>=x</m:t>
        </m:r>
        <m:r>
          <w:rPr>
            <w:rFonts w:ascii="Cambria Math" w:eastAsia="宋体" w:hAnsi="Cambria Math" w:cstheme="minorEastAsia" w:hint="eastAsia"/>
          </w:rPr>
          <m:t>·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宋体" w:hAnsi="Cambria Math" w:cstheme="minorEastAsia" w:hint="eastAsia"/>
              </w:rPr>
              <m:t>1</m:t>
            </m:r>
          </m:sup>
        </m:sSup>
        <m:r>
          <w:rPr>
            <w:rFonts w:ascii="Cambria Math" w:eastAsia="宋体" w:hAnsi="Cambria Math" w:cstheme="minorEastAsia" w:hint="eastAsia"/>
          </w:rPr>
          <m:t>·</m:t>
        </m:r>
        <m:func>
          <m:funcPr>
            <m:ctrlPr>
              <w:rPr>
                <w:rFonts w:ascii="Cambria Math" w:eastAsia="宋体" w:hAnsi="Cambria Math" w:cstheme="minorEastAsia" w:hint="eastAsia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ln</m:t>
            </m:r>
          </m:fName>
          <m:e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</w:rPr>
                  <m:t>xy</m:t>
                </m:r>
              </m:e>
            </m:d>
          </m:e>
        </m:func>
        <m:r>
          <w:rPr>
            <w:rFonts w:ascii="Cambria Math" w:eastAsia="宋体" w:hAnsi="Cambria Math" w:cstheme="minorEastAsia" w:hint="eastAsia"/>
          </w:rPr>
          <m:t>+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</m:sup>
        </m:sSup>
        <m:r>
          <w:rPr>
            <w:rFonts w:ascii="Cambria Math" w:eastAsia="宋体" w:hAnsi="Cambria Math" w:cstheme="minorEastAsia" w:hint="eastAsia"/>
          </w:rPr>
          <m:t>·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x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xy</m:t>
            </m:r>
          </m:den>
        </m:f>
        <m:r>
          <w:rPr>
            <w:rFonts w:ascii="Cambria Math" w:eastAsia="宋体" w:hAnsi="Cambria Math" w:cstheme="minorEastAsia" w:hint="eastAsia"/>
          </w:rPr>
          <m:t>=x</m:t>
        </m:r>
        <m:r>
          <w:rPr>
            <w:rFonts w:ascii="Cambria Math" w:eastAsia="宋体" w:hAnsi="Cambria Math" w:cstheme="minorEastAsia" w:hint="eastAsia"/>
          </w:rPr>
          <m:t>·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宋体" w:hAnsi="Cambria Math" w:cstheme="minorEastAsia" w:hint="eastAsia"/>
              </w:rPr>
              <m:t>1</m:t>
            </m:r>
          </m:sup>
        </m:sSup>
        <m:func>
          <m:funcPr>
            <m:ctrlPr>
              <w:rPr>
                <w:rFonts w:ascii="Cambria Math" w:eastAsia="宋体" w:hAnsi="Cambria Math" w:cstheme="minorEastAsia" w:hint="eastAsia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ln</m:t>
            </m:r>
          </m:fName>
          <m:e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</w:rPr>
                  <m:t>xy</m:t>
                </m:r>
              </m:e>
            </m:d>
          </m:e>
        </m:func>
        <m:r>
          <w:rPr>
            <w:rFonts w:ascii="Cambria Math" w:eastAsia="宋体" w:hAnsi="Cambria Math" w:cstheme="minorEastAsia" w:hint="eastAsia"/>
          </w:rPr>
          <m:t>+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sup>
            </m:sSup>
          </m:num>
          <m:den>
            <m:r>
              <w:rPr>
                <w:rFonts w:ascii="Cambria Math" w:eastAsia="宋体" w:hAnsi="Cambria Math" w:cstheme="minorEastAsia" w:hint="eastAsia"/>
              </w:rPr>
              <m:t>y</m:t>
            </m:r>
          </m:den>
        </m:f>
      </m:oMath>
    </w:p>
    <w:p w14:paraId="4E6EC979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iCs/>
        </w:rPr>
      </w:pPr>
      <w:r w:rsidRPr="005213BF">
        <w:rPr>
          <w:rFonts w:ascii="宋体" w:eastAsia="宋体" w:hAnsi="宋体" w:cstheme="minorEastAsia" w:hint="eastAsia"/>
          <w:iCs/>
        </w:rPr>
        <w:tab/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theme="minorEastAsia" w:hint="eastAsia"/>
          </w:rPr>
          <m:t>=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</m:t>
            </m:r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="宋体" w:hAnsi="Cambria Math" w:cstheme="minorEastAsia" w:hint="eastAsia"/>
                      </w:rPr>
                      <m:t>∂z</m:t>
                    </m:r>
                  </m:num>
                  <m:den>
                    <m:r>
                      <w:rPr>
                        <w:rFonts w:ascii="Cambria Math" w:eastAsia="宋体" w:hAnsi="Cambria Math" w:cstheme="minorEastAsia" w:hint="eastAsia"/>
                      </w:rPr>
                      <m:t>∂x</m:t>
                    </m:r>
                  </m:den>
                </m:f>
              </m:e>
            </m:d>
          </m:num>
          <m:den>
            <m:r>
              <w:rPr>
                <w:rFonts w:ascii="Cambria Math" w:eastAsia="宋体" w:hAnsi="Cambria Math" w:cstheme="minorEastAsia" w:hint="eastAsia"/>
              </w:rPr>
              <m:t>∂x</m:t>
            </m:r>
          </m:den>
        </m:f>
        <m:r>
          <w:rPr>
            <w:rFonts w:ascii="Cambria Math" w:eastAsia="宋体" w:hAnsi="Cambria Math" w:cstheme="minorEastAsia" w:hint="eastAsia"/>
          </w:rPr>
          <m:t>=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</m:sup>
        </m:sSup>
        <m:r>
          <w:rPr>
            <w:rFonts w:ascii="Cambria Math" w:eastAsia="宋体" w:hAnsi="Cambria Math" w:cstheme="minorEastAsia" w:hint="eastAsia"/>
          </w:rPr>
          <m:t>l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n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2</m:t>
            </m:r>
          </m:sup>
        </m:sSup>
        <m:r>
          <w:rPr>
            <w:rFonts w:ascii="Cambria Math" w:eastAsia="宋体" w:hAnsi="Cambria Math" w:cstheme="minorEastAsia" w:hint="eastAsia"/>
          </w:rPr>
          <m:t>yln</m:t>
        </m:r>
        <m:d>
          <m:d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dPr>
          <m:e>
            <m:r>
              <w:rPr>
                <w:rFonts w:ascii="Cambria Math" w:eastAsia="宋体" w:hAnsi="Cambria Math" w:cstheme="minorEastAsia" w:hint="eastAsia"/>
              </w:rPr>
              <m:t>xy</m:t>
            </m:r>
          </m:e>
        </m:d>
        <m:r>
          <w:rPr>
            <w:rFonts w:ascii="Cambria Math" w:eastAsia="宋体" w:hAnsi="Cambria Math" w:cstheme="minorEastAsia" w:hint="eastAsia"/>
          </w:rPr>
          <m:t>+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y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xy</m:t>
            </m:r>
          </m:den>
        </m:f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</m:sup>
        </m:sSup>
        <m:r>
          <w:rPr>
            <w:rFonts w:ascii="Cambria Math" w:eastAsia="宋体" w:hAnsi="Cambria Math" w:cstheme="minorEastAsia" w:hint="eastAsia"/>
          </w:rPr>
          <m:t>lny+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lny</m:t>
            </m:r>
            <m:r>
              <w:rPr>
                <w:rFonts w:ascii="Cambria Math" w:eastAsia="宋体" w:hAnsi="Cambria Math" w:cstheme="minorEastAsia" w:hint="eastAsia"/>
              </w:rPr>
              <m:t>·</m:t>
            </m:r>
            <m:r>
              <w:rPr>
                <w:rFonts w:ascii="Cambria Math" w:eastAsia="宋体" w:hAnsi="Cambria Math" w:cstheme="minorEastAsia" w:hint="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theme="minorEastAsia" w:hint="eastAsia"/>
          </w:rPr>
          <m:t>=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</m:sup>
        </m:sSup>
        <m:func>
          <m:func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uncPr>
          <m:fName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theme="minorEastAsia" w:hint="eastAsia"/>
                  </w:rPr>
                  <m:t>ln</m:t>
                </m:r>
                <m:ctrlPr>
                  <w:rPr>
                    <w:rFonts w:ascii="Cambria Math" w:eastAsia="宋体" w:hAnsi="Cambria Math" w:cstheme="minorEastAsia" w:hint="eastAsia"/>
                    <w:iCs/>
                  </w:rPr>
                </m:ctrlP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  <m:ctrlPr>
                  <w:rPr>
                    <w:rFonts w:ascii="Cambria Math" w:eastAsia="宋体" w:hAnsi="Cambria Math" w:cstheme="minorEastAsia" w:hint="eastAsia"/>
                    <w:iCs/>
                  </w:rPr>
                </m:ctrlPr>
              </m:sup>
            </m:sSup>
          </m:fName>
          <m:e>
            <m:r>
              <w:rPr>
                <w:rFonts w:ascii="Cambria Math" w:eastAsia="宋体" w:hAnsi="Cambria Math" w:cstheme="minorEastAsia" w:hint="eastAsia"/>
              </w:rPr>
              <m:t xml:space="preserve">y </m:t>
            </m:r>
          </m:e>
        </m:func>
        <m:func>
          <m:funcPr>
            <m:ctrlPr>
              <w:rPr>
                <w:rFonts w:ascii="Cambria Math" w:eastAsia="宋体" w:hAnsi="Cambria Math" w:cstheme="minorEastAsia" w:hint="eastAsia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ln</m:t>
            </m:r>
          </m:fName>
          <m:e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</w:rPr>
                  <m:t>xy</m:t>
                </m:r>
              </m:e>
            </m:d>
          </m:e>
        </m:func>
        <m:r>
          <w:rPr>
            <w:rFonts w:ascii="Cambria Math" w:eastAsia="宋体" w:hAnsi="Cambria Math" w:cstheme="minorEastAsia" w:hint="eastAsia"/>
          </w:rPr>
          <m:t>+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lny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x</m:t>
            </m:r>
          </m:den>
        </m:f>
        <m:r>
          <w:rPr>
            <w:rFonts w:ascii="Cambria Math" w:eastAsia="宋体" w:hAnsi="Cambria Math" w:cstheme="minorEastAsia" w:hint="eastAsia"/>
          </w:rPr>
          <m:t>+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sup>
            </m:sSup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</w:rPr>
                  <m:t>xlny</m:t>
                </m:r>
                <m: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w:rPr>
                    <w:rFonts w:ascii="Cambria Math" w:eastAsia="宋体" w:hAnsi="Cambria Math" w:cstheme="minorEastAsia" w:hint="eastAsia"/>
                  </w:rPr>
                  <m:t>1</m:t>
                </m:r>
              </m:e>
            </m:d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</w:p>
    <w:p w14:paraId="0B340944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iCs/>
        </w:rPr>
      </w:pPr>
      <w:r w:rsidRPr="005213BF">
        <w:rPr>
          <w:rFonts w:ascii="宋体" w:eastAsia="宋体" w:hAnsi="宋体" w:cstheme="minorEastAsia" w:hint="eastAsia"/>
          <w:iCs/>
        </w:rPr>
        <w:tab/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∂x∂y</m:t>
            </m:r>
          </m:den>
        </m:f>
        <m:r>
          <w:rPr>
            <w:rFonts w:ascii="Cambria Math" w:eastAsia="宋体" w:hAnsi="Cambria Math" w:cstheme="minorEastAsia" w:hint="eastAsia"/>
          </w:rPr>
          <m:t>=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</m:t>
            </m:r>
          </m:den>
        </m:f>
        <m:r>
          <w:rPr>
            <w:rFonts w:ascii="Cambria Math" w:eastAsia="宋体" w:hAnsi="Cambria Math" w:cstheme="minorEastAsia" w:hint="eastAsia"/>
          </w:rPr>
          <m:t>·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∂z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∂y</m:t>
            </m:r>
          </m:den>
        </m:f>
        <m:r>
          <w:rPr>
            <w:rFonts w:ascii="Cambria Math" w:eastAsia="宋体" w:hAnsi="Cambria Math" w:cstheme="minorEastAsia" w:hint="eastAsia"/>
          </w:rPr>
          <m:t>=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</m:t>
            </m:r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="宋体" w:hAnsi="Cambria Math" w:cstheme="minorEastAsia" w:hint="eastAsia"/>
                      </w:rPr>
                      <m:t>∂z</m:t>
                    </m:r>
                  </m:num>
                  <m:den>
                    <m:r>
                      <w:rPr>
                        <w:rFonts w:ascii="Cambria Math" w:eastAsia="宋体" w:hAnsi="Cambria Math" w:cstheme="minorEastAsia" w:hint="eastAsia"/>
                      </w:rPr>
                      <m:t>∂x</m:t>
                    </m:r>
                  </m:den>
                </m:f>
              </m:e>
            </m:d>
          </m:num>
          <m:den>
            <m:r>
              <w:rPr>
                <w:rFonts w:ascii="Cambria Math" w:eastAsia="宋体" w:hAnsi="Cambria Math" w:cstheme="minorEastAsia" w:hint="eastAsia"/>
              </w:rPr>
              <m:t>∂y</m:t>
            </m:r>
          </m:den>
        </m:f>
        <m:r>
          <w:rPr>
            <w:rFonts w:ascii="Cambria Math" w:eastAsia="宋体" w:hAnsi="Cambria Math" w:cstheme="minorEastAsia" w:hint="eastAsia"/>
          </w:rPr>
          <m:t>=x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宋体" w:hAnsi="Cambria Math" w:cstheme="minorEastAsia" w:hint="eastAsia"/>
              </w:rPr>
              <m:t>1</m:t>
            </m:r>
          </m:sup>
        </m:sSup>
        <m:r>
          <w:rPr>
            <w:rFonts w:ascii="Cambria Math" w:eastAsia="宋体" w:hAnsi="Cambria Math" w:cstheme="minorEastAsia" w:hint="eastAsia"/>
          </w:rPr>
          <m:t>lny</m:t>
        </m:r>
        <m:func>
          <m:func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ln</m:t>
            </m:r>
          </m:fName>
          <m:e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</w:rPr>
                  <m:t>xy</m:t>
                </m:r>
              </m:e>
            </m:d>
          </m:e>
        </m:func>
        <m:r>
          <w:rPr>
            <w:rFonts w:ascii="Cambria Math" w:eastAsia="宋体" w:hAnsi="Cambria Math" w:cstheme="minorEastAsia" w:hint="eastAsia"/>
          </w:rPr>
          <m:t>+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sup>
            </m:sSup>
            <m:func>
              <m:func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theme="minorEastAsia" w:hint="eastAsia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xy</m:t>
                    </m:r>
                  </m:e>
                </m:d>
              </m:e>
            </m:func>
          </m:num>
          <m:den>
            <m:r>
              <w:rPr>
                <w:rFonts w:ascii="Cambria Math" w:eastAsia="宋体" w:hAnsi="Cambria Math" w:cstheme="minorEastAsia" w:hint="eastAsia"/>
              </w:rPr>
              <m:t>y</m:t>
            </m:r>
          </m:den>
        </m:f>
        <m:r>
          <w:rPr>
            <w:rFonts w:ascii="Cambria Math" w:eastAsia="宋体" w:hAnsi="Cambria Math" w:cstheme="minorEastAsia" w:hint="eastAsia"/>
          </w:rPr>
          <m:t>+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lny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y</m:t>
            </m:r>
          </m:den>
        </m:f>
        <m:r>
          <w:rPr>
            <w:rFonts w:ascii="Cambria Math" w:eastAsia="宋体" w:hAnsi="Cambria Math" w:cstheme="minorEastAsia" w:hint="eastAsia"/>
          </w:rPr>
          <m:t>+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宋体" w:hAnsi="Cambria Math" w:cstheme="minorEastAsia" w:hint="eastAsia"/>
              </w:rPr>
              <m:t>1</m:t>
            </m:r>
          </m:sup>
        </m:sSup>
      </m:oMath>
    </w:p>
    <w:p w14:paraId="6654352A" w14:textId="77777777" w:rsidR="00A85BDF" w:rsidRPr="005213BF" w:rsidRDefault="00A85BDF" w:rsidP="00A85BDF">
      <w:pPr>
        <w:pStyle w:val="a4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theme="minorEastAsia"/>
          <w:iCs/>
        </w:rPr>
      </w:pPr>
      <w:r w:rsidRPr="005213BF">
        <w:rPr>
          <w:rFonts w:ascii="宋体" w:eastAsia="宋体" w:hAnsi="宋体" w:cstheme="minorEastAsia" w:hint="eastAsia"/>
          <w:iCs/>
        </w:rPr>
        <w:t>设</w:t>
      </w:r>
      <m:oMath>
        <m:r>
          <w:rPr>
            <w:rFonts w:ascii="Cambria Math" w:eastAsia="宋体" w:hAnsi="Cambria Math" w:cstheme="minorEastAsia" w:hint="eastAsia"/>
          </w:rPr>
          <m:t>f</m:t>
        </m:r>
        <m:d>
          <m:d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dPr>
          <m:e>
            <m:r>
              <w:rPr>
                <w:rFonts w:ascii="Cambria Math" w:eastAsia="宋体" w:hAnsi="Cambria Math" w:cstheme="minorEastAsia" w:hint="eastAsia"/>
              </w:rPr>
              <m:t>x</m:t>
            </m:r>
          </m:e>
        </m:d>
        <m:r>
          <w:rPr>
            <w:rFonts w:ascii="Cambria Math" w:eastAsia="宋体" w:hAnsi="Cambria Math" w:cstheme="minorEastAsia" w:hint="eastAsia"/>
          </w:rPr>
          <m:t>=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x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2</m:t>
            </m:r>
          </m:sup>
        </m:sSup>
        <m:func>
          <m:func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arctan</m:t>
            </m:r>
          </m:fName>
          <m:e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Pr>
              <m:num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num>
              <m:den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den>
            </m:f>
            <m:r>
              <w:rPr>
                <w:rFonts w:ascii="Cambria Math" w:eastAsia="宋体" w:hAnsi="Cambria Math" w:cstheme="minorEastAsia" w:hint="eastAsia"/>
              </w:rPr>
              <m:t xml:space="preserve"> </m:t>
            </m:r>
          </m:e>
        </m:func>
        <m:r>
          <w:rPr>
            <w:rFonts w:ascii="微软雅黑" w:eastAsia="微软雅黑" w:hAnsi="微软雅黑" w:cs="微软雅黑" w:hint="eastAsia"/>
          </w:rPr>
          <m:t>-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2</m:t>
            </m:r>
          </m:sup>
        </m:sSup>
        <m:func>
          <m:func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arctan</m:t>
            </m:r>
          </m:fName>
          <m:e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Pr>
              <m:num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num>
              <m:den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den>
            </m:f>
          </m:e>
        </m:func>
      </m:oMath>
      <w:r w:rsidRPr="005213BF">
        <w:rPr>
          <w:rFonts w:ascii="宋体" w:eastAsia="宋体" w:hAnsi="宋体" w:cstheme="minorEastAsia" w:hint="eastAsia"/>
          <w:iCs/>
        </w:rPr>
        <w:t>, 求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f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∂x∂y</m:t>
            </m:r>
          </m:den>
        </m:f>
      </m:oMath>
      <w:r w:rsidRPr="005213BF">
        <w:rPr>
          <w:rFonts w:ascii="宋体" w:eastAsia="宋体" w:hAnsi="宋体" w:cstheme="minorEastAsia" w:hint="eastAsia"/>
          <w:iCs/>
        </w:rPr>
        <w:t xml:space="preserve">. </w:t>
      </w:r>
    </w:p>
    <w:p w14:paraId="478886B1" w14:textId="77777777" w:rsidR="00A85BDF" w:rsidRPr="005213BF" w:rsidRDefault="00A85BDF" w:rsidP="00A85BDF">
      <w:pPr>
        <w:pStyle w:val="a4"/>
        <w:spacing w:line="300" w:lineRule="auto"/>
        <w:ind w:firstLineChars="0" w:firstLine="0"/>
        <w:jc w:val="left"/>
        <w:rPr>
          <w:rFonts w:ascii="宋体" w:eastAsia="宋体" w:hAnsi="宋体" w:cstheme="minorEastAsia"/>
          <w:iCs/>
        </w:rPr>
      </w:pPr>
      <w:r w:rsidRPr="005213BF">
        <w:rPr>
          <w:rFonts w:ascii="宋体" w:eastAsia="宋体" w:hAnsi="宋体" w:cstheme="minorEastAsia" w:hint="eastAsia"/>
          <w:iCs/>
        </w:rPr>
        <w:lastRenderedPageBreak/>
        <w:t xml:space="preserve">解: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∂f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</m:t>
            </m:r>
          </m:den>
        </m:f>
        <m:r>
          <w:rPr>
            <w:rFonts w:ascii="Cambria Math" w:eastAsia="宋体" w:hAnsi="Cambria Math" w:cstheme="minorEastAsia" w:hint="eastAsia"/>
          </w:rPr>
          <m:t>=2xarctan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y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x</m:t>
            </m:r>
          </m:den>
        </m:f>
        <m:r>
          <w:rPr>
            <w:rFonts w:ascii="Cambria Math" w:eastAsia="宋体" w:hAnsi="Cambria Math" w:cstheme="minorEastAsia" w:hint="eastAsia"/>
          </w:rPr>
          <m:t>+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x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2</m:t>
            </m:r>
          </m:sup>
        </m:sSup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1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1+</m:t>
            </m:r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</m:den>
            </m:f>
          </m:den>
        </m:f>
        <m:d>
          <m:d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d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Pr>
              <m:num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微软雅黑" w:eastAsia="微软雅黑" w:hAnsi="微软雅黑" w:cs="微软雅黑" w:hint="eastAsia"/>
          </w:rPr>
          <m:t>-</m:t>
        </m:r>
        <m:sSup>
          <m:sSup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sSupPr>
          <m:e>
            <m:r>
              <w:rPr>
                <w:rFonts w:ascii="Cambria Math" w:eastAsia="宋体" w:hAnsi="Cambria Math" w:cstheme="minorEastAsia" w:hint="eastAsia"/>
              </w:rPr>
              <m:t>y</m:t>
            </m:r>
          </m:e>
          <m:sup>
            <m:r>
              <w:rPr>
                <w:rFonts w:ascii="Cambria Math" w:eastAsia="宋体" w:hAnsi="Cambria Math" w:cstheme="minorEastAsia" w:hint="eastAsia"/>
              </w:rPr>
              <m:t>2</m:t>
            </m:r>
          </m:sup>
        </m:sSup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1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1+</m:t>
            </m:r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eastAsia="宋体" w:hAnsi="Cambria Math" w:cstheme="minorEastAsia" w:hint="eastAsia"/>
          </w:rPr>
          <m:t>·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1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y</m:t>
            </m:r>
          </m:den>
        </m:f>
        <m:r>
          <w:rPr>
            <w:rFonts w:ascii="Cambria Math" w:eastAsia="宋体" w:hAnsi="Cambria Math" w:cstheme="minorEastAsia" w:hint="eastAsia"/>
          </w:rPr>
          <m:t>=2x</m:t>
        </m:r>
        <m:func>
          <m:func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arctan</m:t>
            </m:r>
          </m:fName>
          <m:e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Pr>
              <m:num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num>
              <m:den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den>
            </m:f>
          </m:e>
        </m:func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y</m:t>
            </m:r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+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+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theme="minorEastAsia" w:hint="eastAsia"/>
          </w:rPr>
          <m:t>=2x</m:t>
        </m:r>
        <m:func>
          <m:func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arctan</m:t>
            </m:r>
          </m:fName>
          <m:e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Pr>
              <m:num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num>
              <m:den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den>
            </m:f>
          </m:e>
        </m:func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y</m:t>
            </m:r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+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</w:p>
    <w:p w14:paraId="5BA4067F" w14:textId="77777777" w:rsidR="00A85BDF" w:rsidRPr="005213BF" w:rsidRDefault="00A85BDF" w:rsidP="00A85BDF">
      <w:pPr>
        <w:pStyle w:val="a4"/>
        <w:spacing w:line="300" w:lineRule="auto"/>
        <w:ind w:leftChars="200" w:left="420" w:firstLineChars="0" w:firstLine="0"/>
        <w:jc w:val="left"/>
        <w:rPr>
          <w:rFonts w:ascii="宋体" w:eastAsia="宋体" w:hAnsi="宋体" w:cstheme="minorEastAsia"/>
          <w:iCs/>
        </w:rPr>
      </w:pPr>
      <m:oMath>
        <m:r>
          <w:rPr>
            <w:rFonts w:ascii="Cambria Math" w:eastAsia="宋体" w:hAnsi="Cambria Math" w:cstheme="minorEastAsia" w:hint="eastAsia"/>
          </w:rPr>
          <m:t>=2x</m:t>
        </m:r>
        <m:func>
          <m:func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>arctan</m:t>
            </m:r>
          </m:fName>
          <m:e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Pr>
              <m:num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num>
              <m:den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den>
            </m:f>
          </m:e>
        </m:func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eastAsia="宋体" w:hAnsi="Cambria Math" w:cstheme="minorEastAsia" w:hint="eastAsia"/>
          </w:rPr>
          <m:t>y</m:t>
        </m:r>
      </m:oMath>
      <w:r w:rsidRPr="005213BF">
        <w:rPr>
          <w:rFonts w:ascii="宋体" w:eastAsia="宋体" w:hAnsi="宋体" w:cstheme="minorEastAsia" w:hint="eastAsia"/>
          <w:iCs/>
        </w:rPr>
        <w:t>.</w:t>
      </w:r>
    </w:p>
    <w:p w14:paraId="3E9A19F1" w14:textId="77777777" w:rsidR="00A85BDF" w:rsidRPr="005213BF" w:rsidRDefault="00A85BDF" w:rsidP="00A85BDF">
      <w:pPr>
        <w:pStyle w:val="a4"/>
        <w:spacing w:line="300" w:lineRule="auto"/>
        <w:ind w:leftChars="200" w:left="420" w:firstLineChars="0" w:firstLine="0"/>
        <w:jc w:val="left"/>
        <w:rPr>
          <w:rFonts w:ascii="宋体" w:eastAsia="宋体" w:hAnsi="宋体" w:cstheme="minorEastAsia"/>
          <w:szCs w:val="21"/>
        </w:rPr>
      </w:pPr>
      <m:oMath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f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∂x∂y</m:t>
            </m:r>
          </m:den>
        </m:f>
        <m:r>
          <w:rPr>
            <w:rFonts w:ascii="Cambria Math" w:eastAsia="宋体" w:hAnsi="Cambria Math" w:cstheme="minorEastAsia" w:hint="eastAsia"/>
          </w:rPr>
          <m:t>=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</m:t>
            </m:r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="宋体" w:hAnsi="Cambria Math" w:cstheme="minorEastAsia" w:hint="eastAsia"/>
                      </w:rPr>
                      <m:t>∂f</m:t>
                    </m:r>
                  </m:num>
                  <m:den>
                    <m:r>
                      <w:rPr>
                        <w:rFonts w:ascii="Cambria Math" w:eastAsia="宋体" w:hAnsi="Cambria Math" w:cstheme="minorEastAsia" w:hint="eastAsia"/>
                      </w:rPr>
                      <m:t>∂x</m:t>
                    </m:r>
                  </m:den>
                </m:f>
              </m:e>
            </m:d>
          </m:num>
          <m:den>
            <m:r>
              <w:rPr>
                <w:rFonts w:ascii="Cambria Math" w:eastAsia="宋体" w:hAnsi="Cambria Math" w:cstheme="minorEastAsia" w:hint="eastAsia"/>
              </w:rPr>
              <m:t>∂y</m:t>
            </m:r>
          </m:den>
        </m:f>
        <m:r>
          <w:rPr>
            <w:rFonts w:ascii="Cambria Math" w:eastAsia="宋体" w:hAnsi="Cambria Math" w:cstheme="minorEastAsia" w:hint="eastAsia"/>
          </w:rPr>
          <m:t>=2x</m:t>
        </m:r>
        <m:r>
          <w:rPr>
            <w:rFonts w:ascii="Cambria Math" w:eastAsia="宋体" w:hAnsi="Cambria Math" w:cstheme="minorEastAsia" w:hint="eastAsia"/>
          </w:rPr>
          <m:t>·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1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1+</m:t>
            </m:r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</m:den>
            </m:f>
          </m:den>
        </m:f>
        <m:r>
          <w:rPr>
            <w:rFonts w:ascii="Cambria Math" w:eastAsia="宋体" w:hAnsi="Cambria Math" w:cstheme="minorEastAsia" w:hint="eastAsia"/>
          </w:rPr>
          <m:t>·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1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x</m:t>
            </m:r>
          </m:den>
        </m:f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eastAsia="宋体" w:hAnsi="Cambria Math" w:cstheme="minorEastAsia" w:hint="eastAsia"/>
          </w:rPr>
          <m:t>1=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2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+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eastAsia="宋体" w:hAnsi="Cambria Math" w:cstheme="minorEastAsia" w:hint="eastAsia"/>
          </w:rPr>
          <m:t>1=</m:t>
        </m:r>
        <m:f>
          <m:fPr>
            <m:ctrlPr>
              <w:rPr>
                <w:rFonts w:ascii="Cambria Math" w:eastAsia="宋体" w:hAnsi="Cambria Math" w:cstheme="minorEastAsia" w:hint="eastAsia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+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iCs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  <w:iCs/>
        </w:rPr>
        <w:t>.</w:t>
      </w:r>
    </w:p>
    <w:p w14:paraId="38E20A4B" w14:textId="77777777" w:rsidR="00A85BDF" w:rsidRPr="005213BF" w:rsidRDefault="00A85BDF" w:rsidP="00A85BDF">
      <w:pPr>
        <w:numPr>
          <w:ilvl w:val="0"/>
          <w:numId w:val="6"/>
        </w:numPr>
        <w:spacing w:line="300" w:lineRule="auto"/>
        <w:jc w:val="left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设</w:t>
      </w:r>
      <w:r w:rsidRPr="005213BF">
        <w:rPr>
          <w:rFonts w:ascii="宋体" w:eastAsia="宋体" w:hAnsi="宋体" w:cstheme="minorEastAsia" w:hint="eastAsia"/>
          <w:szCs w:val="21"/>
        </w:rPr>
        <w:object w:dxaOrig="2120" w:dyaOrig="320" w14:anchorId="3CC1982F">
          <v:shape id="_x0000_i1068" type="#_x0000_t75" style="width:106.25pt;height:16.25pt" o:ole="">
            <v:imagedata r:id="rId88" o:title=""/>
          </v:shape>
          <o:OLEObject Type="Embed" ProgID="Equation.KSEE3" ShapeID="_x0000_i1068" DrawAspect="Content" ObjectID="_1654736810" r:id="rId89"/>
        </w:object>
      </w:r>
      <w:r w:rsidRPr="005213BF">
        <w:rPr>
          <w:rFonts w:ascii="宋体" w:eastAsia="宋体" w:hAnsi="宋体" w:cstheme="minorEastAsia" w:hint="eastAsia"/>
          <w:szCs w:val="21"/>
        </w:rPr>
        <w:t>, 求：</w:t>
      </w:r>
      <w:r w:rsidRPr="005213BF">
        <w:rPr>
          <w:rFonts w:ascii="宋体" w:eastAsia="宋体" w:hAnsi="宋体" w:cstheme="minorEastAsia" w:hint="eastAsia"/>
          <w:szCs w:val="21"/>
        </w:rPr>
        <w:object w:dxaOrig="900" w:dyaOrig="360" w14:anchorId="69F81006">
          <v:shape id="_x0000_i1069" type="#_x0000_t75" style="width:45.3pt;height:18pt" o:ole="">
            <v:imagedata r:id="rId90" o:title=""/>
          </v:shape>
          <o:OLEObject Type="Embed" ProgID="Equation.KSEE3" ShapeID="_x0000_i1069" DrawAspect="Content" ObjectID="_1654736811" r:id="rId91"/>
        </w:object>
      </w:r>
      <w:r w:rsidRPr="005213BF">
        <w:rPr>
          <w:rFonts w:ascii="宋体" w:eastAsia="宋体" w:hAnsi="宋体" w:cstheme="minorEastAsia" w:hint="eastAsia"/>
          <w:szCs w:val="21"/>
        </w:rPr>
        <w:t xml:space="preserve">, </w:t>
      </w:r>
      <w:r w:rsidRPr="005213BF">
        <w:rPr>
          <w:rFonts w:ascii="宋体" w:eastAsia="宋体" w:hAnsi="宋体" w:cstheme="minorEastAsia" w:hint="eastAsia"/>
          <w:szCs w:val="21"/>
        </w:rPr>
        <w:object w:dxaOrig="1140" w:dyaOrig="380" w14:anchorId="6C8BA4EC">
          <v:shape id="_x0000_i1070" type="#_x0000_t75" style="width:56.9pt;height:19.15pt" o:ole="">
            <v:imagedata r:id="rId92" o:title=""/>
          </v:shape>
          <o:OLEObject Type="Embed" ProgID="Equation.KSEE3" ShapeID="_x0000_i1070" DrawAspect="Content" ObjectID="_1654736812" r:id="rId93"/>
        </w:object>
      </w:r>
      <w:r w:rsidRPr="005213BF">
        <w:rPr>
          <w:rFonts w:ascii="宋体" w:eastAsia="宋体" w:hAnsi="宋体" w:cstheme="minorEastAsia" w:hint="eastAsia"/>
          <w:szCs w:val="21"/>
        </w:rPr>
        <w:t xml:space="preserve">, </w:t>
      </w:r>
      <w:r w:rsidRPr="005213BF">
        <w:rPr>
          <w:rFonts w:ascii="宋体" w:eastAsia="宋体" w:hAnsi="宋体" w:cstheme="minorEastAsia" w:hint="eastAsia"/>
          <w:szCs w:val="21"/>
        </w:rPr>
        <w:object w:dxaOrig="1140" w:dyaOrig="340" w14:anchorId="4442DD68">
          <v:shape id="_x0000_i1071" type="#_x0000_t75" style="width:56.9pt;height:16.85pt" o:ole="">
            <v:imagedata r:id="rId94" o:title=""/>
          </v:shape>
          <o:OLEObject Type="Embed" ProgID="Equation.KSEE3" ShapeID="_x0000_i1071" DrawAspect="Content" ObjectID="_1654736813" r:id="rId95"/>
        </w:object>
      </w:r>
      <w:r w:rsidRPr="005213BF">
        <w:rPr>
          <w:rFonts w:ascii="宋体" w:eastAsia="宋体" w:hAnsi="宋体" w:cstheme="minorEastAsia" w:hint="eastAsia"/>
          <w:szCs w:val="21"/>
        </w:rPr>
        <w:t>.</w:t>
      </w:r>
    </w:p>
    <w:p w14:paraId="52B1AD9F" w14:textId="77777777" w:rsidR="00A85BDF" w:rsidRPr="005213BF" w:rsidRDefault="00A85BDF" w:rsidP="00A85BDF">
      <w:pPr>
        <w:spacing w:line="300" w:lineRule="auto"/>
        <w:jc w:val="left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解：</w:t>
      </w:r>
      <w:r w:rsidRPr="005213BF">
        <w:rPr>
          <w:rFonts w:ascii="宋体" w:eastAsia="宋体" w:hAnsi="宋体" w:cstheme="minorEastAsia" w:hint="eastAsia"/>
          <w:szCs w:val="21"/>
        </w:rPr>
        <w:object w:dxaOrig="1860" w:dyaOrig="660" w14:anchorId="5434B95E">
          <v:shape id="_x0000_i1072" type="#_x0000_t75" style="width:92.9pt;height:33.1pt" o:ole="">
            <v:imagedata r:id="rId96" o:title=""/>
          </v:shape>
          <o:OLEObject Type="Embed" ProgID="Equation.KSEE3" ShapeID="_x0000_i1072" DrawAspect="Content" ObjectID="_1654736814" r:id="rId97"/>
        </w:object>
      </w:r>
      <w:r w:rsidRPr="005213BF">
        <w:rPr>
          <w:rFonts w:ascii="宋体" w:eastAsia="宋体" w:hAnsi="宋体" w:cstheme="minorEastAsia" w:hint="eastAsia"/>
          <w:szCs w:val="21"/>
        </w:rPr>
        <w:t xml:space="preserve">, </w:t>
      </w:r>
      <w:r w:rsidRPr="005213BF">
        <w:rPr>
          <w:rFonts w:ascii="宋体" w:eastAsia="宋体" w:hAnsi="宋体" w:cstheme="minorEastAsia" w:hint="eastAsia"/>
          <w:szCs w:val="21"/>
        </w:rPr>
        <w:object w:dxaOrig="1939" w:dyaOrig="620" w14:anchorId="05B83C25">
          <v:shape id="_x0000_i1073" type="#_x0000_t75" style="width:96.95pt;height:31.35pt" o:ole="">
            <v:imagedata r:id="rId98" o:title=""/>
          </v:shape>
          <o:OLEObject Type="Embed" ProgID="Equation.KSEE3" ShapeID="_x0000_i1073" DrawAspect="Content" ObjectID="_1654736815" r:id="rId99"/>
        </w:object>
      </w:r>
    </w:p>
    <w:p w14:paraId="055E8674" w14:textId="77777777" w:rsidR="00A85BDF" w:rsidRPr="005213BF" w:rsidRDefault="00A85BDF" w:rsidP="00A85BDF">
      <w:pPr>
        <w:spacing w:line="300" w:lineRule="auto"/>
        <w:jc w:val="left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 xml:space="preserve">    </w:t>
      </w:r>
      <w:r w:rsidRPr="005213BF">
        <w:rPr>
          <w:rFonts w:ascii="宋体" w:eastAsia="宋体" w:hAnsi="宋体" w:cstheme="minorEastAsia" w:hint="eastAsia"/>
          <w:szCs w:val="21"/>
        </w:rPr>
        <w:object w:dxaOrig="1880" w:dyaOrig="660" w14:anchorId="07E807A0">
          <v:shape id="_x0000_i1074" type="#_x0000_t75" style="width:94.05pt;height:33.1pt" o:ole="">
            <v:imagedata r:id="rId100" o:title=""/>
          </v:shape>
          <o:OLEObject Type="Embed" ProgID="Equation.KSEE3" ShapeID="_x0000_i1074" DrawAspect="Content" ObjectID="_1654736816" r:id="rId101"/>
        </w:object>
      </w:r>
      <w:r w:rsidRPr="005213BF">
        <w:rPr>
          <w:rFonts w:ascii="宋体" w:eastAsia="宋体" w:hAnsi="宋体" w:cstheme="minorEastAsia" w:hint="eastAsia"/>
          <w:szCs w:val="21"/>
        </w:rPr>
        <w:t xml:space="preserve">, </w:t>
      </w:r>
      <w:r w:rsidRPr="005213BF">
        <w:rPr>
          <w:rFonts w:ascii="宋体" w:eastAsia="宋体" w:hAnsi="宋体" w:cstheme="minorEastAsia" w:hint="eastAsia"/>
          <w:szCs w:val="21"/>
        </w:rPr>
        <w:object w:dxaOrig="2040" w:dyaOrig="620" w14:anchorId="6B7930BB">
          <v:shape id="_x0000_i1075" type="#_x0000_t75" style="width:102.2pt;height:31.35pt" o:ole="">
            <v:imagedata r:id="rId102" o:title=""/>
          </v:shape>
          <o:OLEObject Type="Embed" ProgID="Equation.KSEE3" ShapeID="_x0000_i1075" DrawAspect="Content" ObjectID="_1654736817" r:id="rId103"/>
        </w:object>
      </w:r>
    </w:p>
    <w:p w14:paraId="1658D3E1" w14:textId="77777777" w:rsidR="00A85BDF" w:rsidRPr="005213BF" w:rsidRDefault="00A85BDF" w:rsidP="00A85BDF">
      <w:pPr>
        <w:spacing w:line="300" w:lineRule="auto"/>
        <w:jc w:val="left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 xml:space="preserve">    </w:t>
      </w:r>
      <w:r w:rsidRPr="005213BF">
        <w:rPr>
          <w:rFonts w:ascii="宋体" w:eastAsia="宋体" w:hAnsi="宋体" w:cstheme="minorEastAsia" w:hint="eastAsia"/>
          <w:szCs w:val="21"/>
        </w:rPr>
        <w:object w:dxaOrig="1860" w:dyaOrig="660" w14:anchorId="234F6B33">
          <v:shape id="_x0000_i1076" type="#_x0000_t75" style="width:92.9pt;height:33.1pt" o:ole="">
            <v:imagedata r:id="rId104" o:title=""/>
          </v:shape>
          <o:OLEObject Type="Embed" ProgID="Equation.KSEE3" ShapeID="_x0000_i1076" DrawAspect="Content" ObjectID="_1654736818" r:id="rId105"/>
        </w:object>
      </w:r>
      <w:r w:rsidRPr="005213BF">
        <w:rPr>
          <w:rFonts w:ascii="宋体" w:eastAsia="宋体" w:hAnsi="宋体" w:cstheme="minorEastAsia" w:hint="eastAsia"/>
          <w:szCs w:val="21"/>
        </w:rPr>
        <w:t xml:space="preserve">, </w:t>
      </w:r>
      <w:r w:rsidRPr="005213BF">
        <w:rPr>
          <w:rFonts w:ascii="宋体" w:eastAsia="宋体" w:hAnsi="宋体" w:cstheme="minorEastAsia" w:hint="eastAsia"/>
          <w:szCs w:val="21"/>
        </w:rPr>
        <w:object w:dxaOrig="1300" w:dyaOrig="620" w14:anchorId="38D04158">
          <v:shape id="_x0000_i1077" type="#_x0000_t75" style="width:65.05pt;height:31.35pt" o:ole="">
            <v:imagedata r:id="rId106" o:title=""/>
          </v:shape>
          <o:OLEObject Type="Embed" ProgID="Equation.KSEE3" ShapeID="_x0000_i1077" DrawAspect="Content" ObjectID="_1654736819" r:id="rId107"/>
        </w:object>
      </w:r>
    </w:p>
    <w:p w14:paraId="68C51A01" w14:textId="77777777" w:rsidR="00A85BDF" w:rsidRPr="005213BF" w:rsidRDefault="00A85BDF" w:rsidP="00A85BDF">
      <w:pPr>
        <w:numPr>
          <w:ilvl w:val="0"/>
          <w:numId w:val="6"/>
        </w:numPr>
        <w:spacing w:line="300" w:lineRule="auto"/>
        <w:jc w:val="left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已知</w:t>
      </w:r>
      <w:r w:rsidRPr="005213BF">
        <w:rPr>
          <w:rFonts w:ascii="宋体" w:eastAsia="宋体" w:hAnsi="宋体" w:cstheme="minorEastAsia" w:hint="eastAsia"/>
          <w:szCs w:val="21"/>
        </w:rPr>
        <w:object w:dxaOrig="2880" w:dyaOrig="1120" w14:anchorId="2867A131">
          <v:shape id="_x0000_i1078" type="#_x0000_t75" style="width:2in;height:55.75pt" o:ole="">
            <v:imagedata r:id="rId108" o:title=""/>
          </v:shape>
          <o:OLEObject Type="Embed" ProgID="Equation.KSEE3" ShapeID="_x0000_i1078" DrawAspect="Content" ObjectID="_1654736820" r:id="rId109"/>
        </w:object>
      </w:r>
      <w:r w:rsidRPr="005213BF">
        <w:rPr>
          <w:rFonts w:ascii="宋体" w:eastAsia="宋体" w:hAnsi="宋体" w:cstheme="minorEastAsia" w:hint="eastAsia"/>
          <w:szCs w:val="21"/>
        </w:rPr>
        <w:t>, 求</w:t>
      </w:r>
      <w:r w:rsidRPr="005213BF">
        <w:rPr>
          <w:rFonts w:ascii="宋体" w:eastAsia="宋体" w:hAnsi="宋体" w:cstheme="minorEastAsia" w:hint="eastAsia"/>
          <w:szCs w:val="21"/>
        </w:rPr>
        <w:object w:dxaOrig="720" w:dyaOrig="360" w14:anchorId="2A9F8E92">
          <v:shape id="_x0000_i1079" type="#_x0000_t75" style="width:36pt;height:18pt" o:ole="">
            <v:imagedata r:id="rId110" o:title=""/>
          </v:shape>
          <o:OLEObject Type="Embed" ProgID="Equation.KSEE3" ShapeID="_x0000_i1079" DrawAspect="Content" ObjectID="_1654736821" r:id="rId111"/>
        </w:object>
      </w:r>
      <w:r w:rsidRPr="005213BF">
        <w:rPr>
          <w:rFonts w:ascii="宋体" w:eastAsia="宋体" w:hAnsi="宋体" w:cstheme="minorEastAsia" w:hint="eastAsia"/>
          <w:szCs w:val="21"/>
        </w:rPr>
        <w:t xml:space="preserve">， </w:t>
      </w:r>
      <w:r w:rsidRPr="005213BF">
        <w:rPr>
          <w:rFonts w:ascii="宋体" w:eastAsia="宋体" w:hAnsi="宋体" w:cstheme="minorEastAsia" w:hint="eastAsia"/>
          <w:szCs w:val="21"/>
        </w:rPr>
        <w:object w:dxaOrig="720" w:dyaOrig="380" w14:anchorId="462D529A">
          <v:shape id="_x0000_i1080" type="#_x0000_t75" style="width:36pt;height:19.15pt" o:ole="">
            <v:imagedata r:id="rId112" o:title=""/>
          </v:shape>
          <o:OLEObject Type="Embed" ProgID="Equation.KSEE3" ShapeID="_x0000_i1080" DrawAspect="Content" ObjectID="_1654736822" r:id="rId113"/>
        </w:object>
      </w:r>
      <w:r w:rsidRPr="005213BF">
        <w:rPr>
          <w:rFonts w:ascii="宋体" w:eastAsia="宋体" w:hAnsi="宋体" w:cstheme="minorEastAsia" w:hint="eastAsia"/>
          <w:szCs w:val="21"/>
        </w:rPr>
        <w:t>.</w:t>
      </w:r>
    </w:p>
    <w:p w14:paraId="6C838C33" w14:textId="77777777" w:rsidR="00A85BDF" w:rsidRPr="005213BF" w:rsidRDefault="00A85BDF" w:rsidP="00A85BDF">
      <w:pPr>
        <w:spacing w:line="300" w:lineRule="auto"/>
        <w:jc w:val="left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解:</w:t>
      </w:r>
      <w:r w:rsidRPr="005213BF">
        <w:rPr>
          <w:rFonts w:ascii="宋体" w:eastAsia="宋体" w:hAnsi="宋体" w:cstheme="minorEastAsia" w:hint="eastAsia"/>
          <w:szCs w:val="21"/>
        </w:rPr>
        <w:object w:dxaOrig="5720" w:dyaOrig="960" w14:anchorId="53C6B66F">
          <v:shape id="_x0000_i1081" type="#_x0000_t75" style="width:286.25pt;height:48.2pt" o:ole="">
            <v:imagedata r:id="rId114" o:title=""/>
          </v:shape>
          <o:OLEObject Type="Embed" ProgID="Equation.KSEE3" ShapeID="_x0000_i1081" DrawAspect="Content" ObjectID="_1654736823" r:id="rId115"/>
        </w:object>
      </w:r>
    </w:p>
    <w:p w14:paraId="0DA679B1" w14:textId="77777777" w:rsidR="00A85BDF" w:rsidRPr="005213BF" w:rsidRDefault="00A85BDF" w:rsidP="00A85BDF">
      <w:pPr>
        <w:spacing w:line="300" w:lineRule="auto"/>
        <w:jc w:val="left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 xml:space="preserve">   </w:t>
      </w:r>
      <w:r w:rsidRPr="005213BF">
        <w:rPr>
          <w:rFonts w:ascii="宋体" w:eastAsia="宋体" w:hAnsi="宋体" w:cstheme="minorEastAsia" w:hint="eastAsia"/>
          <w:szCs w:val="21"/>
        </w:rPr>
        <w:object w:dxaOrig="4380" w:dyaOrig="660" w14:anchorId="0951AE06">
          <v:shape id="_x0000_i1082" type="#_x0000_t75" style="width:218.9pt;height:33.1pt" o:ole="">
            <v:imagedata r:id="rId116" o:title=""/>
          </v:shape>
          <o:OLEObject Type="Embed" ProgID="Equation.KSEE3" ShapeID="_x0000_i1082" DrawAspect="Content" ObjectID="_1654736824" r:id="rId117"/>
        </w:object>
      </w:r>
    </w:p>
    <w:p w14:paraId="469723D6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iCs/>
        </w:rPr>
      </w:pPr>
      <w:r w:rsidRPr="005213BF">
        <w:rPr>
          <w:rFonts w:ascii="宋体" w:eastAsia="宋体" w:hAnsi="宋体" w:cstheme="minorEastAsia" w:hint="eastAsia"/>
        </w:rPr>
        <w:t>5.设</w:t>
      </w:r>
      <m:oMath>
        <m:r>
          <w:rPr>
            <w:rFonts w:ascii="Cambria Math" w:eastAsia="宋体" w:hAnsi="Cambria Math" w:cstheme="minorEastAsia" w:hint="eastAsia"/>
            <w:szCs w:val="21"/>
          </w:rPr>
          <m:t>u</m:t>
        </m:r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rad>
          <m:radPr>
            <m:degHide m:val="1"/>
            <m:ctrlPr>
              <w:rPr>
                <w:rFonts w:ascii="Cambria Math" w:eastAsia="宋体" w:hAnsi="Cambria Math" w:cstheme="minorEastAsia" w:hint="eastAsia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+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+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z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e>
        </m:rad>
      </m:oMath>
      <w:r w:rsidRPr="005213BF">
        <w:rPr>
          <w:rFonts w:ascii="宋体" w:eastAsia="宋体" w:hAnsi="宋体" w:cstheme="minorEastAsia" w:hint="eastAsia"/>
        </w:rPr>
        <w:t xml:space="preserve">, 证明: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+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+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z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2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u</m:t>
            </m:r>
          </m:den>
        </m:f>
      </m:oMath>
      <w:r w:rsidRPr="005213BF">
        <w:rPr>
          <w:rFonts w:ascii="宋体" w:eastAsia="宋体" w:hAnsi="宋体" w:cstheme="minorEastAsia" w:hint="eastAsia"/>
        </w:rPr>
        <w:t>.</w:t>
      </w:r>
    </w:p>
    <w:p w14:paraId="2F46ACD9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</w:rPr>
      </w:pPr>
      <w:r w:rsidRPr="005213BF">
        <w:rPr>
          <w:rFonts w:ascii="宋体" w:eastAsia="宋体" w:hAnsi="宋体" w:cstheme="minorEastAsia" w:hint="eastAsia"/>
        </w:rPr>
        <w:t>解: 因为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</m:t>
            </m:r>
          </m:den>
        </m:f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="宋体" w:hAnsi="Cambria Math" w:cstheme="minorEastAsia" w:hint="eastAsia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</w:rPr>
                      <m:t>z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</w:rPr>
                      <m:t>2</m:t>
                    </m:r>
                  </m:sup>
                </m:sSup>
              </m:e>
            </m:rad>
          </m:den>
        </m:f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x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u</m:t>
            </m:r>
          </m:den>
        </m:f>
      </m:oMath>
      <w:r w:rsidRPr="005213BF">
        <w:rPr>
          <w:rFonts w:ascii="宋体" w:eastAsia="宋体" w:hAnsi="宋体" w:cstheme="minorEastAsia" w:hint="eastAsia"/>
        </w:rPr>
        <w:t xml:space="preserve">,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∂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∂x</m:t>
            </m:r>
          </m:den>
        </m:f>
      </m:oMath>
      <w:r w:rsidRPr="005213BF">
        <w:rPr>
          <w:rFonts w:ascii="宋体" w:eastAsia="宋体" w:hAnsi="宋体" w:cstheme="minorEastAsia" w:hint="eastAsia"/>
        </w:rPr>
        <w:t>(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x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u</m:t>
            </m:r>
          </m:den>
        </m:f>
      </m:oMath>
      <w:r w:rsidRPr="005213BF">
        <w:rPr>
          <w:rFonts w:ascii="宋体" w:eastAsia="宋体" w:hAnsi="宋体" w:cstheme="minorEastAsia" w:hint="eastAsia"/>
        </w:rPr>
        <w:t xml:space="preserve">)=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1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u</m:t>
            </m:r>
          </m:den>
        </m:f>
      </m:oMath>
      <w:r w:rsidRPr="005213BF">
        <w:rPr>
          <w:rFonts w:ascii="宋体" w:eastAsia="宋体" w:hAnsi="宋体" w:cstheme="minorEastAsia" w:hint="eastAsia"/>
        </w:rPr>
        <w:t xml:space="preserve"> -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x</m:t>
            </m:r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>·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x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u</m:t>
            </m:r>
          </m:den>
        </m:f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3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, </w:t>
      </w:r>
    </w:p>
    <w:p w14:paraId="4561CE15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</w:rPr>
      </w:pPr>
      <w:r w:rsidRPr="005213BF">
        <w:rPr>
          <w:rFonts w:ascii="宋体" w:eastAsia="宋体" w:hAnsi="宋体" w:cstheme="minorEastAsia" w:hint="eastAsia"/>
        </w:rPr>
        <w:t xml:space="preserve">由函数关于自变量的对称性, 得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3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,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z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z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3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, </w:t>
      </w:r>
    </w:p>
    <w:p w14:paraId="542BDFE2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</w:rPr>
      </w:pPr>
      <w:r w:rsidRPr="005213BF">
        <w:rPr>
          <w:rFonts w:ascii="宋体" w:eastAsia="宋体" w:hAnsi="宋体" w:cstheme="minorEastAsia" w:hint="eastAsia"/>
        </w:rPr>
        <w:t xml:space="preserve">所以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+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+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∂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</w:rPr>
              <m:t>u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∂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z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3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+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3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+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</w:rPr>
              <m:t>-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z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</w:rPr>
                  <m:t>u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</w:rPr>
                  <m:t>3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</w:rPr>
        <w:t xml:space="preserve"> = 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</w:rPr>
            </m:ctrlPr>
          </m:fPr>
          <m:num>
            <m:r>
              <w:rPr>
                <w:rFonts w:ascii="Cambria Math" w:eastAsia="宋体" w:hAnsi="Cambria Math" w:cstheme="minorEastAsia" w:hint="eastAsia"/>
              </w:rPr>
              <m:t>2</m:t>
            </m:r>
          </m:num>
          <m:den>
            <m:r>
              <w:rPr>
                <w:rFonts w:ascii="Cambria Math" w:eastAsia="宋体" w:hAnsi="Cambria Math" w:cstheme="minorEastAsia" w:hint="eastAsia"/>
              </w:rPr>
              <m:t>u</m:t>
            </m:r>
          </m:den>
        </m:f>
      </m:oMath>
      <w:r w:rsidRPr="005213BF">
        <w:rPr>
          <w:rFonts w:ascii="宋体" w:eastAsia="宋体" w:hAnsi="宋体" w:cstheme="minorEastAsia" w:hint="eastAsia"/>
        </w:rPr>
        <w:t>.</w:t>
      </w:r>
    </w:p>
    <w:p w14:paraId="3238BC4A" w14:textId="77777777" w:rsidR="00A85BDF" w:rsidRPr="005213BF" w:rsidRDefault="00A85BDF" w:rsidP="00A85BDF">
      <w:pPr>
        <w:spacing w:line="300" w:lineRule="auto"/>
        <w:jc w:val="left"/>
        <w:rPr>
          <w:rFonts w:ascii="宋体" w:eastAsia="宋体" w:hAnsi="宋体"/>
        </w:rPr>
      </w:pPr>
      <w:r w:rsidRPr="005213BF">
        <w:rPr>
          <w:rFonts w:ascii="宋体" w:eastAsia="宋体" w:hAnsi="宋体" w:hint="eastAsia"/>
        </w:rPr>
        <w:t>6</w:t>
      </w:r>
      <w:r w:rsidRPr="005213BF">
        <w:rPr>
          <w:rFonts w:ascii="宋体" w:eastAsia="宋体" w:hAnsi="宋体"/>
        </w:rPr>
        <w:t>.</w:t>
      </w:r>
      <w:r w:rsidRPr="005213BF">
        <w:rPr>
          <w:rFonts w:ascii="宋体" w:eastAsia="宋体" w:hAnsi="宋体" w:hint="eastAsia"/>
        </w:rPr>
        <w:t>已知</w:t>
      </w:r>
    </w:p>
    <w:p w14:paraId="459C3EE5" w14:textId="77777777" w:rsidR="00A85BDF" w:rsidRPr="005213BF" w:rsidRDefault="00A85BDF" w:rsidP="00A85BDF">
      <w:pPr>
        <w:spacing w:line="300" w:lineRule="auto"/>
        <w:ind w:left="420" w:firstLine="420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hint="eastAsia"/>
                <w:szCs w:val="21"/>
              </w:rPr>
              <m:t>x,y</m:t>
            </m:r>
          </m:e>
        </m:d>
      </m:oMath>
      <w:r w:rsidRPr="005213BF">
        <w:rPr>
          <w:rFonts w:ascii="宋体" w:eastAsia="宋体" w:hAnsi="宋体" w:hint="eastAsia"/>
          <w:szCs w:val="21"/>
        </w:rPr>
        <w:t xml:space="preserve"> =</w:t>
      </w:r>
      <w:r w:rsidRPr="005213BF">
        <w:rPr>
          <w:rFonts w:ascii="宋体" w:eastAsia="宋体" w:hAnsi="宋体"/>
          <w:szCs w:val="21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/>
                        <w:szCs w:val="21"/>
                      </w:rPr>
                      <m:t xml:space="preserve">    </m:t>
                    </m:r>
                    <m:r>
                      <w:rPr>
                        <w:rFonts w:ascii="Cambria Math" w:eastAsia="宋体" w:hAnsi="Cambria Math" w:hint="eastAsia"/>
                        <w:szCs w:val="21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func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 xml:space="preserve">  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≠0</m:t>
                </m:r>
              </m:e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 xml:space="preserve">                        0,  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=0</m:t>
                </m:r>
              </m:e>
            </m:eqArr>
          </m:e>
        </m:d>
      </m:oMath>
    </w:p>
    <w:p w14:paraId="1625B322" w14:textId="77777777" w:rsidR="00A85BDF" w:rsidRPr="005213BF" w:rsidRDefault="00A85BDF" w:rsidP="00A85BDF">
      <w:pPr>
        <w:spacing w:line="300" w:lineRule="auto"/>
        <w:jc w:val="left"/>
        <w:rPr>
          <w:rFonts w:ascii="宋体" w:eastAsia="宋体" w:hAnsi="宋体"/>
          <w:szCs w:val="21"/>
        </w:rPr>
      </w:pPr>
      <w:r w:rsidRPr="005213BF">
        <w:rPr>
          <w:rFonts w:ascii="宋体" w:eastAsia="宋体" w:hAnsi="宋体" w:hint="eastAsia"/>
        </w:rPr>
        <w:t>考察</w:t>
      </w:r>
      <m:oMath>
        <m:r>
          <w:rPr>
            <w:rFonts w:ascii="Cambria Math" w:eastAsia="宋体" w:hAnsi="Cambria Math" w:hint="eastAsia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hint="eastAsia"/>
                <w:szCs w:val="21"/>
              </w:rPr>
              <m:t>x,y</m:t>
            </m:r>
          </m:e>
        </m:d>
      </m:oMath>
      <w:r w:rsidRPr="005213BF">
        <w:rPr>
          <w:rFonts w:ascii="宋体" w:eastAsia="宋体" w:hAnsi="宋体" w:hint="eastAsia"/>
          <w:szCs w:val="21"/>
        </w:rPr>
        <w:t>在</w:t>
      </w: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0,0</m:t>
            </m:r>
          </m:e>
        </m:d>
      </m:oMath>
      <w:r w:rsidRPr="005213BF">
        <w:rPr>
          <w:rFonts w:ascii="宋体" w:eastAsia="宋体" w:hAnsi="宋体" w:hint="eastAsia"/>
          <w:szCs w:val="21"/>
        </w:rPr>
        <w:t>的偏导数.</w:t>
      </w:r>
    </w:p>
    <w:p w14:paraId="3F55CDF5" w14:textId="77777777" w:rsidR="00A85BDF" w:rsidRPr="005213BF" w:rsidRDefault="00A85BDF" w:rsidP="00A85BDF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hint="eastAsia"/>
                <w:szCs w:val="21"/>
              </w:rPr>
              <m:t>0,0</m:t>
            </m:r>
          </m:e>
        </m:d>
      </m:oMath>
      <w:r w:rsidRPr="005213BF">
        <w:rPr>
          <w:rFonts w:ascii="宋体" w:eastAsia="宋体" w:hAnsi="宋体" w:hint="eastAsia"/>
          <w:szCs w:val="21"/>
        </w:rPr>
        <w:t xml:space="preserve"> =</w:t>
      </w:r>
      <w:r w:rsidRPr="005213BF">
        <w:rPr>
          <w:rFonts w:ascii="宋体" w:eastAsia="宋体" w:hAnsi="宋体"/>
          <w:szCs w:val="21"/>
        </w:rPr>
        <w:t xml:space="preserve"> 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∆</m:t>
                </m:r>
                <m:r>
                  <w:rPr>
                    <w:rFonts w:ascii="Cambria Math" w:eastAsia="宋体" w:hAnsi="Cambria Math" w:hint="eastAsia"/>
                    <w:szCs w:val="21"/>
                  </w:rPr>
                  <m:t>x</m:t>
                </m:r>
                <m:r>
                  <w:rPr>
                    <w:rFonts w:ascii="Cambria Math" w:eastAsia="宋体" w:hAnsi="Cambria Math"/>
                    <w:szCs w:val="21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hint="eastAsia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∆x,0</m:t>
                    </m:r>
                  </m:e>
                </m:d>
                <m:r>
                  <w:rPr>
                    <w:rFonts w:ascii="Cambria Math" w:eastAsia="宋体" w:hAnsi="Cambria Math"/>
                    <w:szCs w:val="21"/>
                  </w:rPr>
                  <m:t>-f(0,0)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∆x</m:t>
                </m:r>
              </m:den>
            </m:f>
          </m:e>
        </m:func>
      </m:oMath>
      <w:r w:rsidRPr="005213BF">
        <w:rPr>
          <w:rFonts w:ascii="宋体" w:eastAsia="宋体" w:hAnsi="宋体" w:hint="eastAsia"/>
          <w:szCs w:val="21"/>
        </w:rPr>
        <w:t xml:space="preserve"> </w:t>
      </w:r>
      <w:r w:rsidRPr="005213BF">
        <w:rPr>
          <w:rFonts w:ascii="宋体" w:eastAsia="宋体" w:hAnsi="宋体"/>
          <w:szCs w:val="21"/>
        </w:rPr>
        <w:t xml:space="preserve">= 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∆x→0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∆x</m:t>
                </m:r>
              </m:den>
            </m:f>
          </m:e>
        </m:func>
      </m:oMath>
      <w:r w:rsidRPr="005213BF">
        <w:rPr>
          <w:rFonts w:ascii="宋体" w:eastAsia="宋体" w:hAnsi="宋体" w:hint="eastAsia"/>
          <w:szCs w:val="21"/>
        </w:rPr>
        <w:t xml:space="preserve"> </w:t>
      </w:r>
      <w:r w:rsidRPr="005213BF">
        <w:rPr>
          <w:rFonts w:ascii="宋体" w:eastAsia="宋体" w:hAnsi="宋体"/>
          <w:szCs w:val="21"/>
        </w:rPr>
        <w:t>= 0,</w:t>
      </w:r>
    </w:p>
    <w:p w14:paraId="59CB0918" w14:textId="77777777" w:rsidR="00A85BDF" w:rsidRPr="005213BF" w:rsidRDefault="00A85BDF" w:rsidP="00A85BDF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hint="eastAsia"/>
                <w:szCs w:val="21"/>
              </w:rPr>
              <m:t>0,0</m:t>
            </m:r>
          </m:e>
        </m:d>
      </m:oMath>
      <w:r w:rsidRPr="005213BF">
        <w:rPr>
          <w:rFonts w:ascii="宋体" w:eastAsia="宋体" w:hAnsi="宋体" w:hint="eastAsia"/>
          <w:szCs w:val="21"/>
        </w:rPr>
        <w:t xml:space="preserve"> =</w:t>
      </w:r>
      <w:r w:rsidRPr="005213BF">
        <w:rPr>
          <w:rFonts w:ascii="宋体" w:eastAsia="宋体" w:hAnsi="宋体"/>
          <w:color w:val="0000FF"/>
          <w:szCs w:val="21"/>
        </w:rPr>
        <w:t xml:space="preserve"> </w:t>
      </w:r>
      <w:r w:rsidRPr="005213BF">
        <w:rPr>
          <w:rFonts w:ascii="宋体" w:eastAsia="宋体" w:hAnsi="宋体"/>
          <w:szCs w:val="21"/>
        </w:rPr>
        <w:t xml:space="preserve"> </w:t>
      </w:r>
      <w:r w:rsidRPr="005213BF">
        <w:rPr>
          <w:rFonts w:ascii="宋体" w:eastAsia="宋体" w:hAnsi="宋体" w:hint="eastAsia"/>
          <w:position w:val="-30"/>
          <w:szCs w:val="21"/>
        </w:rPr>
        <w:object w:dxaOrig="1491" w:dyaOrig="430" w14:anchorId="1D8DCCA9">
          <v:shape id="_x0000_i1083" type="#_x0000_t75" style="width:74.3pt;height:21.5pt" o:ole="">
            <v:imagedata r:id="rId118" o:title=""/>
          </v:shape>
          <o:OLEObject Type="Embed" ProgID="Equation.KSEE3" ShapeID="_x0000_i1083" DrawAspect="Content" ObjectID="_1654736825" r:id="rId119"/>
        </w:object>
      </w:r>
      <w:r w:rsidRPr="005213BF">
        <w:rPr>
          <w:rFonts w:ascii="宋体" w:eastAsia="宋体" w:hAnsi="宋体"/>
          <w:szCs w:val="21"/>
        </w:rPr>
        <w:t xml:space="preserve">= </w:t>
      </w:r>
      <m:oMath>
        <m:limLow>
          <m:limLowPr>
            <m:ctrlPr>
              <w:rPr>
                <w:rFonts w:ascii="Cambria Math" w:eastAsia="宋体" w:hAnsi="Cambria Math"/>
                <w:i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w:rPr>
                <w:rFonts w:ascii="Cambria Math" w:eastAsia="宋体" w:hAnsi="Cambria Math"/>
                <w:szCs w:val="21"/>
              </w:rPr>
              <m:t>∆y→0</m:t>
            </m:r>
          </m:lim>
        </m:limLow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∆y</m:t>
                </m:r>
              </m:e>
            </m:d>
            <m:r>
              <w:rPr>
                <w:rFonts w:ascii="Cambria Math" w:eastAsia="宋体" w:hAnsi="Cambria Math" w:hint="eastAsia"/>
                <w:szCs w:val="21"/>
              </w:rPr>
              <m:t>·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sin</m:t>
                </m:r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(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∆y</m:t>
                    </m:r>
                  </m:den>
                </m:f>
                <m:r>
                  <w:rPr>
                    <w:rFonts w:ascii="Cambria Math" w:eastAsia="宋体" w:hAnsi="Cambria Math"/>
                    <w:szCs w:val="21"/>
                  </w:rPr>
                  <m:t>)</m:t>
                </m:r>
              </m:e>
            </m:func>
          </m:num>
          <m:den>
            <m:r>
              <w:rPr>
                <w:rFonts w:ascii="Cambria Math" w:eastAsia="宋体" w:hAnsi="Cambria Math"/>
                <w:szCs w:val="21"/>
              </w:rPr>
              <m:t>∆y</m:t>
            </m:r>
          </m:den>
        </m:f>
      </m:oMath>
      <w:r w:rsidRPr="005213BF">
        <w:rPr>
          <w:rFonts w:ascii="宋体" w:eastAsia="宋体" w:hAnsi="宋体" w:hint="eastAsia"/>
          <w:szCs w:val="21"/>
        </w:rPr>
        <w:t xml:space="preserve"> </w:t>
      </w:r>
      <w:r w:rsidRPr="005213BF">
        <w:rPr>
          <w:rFonts w:ascii="宋体" w:eastAsia="宋体" w:hAnsi="宋体"/>
          <w:szCs w:val="21"/>
        </w:rPr>
        <w:t xml:space="preserve">= </w:t>
      </w:r>
      <m:oMath>
        <m:limLow>
          <m:limLowPr>
            <m:ctrlPr>
              <w:rPr>
                <w:rFonts w:ascii="Cambria Math" w:eastAsia="宋体" w:hAnsi="Cambria Math"/>
                <w:i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w:rPr>
                <w:rFonts w:ascii="Cambria Math" w:eastAsia="宋体" w:hAnsi="Cambria Math"/>
                <w:szCs w:val="21"/>
              </w:rPr>
              <m:t>∆y→0</m:t>
            </m:r>
          </m:lim>
        </m:limLow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/>
                <w:szCs w:val="21"/>
              </w:rPr>
              <m:t>(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∆y</m:t>
                </m:r>
              </m:den>
            </m:f>
          </m:e>
        </m:func>
        <m:r>
          <w:rPr>
            <w:rFonts w:ascii="Cambria Math" w:eastAsia="宋体" w:hAnsi="Cambria Math"/>
            <w:szCs w:val="21"/>
          </w:rPr>
          <m:t>)</m:t>
        </m:r>
      </m:oMath>
      <w:r w:rsidRPr="005213BF">
        <w:rPr>
          <w:rFonts w:ascii="宋体" w:eastAsia="宋体" w:hAnsi="宋体"/>
          <w:szCs w:val="21"/>
        </w:rPr>
        <w:t xml:space="preserve">, </w:t>
      </w:r>
      <w:r w:rsidRPr="005213BF">
        <w:rPr>
          <w:rFonts w:ascii="宋体" w:eastAsia="宋体" w:hAnsi="宋体" w:hint="eastAsia"/>
          <w:szCs w:val="21"/>
        </w:rPr>
        <w:t>极限不存在.</w:t>
      </w:r>
    </w:p>
    <w:p w14:paraId="5D28B66F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7.已知</w:t>
      </w:r>
    </w:p>
    <w:p w14:paraId="7DEB9C8F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ab/>
      </w:r>
      <w:r w:rsidRPr="005213BF">
        <w:rPr>
          <w:rFonts w:ascii="宋体" w:eastAsia="宋体" w:hAnsi="宋体" w:cstheme="minorEastAsia" w:hint="eastAsia"/>
          <w:szCs w:val="21"/>
        </w:rPr>
        <w:tab/>
      </w:r>
      <m:oMath>
        <m:r>
          <w:rPr>
            <w:rFonts w:ascii="Cambria Math" w:eastAsia="宋体" w:hAnsi="Cambria Math" w:cstheme="minorEastAsia" w:hint="eastAsia"/>
            <w:szCs w:val="21"/>
          </w:rPr>
          <m:t>f</m:t>
        </m:r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x</m:t>
            </m:r>
          </m:e>
        </m:d>
        <m:r>
          <w:rPr>
            <w:rFonts w:ascii="Cambria Math" w:eastAsia="宋体" w:hAnsi="Cambria Math" w:cstheme="minorEastAsia" w:hint="eastAsia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 w:cstheme="minorEastAsia" w:hint="eastAsia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 w:cstheme="minorEastAsia" w:hint="eastAsia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 xml:space="preserve"> +</m:t>
                    </m:r>
                    <m:sSup>
                      <m:sSupPr>
                        <m:ctrlPr>
                          <w:rPr>
                            <w:rFonts w:ascii="Cambria Math" w:eastAsia="宋体" w:hAnsi="Cambria Math" w:cstheme="minorEastAsia" w:hint="eastAsia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,  &amp;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≠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e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 xml:space="preserve">       0  ,    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=0</m:t>
                </m:r>
              </m:e>
            </m:eqArr>
          </m:e>
        </m:d>
      </m:oMath>
    </w:p>
    <w:p w14:paraId="52E20ACA" w14:textId="77777777" w:rsidR="00A85BDF" w:rsidRPr="005213BF" w:rsidRDefault="00A85BDF" w:rsidP="00A85BDF">
      <w:pPr>
        <w:pStyle w:val="a4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f(</w:t>
      </w:r>
      <w:proofErr w:type="spellStart"/>
      <w:r w:rsidRPr="005213BF">
        <w:rPr>
          <w:rFonts w:ascii="宋体" w:eastAsia="宋体" w:hAnsi="宋体" w:cstheme="minorEastAsia" w:hint="eastAsia"/>
          <w:szCs w:val="21"/>
        </w:rPr>
        <w:t>x,y</w:t>
      </w:r>
      <w:proofErr w:type="spellEnd"/>
      <w:r w:rsidRPr="005213BF">
        <w:rPr>
          <w:rFonts w:ascii="宋体" w:eastAsia="宋体" w:hAnsi="宋体" w:cstheme="minorEastAsia" w:hint="eastAsia"/>
          <w:szCs w:val="21"/>
        </w:rPr>
        <w:t>)在（0,0）是否连续？</w:t>
      </w:r>
    </w:p>
    <w:p w14:paraId="44C4D680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解：</w:t>
      </w:r>
      <m:oMath>
        <m:func>
          <m:func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theme="minorEastAsia" w:hint="eastAsia"/>
                    <w:szCs w:val="21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eqArr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→</m:t>
                    </m:r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→</m:t>
                    </m:r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0</m:t>
                    </m:r>
                  </m:e>
                </m:eqArr>
              </m:lim>
            </m:limLow>
          </m:fName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x,y</m:t>
                </m:r>
              </m:e>
            </m:d>
            <m:r>
              <w:rPr>
                <w:rFonts w:ascii="Cambria Math" w:eastAsia="宋体" w:hAnsi="Cambria Math" w:cstheme="minorEastAsia" w:hint="eastAsia"/>
                <w:szCs w:val="21"/>
              </w:rPr>
              <m:t xml:space="preserve">= </m:t>
            </m:r>
          </m:e>
        </m:func>
        <m:limLow>
          <m:limLow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 w:cstheme="minorEastAsia" w:hint="eastAsia"/>
                <w:szCs w:val="21"/>
              </w:rPr>
              <m:t>lim</m:t>
            </m:r>
          </m:e>
          <m:lim>
            <m:eqArr>
              <m:eqArr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eqArr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→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e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y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→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e>
            </m:eqArr>
          </m:lim>
        </m:limLow>
        <m:f>
          <m:f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  <w:szCs w:val="21"/>
              </w:rPr>
              <m:t>y</m:t>
            </m:r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  <w:szCs w:val="21"/>
              </w:rPr>
              <m:t xml:space="preserve"> +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2</m:t>
                </m:r>
              </m:sup>
            </m:sSup>
          </m:den>
        </m:f>
        <m:box>
          <m:boxPr>
            <m:opEmu m:val="1"/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groupChr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取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 xml:space="preserve"> r</m:t>
                </m:r>
                <m:func>
                  <m:func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θ</m:t>
                    </m:r>
                  </m:e>
                </m:func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=x,r</m:t>
                </m:r>
                <m:func>
                  <m:func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cos</m:t>
                    </m:r>
                  </m:fName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θ=y</m:t>
                    </m:r>
                  </m:e>
                </m:func>
              </m:e>
            </m:groupChr>
          </m:e>
        </m:box>
        <m:r>
          <w:rPr>
            <w:rFonts w:ascii="Cambria Math" w:eastAsia="宋体" w:hAnsi="Cambria Math" w:cstheme="minorEastAsia" w:hint="eastAsia"/>
            <w:szCs w:val="21"/>
          </w:rPr>
          <m:t>=</m:t>
        </m:r>
        <m:func>
          <m:func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theme="minorEastAsia" w:hint="eastAsia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r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→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func>
                      <m:funcPr>
                        <m:ctrlPr>
                          <w:rPr>
                            <w:rFonts w:ascii="Cambria Math" w:eastAsia="宋体" w:hAnsi="Cambria Math" w:cstheme="minorEastAsia" w:hint="eastAsia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θ</m:t>
                        </m:r>
                      </m:e>
                    </m:func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∙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r</m:t>
                </m:r>
                <m:func>
                  <m:func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θ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</m:den>
            </m:f>
          </m:e>
        </m:func>
      </m:oMath>
    </w:p>
    <w:p w14:paraId="4E65D4A6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</w:p>
    <w:p w14:paraId="339BD094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m:oMath>
        <m:r>
          <w:rPr>
            <w:rFonts w:ascii="Cambria Math" w:eastAsia="宋体" w:hAnsi="Cambria Math" w:cstheme="minorEastAsia" w:hint="eastAsia"/>
            <w:szCs w:val="21"/>
          </w:rPr>
          <m:t xml:space="preserve">            =</m:t>
        </m:r>
        <m:func>
          <m:func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theme="minorEastAsia" w:hint="eastAsia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r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→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lim>
            </m:limLow>
          </m:fName>
          <m:e>
            <m:r>
              <w:rPr>
                <w:rFonts w:ascii="Cambria Math" w:eastAsia="宋体" w:hAnsi="Cambria Math" w:cstheme="minorEastAsia" w:hint="eastAsia"/>
                <w:szCs w:val="21"/>
              </w:rPr>
              <m:t>r</m:t>
            </m:r>
            <m:func>
              <m:func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theme="minorEastAsia" w:hint="eastAsia"/>
                    <w:szCs w:val="21"/>
                  </w:rPr>
                  <m:t>sin</m:t>
                </m:r>
              </m:fName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θ</m:t>
                </m:r>
              </m:e>
            </m:func>
          </m:e>
        </m:func>
        <m:sSup>
          <m:sSup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pPr>
          <m:e>
            <m:func>
              <m:func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theme="minorEastAsia" w:hint="eastAsia"/>
                    <w:szCs w:val="21"/>
                  </w:rPr>
                  <m:t>cos</m:t>
                </m:r>
              </m:fName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θ</m:t>
                </m:r>
              </m:e>
            </m:func>
          </m:e>
          <m:sup>
            <m:r>
              <w:rPr>
                <w:rFonts w:ascii="Cambria Math" w:eastAsia="宋体" w:hAnsi="Cambria Math" w:cstheme="minorEastAsia" w:hint="eastAsia"/>
                <w:szCs w:val="21"/>
              </w:rPr>
              <m:t>2</m:t>
            </m:r>
          </m:sup>
        </m:sSup>
      </m:oMath>
      <w:r w:rsidRPr="005213BF">
        <w:rPr>
          <w:rFonts w:ascii="宋体" w:eastAsia="宋体" w:hAnsi="宋体" w:cstheme="minorEastAsia" w:hint="eastAsia"/>
          <w:szCs w:val="21"/>
        </w:rPr>
        <w:t>=0=f (0,0)</w:t>
      </w:r>
    </w:p>
    <w:p w14:paraId="7B9D834C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m:oMath>
        <m:r>
          <w:rPr>
            <w:rFonts w:ascii="Cambria Math" w:eastAsia="宋体" w:hAnsi="Cambria Math" w:cstheme="minorEastAsia" w:hint="eastAsia"/>
            <w:szCs w:val="21"/>
          </w:rPr>
          <m:t>∴</m:t>
        </m:r>
      </m:oMath>
      <w:r w:rsidRPr="005213BF">
        <w:rPr>
          <w:rFonts w:ascii="宋体" w:eastAsia="宋体" w:hAnsi="宋体" w:cstheme="minorEastAsia" w:hint="eastAsia"/>
          <w:szCs w:val="21"/>
        </w:rPr>
        <w:t>f(x,y)在（0,0）连续</w:t>
      </w:r>
    </w:p>
    <w:p w14:paraId="64C2EA07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</w:p>
    <w:p w14:paraId="2498EC48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（2）求</w:t>
      </w:r>
      <m:oMath>
        <m:sSub>
          <m:sSub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theme="minorEastAsia" w:hint="eastAsia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x,y</m:t>
            </m:r>
          </m:e>
        </m:d>
        <m:r>
          <w:rPr>
            <w:rFonts w:ascii="Cambria Math" w:eastAsia="宋体" w:hAnsi="Cambria Math" w:cstheme="minorEastAsia" w:hint="eastAsia"/>
            <w:szCs w:val="21"/>
          </w:rPr>
          <m:t xml:space="preserve">,  </m:t>
        </m:r>
        <m:sSub>
          <m:sSub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theme="minorEastAsia" w:hint="eastAsia"/>
                <w:szCs w:val="21"/>
              </w:rPr>
              <m:t>y</m:t>
            </m:r>
          </m:sub>
        </m:sSub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x,y</m:t>
            </m:r>
          </m:e>
        </m:d>
      </m:oMath>
      <w:r w:rsidRPr="005213BF">
        <w:rPr>
          <w:rFonts w:ascii="宋体" w:eastAsia="宋体" w:hAnsi="宋体" w:cstheme="minorEastAsia" w:hint="eastAsia"/>
          <w:szCs w:val="21"/>
        </w:rPr>
        <w:t>.</w:t>
      </w:r>
    </w:p>
    <w:p w14:paraId="19AD428D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解：</w:t>
      </w:r>
      <m:oMath>
        <m:sSub>
          <m:sSub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theme="minorEastAsia" w:hint="eastAsia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0,0</m:t>
            </m:r>
          </m:e>
        </m:d>
        <m:r>
          <w:rPr>
            <w:rFonts w:ascii="Cambria Math" w:eastAsia="宋体" w:hAnsi="Cambria Math" w:cstheme="minorEastAsia" w:hint="eastAsia"/>
            <w:szCs w:val="21"/>
          </w:rPr>
          <m:t>=</m:t>
        </m:r>
        <m:func>
          <m:func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theme="minorEastAsia" w:hint="eastAsia"/>
                    <w:szCs w:val="21"/>
                  </w:rPr>
                  <m:t>lim</m:t>
                </m:r>
              </m:e>
              <m:lim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∆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→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  <w:szCs w:val="21"/>
                      </w:rPr>
                      <m:t>∆</m:t>
                    </m:r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x,0</m:t>
                    </m:r>
                  </m:e>
                </m:d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0,0</m:t>
                    </m:r>
                  </m:e>
                </m:d>
              </m:num>
              <m:den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∆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</m:den>
            </m:f>
          </m:e>
        </m:func>
        <m:r>
          <w:rPr>
            <w:rFonts w:ascii="Cambria Math" w:eastAsia="宋体" w:hAnsi="Cambria Math" w:cstheme="minorEastAsia" w:hint="eastAsia"/>
            <w:szCs w:val="21"/>
          </w:rPr>
          <m:t>=0;</m:t>
        </m:r>
      </m:oMath>
    </w:p>
    <w:p w14:paraId="26DEDE23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theme="minorEastAsia" w:hint="eastAsia"/>
              <w:szCs w:val="21"/>
            </w:rPr>
            <m:t xml:space="preserve">        </m:t>
          </m:r>
          <m:sSub>
            <m:sSubPr>
              <m:ctrlPr>
                <w:rPr>
                  <w:rFonts w:ascii="Cambria Math" w:eastAsia="宋体" w:hAnsi="Cambria Math" w:cstheme="minorEastAsia" w:hint="eastAsia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theme="minorEastAsia" w:hint="eastAsia"/>
                  <w:szCs w:val="21"/>
                </w:rPr>
                <m:t>f</m:t>
              </m:r>
            </m:e>
            <m:sub>
              <m:r>
                <w:rPr>
                  <w:rFonts w:ascii="Cambria Math" w:eastAsia="宋体" w:hAnsi="Cambria Math" w:cstheme="minorEastAsia" w:hint="eastAsia"/>
                  <w:szCs w:val="21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 w:cstheme="minorEastAsia" w:hint="eastAsia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theme="minorEastAsia" w:hint="eastAsia"/>
                  <w:szCs w:val="21"/>
                </w:rPr>
                <m:t>0,0</m:t>
              </m:r>
            </m:e>
          </m:d>
          <m:r>
            <w:rPr>
              <w:rFonts w:ascii="Cambria Math" w:eastAsia="宋体" w:hAnsi="Cambria Math" w:cstheme="minorEastAsia" w:hint="eastAsia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 w:cstheme="minorEastAsia" w:hint="eastAsia"/>
                  <w:i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eastAsia="宋体" w:hAnsi="Cambria Math" w:cstheme="minorEastAsia" w:hint="eastAsia"/>
                      <w:i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宋体" w:hAnsi="Cambria Math" w:cstheme="minorEastAsia" w:hint="eastAsia"/>
                      <w:szCs w:val="21"/>
                    </w:rPr>
                    <m:t>lim</m:t>
                  </m:r>
                </m:e>
                <m:lim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∆</m:t>
                  </m:r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y</m:t>
                  </m:r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→</m:t>
                  </m:r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宋体" w:hAnsi="Cambria Math" w:cstheme="minorEastAsia" w:hint="eastAsia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 w:cstheme="minorEastAsia" w:hint="eastAsia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0,</m:t>
                      </m:r>
                      <m:r>
                        <w:rPr>
                          <w:rFonts w:ascii="微软雅黑" w:eastAsia="微软雅黑" w:hAnsi="微软雅黑" w:cs="微软雅黑" w:hint="eastAsia"/>
                          <w:szCs w:val="21"/>
                        </w:rPr>
                        <m:t>∆</m:t>
                      </m:r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y</m:t>
                      </m:r>
                    </m:e>
                  </m:d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eastAsia="宋体" w:hAnsi="Cambria Math" w:cstheme="minorEastAsia" w:hint="eastAsia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0,0</m:t>
                      </m:r>
                    </m:e>
                  </m:d>
                </m:num>
                <m:den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∆</m:t>
                  </m:r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y</m:t>
                  </m:r>
                </m:den>
              </m:f>
            </m:e>
          </m:func>
          <m:r>
            <w:rPr>
              <w:rFonts w:ascii="Cambria Math" w:eastAsia="宋体" w:hAnsi="Cambria Math" w:cstheme="minorEastAsia" w:hint="eastAsia"/>
              <w:szCs w:val="21"/>
            </w:rPr>
            <m:t>=0;</m:t>
          </m:r>
        </m:oMath>
      </m:oMathPara>
    </w:p>
    <w:p w14:paraId="4EFCA00F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m:oMath>
        <m:r>
          <w:rPr>
            <w:rFonts w:ascii="Cambria Math" w:eastAsia="宋体" w:hAnsi="Cambria Math" w:cstheme="minorEastAsia" w:hint="eastAsia"/>
            <w:szCs w:val="21"/>
          </w:rPr>
          <m:t xml:space="preserve">       </m:t>
        </m:r>
        <m:sSub>
          <m:sSub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theme="minorEastAsia" w:hint="eastAsia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x,y</m:t>
            </m:r>
          </m:e>
        </m:d>
      </m:oMath>
      <w:r w:rsidRPr="005213BF">
        <w:rPr>
          <w:rFonts w:ascii="宋体" w:eastAsia="宋体" w:hAnsi="宋体" w:cstheme="minorEastAsia" w:hint="eastAsia"/>
          <w:szCs w:val="21"/>
        </w:rPr>
        <w:t>=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theme="minorEastAsia" w:hint="eastAsia"/>
                <w:szCs w:val="21"/>
              </w:rPr>
              <m:t>2xy</m:t>
            </m:r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</m:e>
            </m:d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 w:hint="eastAsia"/>
                <w:szCs w:val="21"/>
              </w:rPr>
              <m:t>y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∙</m:t>
            </m:r>
            <m:r>
              <w:rPr>
                <w:rFonts w:ascii="Cambria Math" w:eastAsia="宋体" w:hAnsi="Cambria Math" w:cstheme="minorEastAsia" w:hint="eastAsia"/>
                <w:szCs w:val="21"/>
              </w:rPr>
              <m:t>2x</m:t>
            </m:r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(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  <w:szCs w:val="21"/>
        </w:rPr>
        <w:t>=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theme="minorEastAsia" w:hint="eastAsia"/>
                <w:szCs w:val="21"/>
              </w:rPr>
              <m:t>2x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(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2</m:t>
                </m:r>
              </m:sup>
            </m:sSup>
          </m:den>
        </m:f>
      </m:oMath>
    </w:p>
    <w:p w14:paraId="4C9533E5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theme="minorEastAsia" w:hint="eastAsia"/>
              <w:szCs w:val="21"/>
            </w:rPr>
            <m:t>∴</m:t>
          </m:r>
          <m:r>
            <w:rPr>
              <w:rFonts w:ascii="Cambria Math" w:eastAsia="宋体" w:hAnsi="Cambria Math" w:cstheme="minorEastAsia" w:hint="eastAsia"/>
              <w:szCs w:val="21"/>
            </w:rPr>
            <m:t xml:space="preserve">  </m:t>
          </m:r>
          <m:sSub>
            <m:sSubPr>
              <m:ctrlPr>
                <w:rPr>
                  <w:rFonts w:ascii="Cambria Math" w:eastAsia="宋体" w:hAnsi="Cambria Math" w:cstheme="minorEastAsia" w:hint="eastAsia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theme="minorEastAsia" w:hint="eastAsia"/>
                  <w:szCs w:val="21"/>
                </w:rPr>
                <m:t>f</m:t>
              </m:r>
            </m:e>
            <m:sub>
              <m:r>
                <w:rPr>
                  <w:rFonts w:ascii="Cambria Math" w:eastAsia="宋体" w:hAnsi="Cambria Math" w:cstheme="minorEastAsia" w:hint="eastAsia"/>
                  <w:szCs w:val="21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 w:cstheme="minorEastAsia" w:hint="eastAsia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theme="minorEastAsia" w:hint="eastAsia"/>
                  <w:szCs w:val="21"/>
                </w:rPr>
                <m:t>x,y</m:t>
              </m:r>
            </m:e>
          </m:d>
          <m:r>
            <w:rPr>
              <w:rFonts w:ascii="Cambria Math" w:eastAsia="宋体" w:hAnsi="Cambria Math" w:cstheme="minorEastAsia" w:hint="eastAsia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theme="minorEastAsia" w:hint="eastAsia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theme="minorEastAsia" w:hint="eastAsia"/>
                      <w:i/>
                      <w:szCs w:val="21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宋体" w:hAnsi="Cambria Math" w:cstheme="minorEastAsia" w:hint="eastAsia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2x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theme="minorEastAsia" w:hint="eastAsia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theme="minorEastAsia" w:hint="eastAsia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theme="minorEastAsia" w:hint="eastAsia"/>
                              <w:szCs w:val="21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theme="minorEastAsia" w:hint="eastAsia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theme="minorEastAsia" w:hint="eastAsia"/>
                              <w:szCs w:val="21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 w:cstheme="minorEastAsia" w:hint="eastAsia"/>
                                  <w:i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theme="minorEastAsia" w:hint="eastAsia"/>
                                  <w:szCs w:val="2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theme="minorEastAsia" w:hint="eastAsia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宋体" w:hAnsi="Cambria Math" w:cstheme="minorEastAsia" w:hint="eastAsia"/>
                              <w:szCs w:val="21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 w:cstheme="minorEastAsia" w:hint="eastAsia"/>
                                  <w:i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theme="minorEastAsia" w:hint="eastAsia"/>
                                  <w:szCs w:val="21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theme="minorEastAsia" w:hint="eastAsia"/>
                                  <w:szCs w:val="21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宋体" w:hAnsi="Cambria Math" w:cstheme="minorEastAsia" w:hint="eastAsia"/>
                              <w:szCs w:val="21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theme="minorEastAsia" w:hint="eastAsia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,  &amp;</m:t>
                  </m:r>
                  <m:sSup>
                    <m:sSupPr>
                      <m:ctrlPr>
                        <w:rPr>
                          <w:rFonts w:ascii="Cambria Math" w:eastAsia="宋体" w:hAnsi="Cambria Math" w:cstheme="minorEastAsia" w:hint="eastAsia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theme="minorEastAsia" w:hint="eastAsia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≠</m:t>
                  </m:r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0</m:t>
                  </m:r>
                </m:e>
                <m:e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 xml:space="preserve">       0  ,             </m:t>
                  </m:r>
                  <m:sSup>
                    <m:sSupPr>
                      <m:ctrlPr>
                        <w:rPr>
                          <w:rFonts w:ascii="Cambria Math" w:eastAsia="宋体" w:hAnsi="Cambria Math" w:cstheme="minorEastAsia" w:hint="eastAsia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theme="minorEastAsia" w:hint="eastAsia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theme="minorEastAsia" w:hint="eastAsia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theme="minorEastAsia" w:hint="eastAsia"/>
                      <w:szCs w:val="21"/>
                    </w:rPr>
                    <m:t>=0</m:t>
                  </m:r>
                </m:e>
              </m:eqArr>
            </m:e>
          </m:d>
        </m:oMath>
      </m:oMathPara>
    </w:p>
    <w:p w14:paraId="12F4A6DF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同理：</w:t>
      </w:r>
      <m:oMath>
        <m:sSub>
          <m:sSub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theme="minorEastAsia" w:hint="eastAsia"/>
                <w:szCs w:val="21"/>
              </w:rPr>
              <m:t>y</m:t>
            </m:r>
          </m:sub>
        </m:sSub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x,y</m:t>
            </m:r>
          </m:e>
        </m:d>
        <m:r>
          <w:rPr>
            <w:rFonts w:ascii="Cambria Math" w:eastAsia="宋体" w:hAnsi="Cambria Math" w:cstheme="minorEastAsia" w:hint="eastAsia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 w:cstheme="minorEastAsia" w:hint="eastAsia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 w:cstheme="minorEastAsia" w:hint="eastAsia"/>
                            <w:i/>
                            <w:szCs w:val="2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 w:cstheme="minorEastAsia" w:hint="eastAsia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theme="minorEastAsia" w:hint="eastAsia"/>
                                <w:szCs w:val="21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theme="minorEastAsia" w:hint="eastAsia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微软雅黑" w:eastAsia="微软雅黑" w:hAnsi="微软雅黑" w:cs="微软雅黑" w:hint="eastAsia"/>
                            <w:szCs w:val="21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theme="minorEastAsia" w:hint="eastAsia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theme="minorEastAsia" w:hint="eastAsia"/>
                                <w:szCs w:val="21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theme="minorEastAsia" w:hint="eastAsia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 w:cstheme="minorEastAsia" w:hint="eastAsia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theme="minorEastAsia" w:hint="eastAsia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theme="minorEastAsia" w:hint="eastAsia"/>
                                <w:szCs w:val="21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theme="minorEastAsia" w:hint="eastAsia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theme="minorEastAsia" w:hint="eastAsia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theme="minorEastAsia" w:hint="eastAsia"/>
                                <w:szCs w:val="21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theme="minorEastAsia" w:hint="eastAsia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 w:cstheme="minorEastAsia" w:hint="eastAsia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,  &amp;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≠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e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 xml:space="preserve">       0  ,             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=0</m:t>
                </m:r>
              </m:e>
            </m:eqArr>
          </m:e>
        </m:d>
      </m:oMath>
    </w:p>
    <w:p w14:paraId="4EB261D9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</w:p>
    <w:p w14:paraId="2C609B73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（3）</w:t>
      </w:r>
      <m:oMath>
        <m:sSub>
          <m:sSub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theme="minorEastAsia" w:hint="eastAsia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x,y</m:t>
            </m:r>
          </m:e>
        </m:d>
        <m:r>
          <w:rPr>
            <w:rFonts w:ascii="Cambria Math" w:eastAsia="宋体" w:hAnsi="Cambria Math" w:cstheme="minorEastAsia" w:hint="eastAsia"/>
            <w:szCs w:val="21"/>
          </w:rPr>
          <m:t>和</m:t>
        </m:r>
        <m:sSub>
          <m:sSub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theme="minorEastAsia" w:hint="eastAsia"/>
                <w:szCs w:val="21"/>
              </w:rPr>
              <m:t>y</m:t>
            </m:r>
          </m:sub>
        </m:sSub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x,y</m:t>
            </m:r>
          </m:e>
        </m:d>
      </m:oMath>
      <w:r w:rsidRPr="005213BF">
        <w:rPr>
          <w:rFonts w:ascii="宋体" w:eastAsia="宋体" w:hAnsi="宋体" w:cstheme="minorEastAsia" w:hint="eastAsia"/>
          <w:szCs w:val="21"/>
        </w:rPr>
        <w:t>在（0,0）是否连续？</w:t>
      </w:r>
    </w:p>
    <w:p w14:paraId="1138478C" w14:textId="77777777" w:rsidR="00A85BDF" w:rsidRPr="005213BF" w:rsidRDefault="00A85BDF" w:rsidP="00A85BDF">
      <w:pPr>
        <w:spacing w:line="300" w:lineRule="auto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解：</w:t>
      </w:r>
      <m:oMath>
        <m:func>
          <m:func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theme="minorEastAsia" w:hint="eastAsia"/>
                    <w:szCs w:val="21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eqArr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→</m:t>
                    </m:r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→</m:t>
                    </m:r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0</m:t>
                    </m:r>
                  </m:e>
                </m:eqArr>
              </m:lim>
            </m:limLow>
            <m:sSub>
              <m:sSub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f</m:t>
                </m:r>
              </m:e>
              <m:sub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</m:sub>
            </m:sSub>
            <m:d>
              <m:d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x,y</m:t>
                </m:r>
              </m:e>
            </m:d>
          </m:fName>
          <m:e>
            <m:r>
              <w:rPr>
                <w:rFonts w:ascii="Cambria Math" w:eastAsia="宋体" w:hAnsi="Cambria Math" w:cstheme="minorEastAsia" w:hint="eastAsia"/>
                <w:szCs w:val="21"/>
              </w:rPr>
              <m:t xml:space="preserve">= </m:t>
            </m:r>
          </m:e>
        </m:func>
        <m:limLow>
          <m:limLow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 w:cstheme="minorEastAsia" w:hint="eastAsia"/>
                <w:szCs w:val="21"/>
              </w:rPr>
              <m:t>lim</m:t>
            </m:r>
          </m:e>
          <m:lim>
            <m:eqArr>
              <m:eqArr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eqArr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→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e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y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→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e>
            </m:eqArr>
          </m:lim>
        </m:limLow>
        <m:f>
          <m:f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theme="minorEastAsia" w:hint="eastAsia"/>
                <w:szCs w:val="21"/>
              </w:rPr>
              <m:t>2x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(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  <w:szCs w:val="21"/>
        </w:rPr>
        <w:t>=</w:t>
      </w:r>
      <m:oMath>
        <m:limLow>
          <m:limLow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 w:cstheme="minorEastAsia" w:hint="eastAsia"/>
                <w:szCs w:val="21"/>
              </w:rPr>
              <m:t>lim</m:t>
            </m:r>
          </m:e>
          <m:lim>
            <m:eqArr>
              <m:eqArr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eqArr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→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0</m:t>
                </m:r>
              </m:e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y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→</m:t>
                </m:r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kx</m:t>
                </m:r>
              </m:e>
            </m:eqArr>
          </m:lim>
        </m:limLow>
        <m:f>
          <m:f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theme="minorEastAsia" w:hint="eastAsia"/>
                <w:szCs w:val="21"/>
              </w:rPr>
              <m:t>2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k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(1+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k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4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  <w:szCs w:val="21"/>
        </w:rPr>
        <w:t>=</w:t>
      </w:r>
      <m:oMath>
        <m:f>
          <m:f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theme="minorEastAsia" w:hint="eastAsia"/>
                <w:szCs w:val="21"/>
              </w:rPr>
              <m:t>2</m:t>
            </m:r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k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(1+</m:t>
                </m:r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k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Cs w:val="21"/>
                  </w:rPr>
                  <m:t>2</m:t>
                </m:r>
              </m:sup>
            </m:sSup>
          </m:den>
        </m:f>
      </m:oMath>
      <w:r w:rsidRPr="005213BF">
        <w:rPr>
          <w:rFonts w:ascii="宋体" w:eastAsia="宋体" w:hAnsi="宋体" w:cstheme="minorEastAsia" w:hint="eastAsia"/>
          <w:szCs w:val="21"/>
        </w:rPr>
        <w:t xml:space="preserve"> </w:t>
      </w:r>
    </w:p>
    <w:p w14:paraId="371D8540" w14:textId="77777777" w:rsidR="00A85BDF" w:rsidRPr="005213BF" w:rsidRDefault="00A85BDF" w:rsidP="00A85BDF">
      <w:pPr>
        <w:pStyle w:val="a4"/>
        <w:spacing w:line="300" w:lineRule="auto"/>
        <w:ind w:left="720" w:firstLineChars="0" w:firstLine="0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与k有关，</w:t>
      </w:r>
      <m:oMath>
        <m:r>
          <w:rPr>
            <w:rFonts w:ascii="Cambria Math" w:eastAsia="宋体" w:hAnsi="Cambria Math" w:cstheme="minorEastAsia" w:hint="eastAsia"/>
            <w:szCs w:val="21"/>
          </w:rPr>
          <m:t>∴</m:t>
        </m:r>
        <m:sSub>
          <m:sSub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theme="minorEastAsia" w:hint="eastAsia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x,y</m:t>
            </m:r>
          </m:e>
        </m:d>
      </m:oMath>
      <w:r w:rsidRPr="005213BF">
        <w:rPr>
          <w:rFonts w:ascii="宋体" w:eastAsia="宋体" w:hAnsi="宋体" w:cstheme="minorEastAsia" w:hint="eastAsia"/>
          <w:szCs w:val="21"/>
        </w:rPr>
        <w:t>在（0,0）不连续</w:t>
      </w:r>
    </w:p>
    <w:p w14:paraId="028DB55B" w14:textId="77777777" w:rsidR="00A85BDF" w:rsidRPr="005213BF" w:rsidRDefault="00A85BDF" w:rsidP="00A85BDF">
      <w:pPr>
        <w:pStyle w:val="a4"/>
        <w:spacing w:line="300" w:lineRule="auto"/>
        <w:ind w:left="720" w:firstLineChars="0" w:firstLine="0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cstheme="minorEastAsia" w:hint="eastAsia"/>
          <w:szCs w:val="21"/>
        </w:rPr>
        <w:t>同理：</w:t>
      </w:r>
    </w:p>
    <w:p w14:paraId="11731404" w14:textId="77777777" w:rsidR="00A85BDF" w:rsidRPr="005213BF" w:rsidRDefault="00A85BDF" w:rsidP="00A85BDF">
      <w:pPr>
        <w:pStyle w:val="a4"/>
        <w:spacing w:line="300" w:lineRule="auto"/>
        <w:ind w:left="720" w:firstLineChars="0" w:firstLine="0"/>
        <w:rPr>
          <w:rFonts w:ascii="宋体" w:eastAsia="宋体" w:hAnsi="宋体" w:cstheme="minorEastAsia"/>
          <w:szCs w:val="21"/>
        </w:rPr>
      </w:pPr>
      <w:r w:rsidRPr="005213BF">
        <w:rPr>
          <w:rFonts w:ascii="宋体" w:eastAsia="宋体" w:hAnsi="宋体" w:hint="eastAsia"/>
          <w:spacing w:val="25"/>
          <w:position w:val="-36"/>
          <w:szCs w:val="21"/>
        </w:rPr>
        <w:object w:dxaOrig="6120" w:dyaOrig="780" w14:anchorId="63F136E0">
          <v:shape id="_x0000_i1084" type="#_x0000_t75" style="width:306pt;height:38.9pt" o:ole="">
            <v:imagedata r:id="rId120" o:title=""/>
          </v:shape>
          <o:OLEObject Type="Embed" ProgID="Equation.KSEE3" ShapeID="_x0000_i1084" DrawAspect="Content" ObjectID="_1654736826" r:id="rId121"/>
        </w:object>
      </w:r>
      <w:r w:rsidRPr="005213BF">
        <w:rPr>
          <w:rFonts w:ascii="宋体" w:eastAsia="宋体" w:hAnsi="宋体" w:cstheme="minorEastAsia" w:hint="eastAsia"/>
          <w:szCs w:val="21"/>
        </w:rPr>
        <w:t>与</w:t>
      </w:r>
      <m:oMath>
        <m:r>
          <w:rPr>
            <w:rFonts w:ascii="Cambria Math" w:eastAsia="宋体" w:hAnsi="Cambria Math" w:cstheme="minorEastAsia" w:hint="eastAsia"/>
            <w:szCs w:val="21"/>
          </w:rPr>
          <m:t>θ</m:t>
        </m:r>
      </m:oMath>
      <w:r w:rsidRPr="005213BF">
        <w:rPr>
          <w:rFonts w:ascii="宋体" w:eastAsia="宋体" w:hAnsi="宋体" w:cstheme="minorEastAsia" w:hint="eastAsia"/>
          <w:szCs w:val="21"/>
        </w:rPr>
        <w:t>有关，</w:t>
      </w:r>
      <m:oMath>
        <m:r>
          <w:rPr>
            <w:rFonts w:ascii="Cambria Math" w:eastAsia="宋体" w:hAnsi="Cambria Math" w:cstheme="minorEastAsia" w:hint="eastAsia"/>
            <w:szCs w:val="21"/>
          </w:rPr>
          <m:t>∴</m:t>
        </m:r>
        <m:sSub>
          <m:sSub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theme="minorEastAsia" w:hint="eastAsia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theme="minorEastAsia" w:hint="eastAsia"/>
                <w:szCs w:val="21"/>
              </w:rPr>
              <m:t>y</m:t>
            </m:r>
          </m:sub>
        </m:sSub>
        <m:d>
          <m:dPr>
            <m:ctrlPr>
              <w:rPr>
                <w:rFonts w:ascii="Cambria Math" w:eastAsia="宋体" w:hAnsi="Cambria Math" w:cstheme="minorEastAsia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theme="minorEastAsia" w:hint="eastAsia"/>
                <w:szCs w:val="21"/>
              </w:rPr>
              <m:t>x,y</m:t>
            </m:r>
          </m:e>
        </m:d>
      </m:oMath>
      <w:r w:rsidRPr="005213BF">
        <w:rPr>
          <w:rFonts w:ascii="宋体" w:eastAsia="宋体" w:hAnsi="宋体" w:cstheme="minorEastAsia" w:hint="eastAsia"/>
          <w:szCs w:val="21"/>
        </w:rPr>
        <w:t>在（0,0）不连续</w:t>
      </w:r>
    </w:p>
    <w:p w14:paraId="5D7C9FA0" w14:textId="77777777" w:rsidR="00DE20BA" w:rsidRPr="00C13497" w:rsidRDefault="00DE20BA" w:rsidP="00DE20BA">
      <w:pPr>
        <w:jc w:val="center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lastRenderedPageBreak/>
        <w:t>3.</w:t>
      </w:r>
      <w:r w:rsidRPr="00C13497">
        <w:rPr>
          <w:rFonts w:ascii="宋体" w:eastAsia="宋体" w:hAnsi="宋体" w:hint="eastAsia"/>
          <w:b/>
          <w:bCs/>
          <w:sz w:val="30"/>
          <w:szCs w:val="30"/>
        </w:rPr>
        <w:t>全微分</w:t>
      </w:r>
    </w:p>
    <w:p w14:paraId="11049C83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1</w:t>
      </w:r>
      <w:r w:rsidRPr="004F293F">
        <w:rPr>
          <w:rFonts w:ascii="宋体" w:eastAsia="宋体" w:hAnsi="宋体"/>
          <w:szCs w:val="21"/>
        </w:rPr>
        <w:t>.</w:t>
      </w:r>
      <w:r w:rsidRPr="004F293F">
        <w:rPr>
          <w:rFonts w:ascii="宋体" w:eastAsia="宋体" w:hAnsi="宋体" w:hint="eastAsia"/>
          <w:szCs w:val="21"/>
        </w:rPr>
        <w:t>求:</w:t>
      </w:r>
      <w:r w:rsidRPr="004F293F">
        <w:rPr>
          <w:rFonts w:ascii="宋体" w:eastAsia="宋体" w:hAnsi="宋体"/>
          <w:szCs w:val="21"/>
        </w:rPr>
        <w:t xml:space="preserve"> </w:t>
      </w:r>
      <w:r w:rsidRPr="004F293F">
        <w:rPr>
          <w:rFonts w:ascii="宋体" w:eastAsia="宋体" w:hAnsi="宋体" w:hint="eastAsia"/>
          <w:szCs w:val="21"/>
        </w:rPr>
        <w:t>下列函数在指定点处的全微分</w:t>
      </w:r>
    </w:p>
    <w:p w14:paraId="78F509D4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(</w:t>
      </w:r>
      <w:r w:rsidRPr="004F293F">
        <w:rPr>
          <w:rFonts w:ascii="宋体" w:eastAsia="宋体" w:hAnsi="宋体"/>
          <w:szCs w:val="21"/>
        </w:rPr>
        <w:t xml:space="preserve">1) </w:t>
      </w:r>
      <m:oMath>
        <m:r>
          <w:rPr>
            <w:rFonts w:ascii="Cambria Math" w:eastAsia="宋体" w:hAnsi="Cambria Math"/>
            <w:szCs w:val="21"/>
          </w:rPr>
          <m:t>z=xln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xy</m:t>
            </m:r>
          </m:e>
        </m:d>
        <m:r>
          <w:rPr>
            <w:rFonts w:ascii="Cambria Math" w:eastAsia="宋体" w:hAnsi="Cambria Math"/>
            <w:szCs w:val="21"/>
          </w:rPr>
          <m:t xml:space="preserve">, 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-1, -1</m:t>
            </m:r>
          </m:e>
        </m:d>
      </m:oMath>
      <w:r w:rsidRPr="004F293F">
        <w:rPr>
          <w:rFonts w:ascii="宋体" w:eastAsia="宋体" w:hAnsi="宋体" w:hint="eastAsia"/>
          <w:szCs w:val="21"/>
        </w:rPr>
        <w:t>;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w:br/>
        </m:r>
      </m:oMath>
      <w:r w:rsidRPr="004F293F">
        <w:rPr>
          <w:rFonts w:ascii="宋体" w:eastAsia="宋体" w:hAnsi="宋体" w:hint="eastAsia"/>
          <w:szCs w:val="21"/>
        </w:rPr>
        <w:t xml:space="preserve">解: </w:t>
      </w:r>
    </w:p>
    <w:p w14:paraId="6B870BB7" w14:textId="77777777" w:rsidR="00DE20BA" w:rsidRPr="004F293F" w:rsidRDefault="00DE20BA" w:rsidP="00DE20BA">
      <w:pPr>
        <w:rPr>
          <w:rFonts w:ascii="宋体" w:eastAsia="宋体" w:hAnsi="宋体"/>
          <w:i/>
          <w:szCs w:val="21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∂z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∂x</m:t>
              </m:r>
            </m:den>
          </m:f>
          <m:r>
            <w:rPr>
              <w:rFonts w:ascii="Cambria Math" w:eastAsia="宋体" w:hAnsi="Cambria Math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xy</m:t>
                  </m:r>
                </m:e>
              </m:d>
            </m:e>
          </m:func>
          <m:r>
            <w:rPr>
              <w:rFonts w:ascii="Cambria Math" w:eastAsia="宋体" w:hAnsi="Cambria Math"/>
              <w:szCs w:val="21"/>
            </w:rPr>
            <m:t>+1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w:br/>
          </m:r>
        </m:oMath>
        <m:oMath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∂z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∂y</m:t>
              </m:r>
            </m:den>
          </m:f>
          <m:r>
            <w:rPr>
              <w:rFonts w:ascii="Cambria Math" w:eastAsia="宋体" w:hAnsi="Cambria Math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x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y</m:t>
              </m:r>
            </m:den>
          </m:f>
        </m:oMath>
      </m:oMathPara>
    </w:p>
    <w:p w14:paraId="36D95581" w14:textId="77777777" w:rsidR="00DE20BA" w:rsidRPr="004F293F" w:rsidRDefault="00DE20BA" w:rsidP="00DE20BA">
      <w:pPr>
        <w:rPr>
          <w:rFonts w:ascii="宋体" w:eastAsia="宋体" w:hAnsi="宋体"/>
          <w:i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dz=</m:t>
          </m:r>
          <m:func>
            <m:funcPr>
              <m:ctrlPr>
                <w:rPr>
                  <w:rFonts w:ascii="Cambria Math" w:eastAsia="宋体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(ln</m:t>
              </m:r>
            </m:fName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xy</m:t>
                  </m:r>
                </m:e>
              </m:d>
            </m:e>
          </m:func>
          <m:r>
            <w:rPr>
              <w:rFonts w:ascii="Cambria Math" w:eastAsia="宋体" w:hAnsi="Cambria Math"/>
              <w:szCs w:val="21"/>
            </w:rPr>
            <m:t>+1)dx+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x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y</m:t>
              </m:r>
            </m:den>
          </m:f>
          <m:r>
            <w:rPr>
              <w:rFonts w:ascii="Cambria Math" w:eastAsia="宋体" w:hAnsi="Cambria Math"/>
              <w:szCs w:val="21"/>
            </w:rPr>
            <m:t>dy</m:t>
          </m:r>
        </m:oMath>
      </m:oMathPara>
    </w:p>
    <w:p w14:paraId="4AB2109A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 xml:space="preserve">带入坐标点 </w:t>
      </w: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-1,-1</m:t>
            </m:r>
          </m:e>
        </m:d>
      </m:oMath>
      <w:r w:rsidRPr="004F293F">
        <w:rPr>
          <w:rFonts w:ascii="宋体" w:eastAsia="宋体" w:hAnsi="宋体" w:hint="eastAsia"/>
          <w:szCs w:val="21"/>
        </w:rPr>
        <w:t xml:space="preserve"> ,</w:t>
      </w:r>
      <w:r w:rsidRPr="004F293F">
        <w:rPr>
          <w:rFonts w:ascii="宋体" w:eastAsia="宋体" w:hAnsi="宋体"/>
          <w:szCs w:val="21"/>
        </w:rPr>
        <w:t xml:space="preserve"> </w:t>
      </w:r>
      <w:r w:rsidRPr="004F293F">
        <w:rPr>
          <w:rFonts w:ascii="宋体" w:eastAsia="宋体" w:hAnsi="宋体" w:hint="eastAsia"/>
          <w:szCs w:val="21"/>
        </w:rPr>
        <w:t>有</w:t>
      </w:r>
    </w:p>
    <w:p w14:paraId="2C33BC83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hint="eastAsia"/>
              <w:szCs w:val="21"/>
            </w:rPr>
            <m:t>dz</m:t>
          </m:r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|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(-1, -1)</m:t>
              </m:r>
            </m:sub>
          </m:sSub>
          <m:r>
            <w:rPr>
              <w:rFonts w:ascii="Cambria Math" w:eastAsia="宋体" w:hAnsi="Cambria Math"/>
              <w:szCs w:val="21"/>
            </w:rPr>
            <m:t>=dx+dy</m:t>
          </m:r>
        </m:oMath>
      </m:oMathPara>
    </w:p>
    <w:p w14:paraId="57D3BBE4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70DBEC8C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(</w:t>
      </w:r>
      <w:r w:rsidRPr="004F293F">
        <w:rPr>
          <w:rFonts w:ascii="宋体" w:eastAsia="宋体" w:hAnsi="宋体"/>
          <w:szCs w:val="21"/>
        </w:rPr>
        <w:t xml:space="preserve">2) </w:t>
      </w:r>
      <m:oMath>
        <m:r>
          <w:rPr>
            <w:rFonts w:ascii="Cambria Math" w:eastAsia="宋体" w:hAnsi="Cambria Math"/>
            <w:szCs w:val="21"/>
          </w:rPr>
          <m:t>u=</m:t>
        </m:r>
        <m:func>
          <m:funcPr>
            <m:ctrlPr>
              <w:rPr>
                <w:rFonts w:ascii="Cambria Math" w:eastAsia="宋体" w:hAnsi="Cambria Math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xy+xz</m:t>
                </m:r>
              </m:e>
            </m:d>
          </m:e>
        </m:func>
        <m:r>
          <w:rPr>
            <w:rFonts w:ascii="Cambria Math" w:eastAsia="宋体" w:hAnsi="Cambria Math"/>
            <w:szCs w:val="21"/>
          </w:rPr>
          <m:t xml:space="preserve">,(1, 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π</m:t>
            </m:r>
          </m:num>
          <m:den>
            <m:r>
              <w:rPr>
                <w:rFonts w:ascii="Cambria Math" w:eastAsia="宋体" w:hAnsi="Cambria Math"/>
                <w:szCs w:val="21"/>
              </w:rPr>
              <m:t>6</m:t>
            </m:r>
          </m:den>
        </m:f>
        <m:r>
          <w:rPr>
            <w:rFonts w:ascii="Cambria Math" w:eastAsia="宋体" w:hAnsi="Cambria Math"/>
            <w:szCs w:val="21"/>
          </w:rPr>
          <m:t>,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π</m:t>
            </m:r>
          </m:num>
          <m:den>
            <m:r>
              <w:rPr>
                <w:rFonts w:ascii="Cambria Math" w:eastAsia="宋体" w:hAnsi="Cambria Math"/>
                <w:szCs w:val="21"/>
              </w:rPr>
              <m:t>6</m:t>
            </m:r>
          </m:den>
        </m:f>
        <m:r>
          <w:rPr>
            <w:rFonts w:ascii="Cambria Math" w:eastAsia="宋体" w:hAnsi="Cambria Math"/>
            <w:szCs w:val="21"/>
          </w:rPr>
          <m:t>)</m:t>
        </m:r>
      </m:oMath>
      <w:r w:rsidRPr="004F293F">
        <w:rPr>
          <w:rFonts w:ascii="宋体" w:eastAsia="宋体" w:hAnsi="宋体" w:hint="eastAsia"/>
          <w:szCs w:val="21"/>
        </w:rPr>
        <w:t>;</w:t>
      </w:r>
    </w:p>
    <w:p w14:paraId="400EA514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解:</w:t>
      </w:r>
      <w:r w:rsidRPr="004F293F">
        <w:rPr>
          <w:rFonts w:ascii="宋体" w:eastAsia="宋体" w:hAnsi="宋体"/>
          <w:szCs w:val="21"/>
        </w:rPr>
        <w:t xml:space="preserve"> </w:t>
      </w:r>
    </w:p>
    <w:p w14:paraId="0CDFD19A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∂u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∂x</m:t>
              </m:r>
            </m:den>
          </m:f>
          <m:r>
            <w:rPr>
              <w:rFonts w:ascii="Cambria Math" w:eastAsia="宋体" w:hAnsi="Cambria Math"/>
              <w:szCs w:val="21"/>
            </w:rPr>
            <m:t>=-(y+z)</m:t>
          </m:r>
          <m:func>
            <m:funcPr>
              <m:ctrlPr>
                <w:rPr>
                  <w:rFonts w:ascii="Cambria Math" w:eastAsia="宋体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sin</m:t>
              </m:r>
            </m:fName>
            <m:e>
              <m:r>
                <w:rPr>
                  <w:rFonts w:ascii="Cambria Math" w:eastAsia="宋体" w:hAnsi="Cambria Math"/>
                  <w:szCs w:val="21"/>
                </w:rPr>
                <m:t>(xy+xz)</m:t>
              </m:r>
            </m:e>
          </m:func>
        </m:oMath>
      </m:oMathPara>
    </w:p>
    <w:p w14:paraId="0178B28D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∂u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∂y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Cs w:val="21"/>
            </w:rPr>
            <m:t>=-x</m:t>
          </m:r>
          <m:func>
            <m:funcPr>
              <m:ctrlPr>
                <w:rPr>
                  <w:rFonts w:ascii="Cambria Math" w:eastAsia="宋体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xy+xz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="宋体" w:hAnsi="Cambria Math"/>
              <w:szCs w:val="21"/>
            </w:rPr>
            <w:br/>
          </m:r>
        </m:oMath>
        <m:oMath>
          <m:f>
            <m:fPr>
              <m:ctrlPr>
                <w:rPr>
                  <w:rFonts w:ascii="Cambria Math" w:eastAsia="宋体" w:hAnsi="Cambria Math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∂u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∂z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Cs w:val="21"/>
            </w:rPr>
            <m:t>=-x</m:t>
          </m:r>
          <m:func>
            <m:funcPr>
              <m:ctrlPr>
                <w:rPr>
                  <w:rFonts w:ascii="Cambria Math" w:eastAsia="宋体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xy+xz</m:t>
                  </m:r>
                </m:e>
              </m:d>
            </m:e>
          </m:func>
        </m:oMath>
      </m:oMathPara>
    </w:p>
    <w:p w14:paraId="0E668825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 xml:space="preserve">带入坐标点 </w:t>
      </w:r>
      <m:oMath>
        <m:r>
          <w:rPr>
            <w:rFonts w:ascii="Cambria Math" w:eastAsia="宋体" w:hAnsi="Cambria Math"/>
            <w:szCs w:val="21"/>
          </w:rPr>
          <m:t xml:space="preserve">(1, 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π</m:t>
            </m:r>
          </m:num>
          <m:den>
            <m:r>
              <w:rPr>
                <w:rFonts w:ascii="Cambria Math" w:eastAsia="宋体" w:hAnsi="Cambria Math"/>
                <w:szCs w:val="21"/>
              </w:rPr>
              <m:t>6</m:t>
            </m:r>
          </m:den>
        </m:f>
        <m:r>
          <w:rPr>
            <w:rFonts w:ascii="Cambria Math" w:eastAsia="宋体" w:hAnsi="Cambria Math"/>
            <w:szCs w:val="21"/>
          </w:rPr>
          <m:t>,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π</m:t>
            </m:r>
          </m:num>
          <m:den>
            <m:r>
              <w:rPr>
                <w:rFonts w:ascii="Cambria Math" w:eastAsia="宋体" w:hAnsi="Cambria Math"/>
                <w:szCs w:val="21"/>
              </w:rPr>
              <m:t>6</m:t>
            </m:r>
          </m:den>
        </m:f>
        <m:r>
          <w:rPr>
            <w:rFonts w:ascii="Cambria Math" w:eastAsia="宋体" w:hAnsi="Cambria Math"/>
            <w:szCs w:val="21"/>
          </w:rPr>
          <m:t>)</m:t>
        </m:r>
      </m:oMath>
      <w:r w:rsidRPr="004F293F">
        <w:rPr>
          <w:rFonts w:ascii="宋体" w:eastAsia="宋体" w:hAnsi="宋体" w:hint="eastAsia"/>
          <w:szCs w:val="21"/>
        </w:rPr>
        <w:t xml:space="preserve"> ,</w:t>
      </w:r>
      <w:r w:rsidRPr="004F293F">
        <w:rPr>
          <w:rFonts w:ascii="宋体" w:eastAsia="宋体" w:hAnsi="宋体"/>
          <w:szCs w:val="21"/>
        </w:rPr>
        <w:t xml:space="preserve"> </w:t>
      </w:r>
      <w:r w:rsidRPr="004F293F">
        <w:rPr>
          <w:rFonts w:ascii="宋体" w:eastAsia="宋体" w:hAnsi="宋体" w:hint="eastAsia"/>
          <w:szCs w:val="21"/>
        </w:rPr>
        <w:t>有</w:t>
      </w:r>
    </w:p>
    <w:p w14:paraId="0E819A69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du</m:t>
          </m:r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|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 xml:space="preserve">(1, 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6</m:t>
                  </m:r>
                </m:den>
              </m:f>
              <m:r>
                <w:rPr>
                  <w:rFonts w:ascii="Cambria Math" w:eastAsia="宋体" w:hAnsi="Cambria Math"/>
                  <w:szCs w:val="21"/>
                </w:rPr>
                <m:t>,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6</m:t>
                  </m:r>
                </m:den>
              </m:f>
              <m:r>
                <w:rPr>
                  <w:rFonts w:ascii="Cambria Math" w:eastAsia="宋体" w:hAnsi="Cambria Math"/>
                  <w:szCs w:val="21"/>
                </w:rPr>
                <m:t>)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Cs w:val="21"/>
            </w:rPr>
            <m:t>=-</m:t>
          </m:r>
          <m:f>
            <m:fPr>
              <m:ctrlPr>
                <w:rPr>
                  <w:rFonts w:ascii="Cambria Math" w:eastAsia="宋体" w:hAnsi="Cambria Math"/>
                  <w:szCs w:val="21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/>
                      <w:szCs w:val="21"/>
                    </w:rPr>
                    <m:t>3</m:t>
                  </m:r>
                </m:e>
              </m:rad>
              <m:r>
                <w:rPr>
                  <w:rFonts w:ascii="Cambria Math" w:eastAsia="宋体" w:hAnsi="Cambria Math"/>
                  <w:szCs w:val="21"/>
                </w:rPr>
                <m:t>π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Cs w:val="21"/>
            </w:rPr>
            <m:t>dx-</m:t>
          </m:r>
          <m:f>
            <m:fPr>
              <m:ctrlPr>
                <w:rPr>
                  <w:rFonts w:ascii="Cambria Math" w:eastAsia="宋体" w:hAnsi="Cambria Math"/>
                  <w:szCs w:val="21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/>
                      <w:szCs w:val="21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Cs w:val="21"/>
            </w:rPr>
            <m:t>dy-</m:t>
          </m:r>
          <m:f>
            <m:fPr>
              <m:ctrlPr>
                <w:rPr>
                  <w:rFonts w:ascii="Cambria Math" w:eastAsia="宋体" w:hAnsi="Cambria Math"/>
                  <w:szCs w:val="21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/>
                      <w:szCs w:val="21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Cs w:val="21"/>
            </w:rPr>
            <m:t>dz</m:t>
          </m:r>
        </m:oMath>
      </m:oMathPara>
    </w:p>
    <w:p w14:paraId="1D0D5825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23FB42CC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793E428B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2</w:t>
      </w:r>
      <w:r w:rsidRPr="004F293F">
        <w:rPr>
          <w:rFonts w:ascii="宋体" w:eastAsia="宋体" w:hAnsi="宋体"/>
          <w:szCs w:val="21"/>
        </w:rPr>
        <w:t>.</w:t>
      </w:r>
      <w:r w:rsidRPr="004F293F">
        <w:rPr>
          <w:rFonts w:ascii="宋体" w:eastAsia="宋体" w:hAnsi="宋体" w:hint="eastAsia"/>
          <w:szCs w:val="21"/>
        </w:rPr>
        <w:t>求下列函数的全微分</w:t>
      </w:r>
    </w:p>
    <w:p w14:paraId="648BBA0E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szCs w:val="21"/>
        </w:rPr>
        <w:t>(1)</w:t>
      </w:r>
      <w:r w:rsidRPr="004F293F">
        <w:rPr>
          <w:rFonts w:ascii="宋体" w:eastAsia="宋体" w:hAnsi="宋体"/>
          <w:position w:val="-6"/>
          <w:szCs w:val="21"/>
        </w:rPr>
        <w:object w:dxaOrig="700" w:dyaOrig="320" w14:anchorId="6F7EAE20">
          <v:shape id="_x0000_i1185" type="#_x0000_t75" style="width:34.85pt;height:16.25pt" o:ole="">
            <v:imagedata r:id="rId122" o:title=""/>
          </v:shape>
          <o:OLEObject Type="Embed" ProgID="Equation.DSMT4" ShapeID="_x0000_i1185" DrawAspect="Content" ObjectID="_1654736827" r:id="rId123"/>
        </w:object>
      </w:r>
    </w:p>
    <w:p w14:paraId="5F6D8E5D" w14:textId="77777777" w:rsidR="00DE20BA" w:rsidRPr="004F293F" w:rsidRDefault="00DE20BA" w:rsidP="00DE20BA">
      <w:pPr>
        <w:ind w:leftChars="200" w:left="420"/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position w:val="-132"/>
          <w:szCs w:val="21"/>
        </w:rPr>
        <w:object w:dxaOrig="4420" w:dyaOrig="3040" w14:anchorId="69EB0293">
          <v:shape id="_x0000_i1186" type="#_x0000_t75" style="width:220.65pt;height:152.15pt" o:ole="">
            <v:imagedata r:id="rId124" o:title=""/>
          </v:shape>
          <o:OLEObject Type="Embed" ProgID="Equation.DSMT4" ShapeID="_x0000_i1186" DrawAspect="Content" ObjectID="_1654736828" r:id="rId125"/>
        </w:object>
      </w:r>
    </w:p>
    <w:p w14:paraId="08FB797A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3270022E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0E1075C8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lastRenderedPageBreak/>
        <w:t>(</w:t>
      </w:r>
      <w:r w:rsidRPr="004F293F">
        <w:rPr>
          <w:rFonts w:ascii="宋体" w:eastAsia="宋体" w:hAnsi="宋体"/>
          <w:szCs w:val="21"/>
        </w:rPr>
        <w:t>2)</w:t>
      </w:r>
      <w:r w:rsidRPr="004F293F">
        <w:rPr>
          <w:rFonts w:ascii="宋体" w:eastAsia="宋体" w:hAnsi="宋体"/>
          <w:position w:val="-36"/>
          <w:szCs w:val="21"/>
        </w:rPr>
        <w:object w:dxaOrig="1320" w:dyaOrig="740" w14:anchorId="77CEBE01">
          <v:shape id="_x0000_i1187" type="#_x0000_t75" style="width:66.2pt;height:37.15pt" o:ole="">
            <v:imagedata r:id="rId126" o:title=""/>
          </v:shape>
          <o:OLEObject Type="Embed" ProgID="Equation.DSMT4" ShapeID="_x0000_i1187" DrawAspect="Content" ObjectID="_1654736829" r:id="rId127"/>
        </w:object>
      </w:r>
      <w:r w:rsidRPr="004F293F">
        <w:rPr>
          <w:rFonts w:ascii="宋体" w:eastAsia="宋体" w:hAnsi="宋体" w:hint="eastAsia"/>
          <w:szCs w:val="21"/>
        </w:rPr>
        <w:t>；</w:t>
      </w:r>
    </w:p>
    <w:p w14:paraId="28832FAE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position w:val="-144"/>
          <w:szCs w:val="21"/>
        </w:rPr>
        <w:object w:dxaOrig="5120" w:dyaOrig="3000" w14:anchorId="515C2F30">
          <v:shape id="_x0000_i1188" type="#_x0000_t75" style="width:256.65pt;height:149.8pt" o:ole="">
            <v:imagedata r:id="rId128" o:title=""/>
          </v:shape>
          <o:OLEObject Type="Embed" ProgID="Equation.DSMT4" ShapeID="_x0000_i1188" DrawAspect="Content" ObjectID="_1654736830" r:id="rId129"/>
        </w:object>
      </w:r>
    </w:p>
    <w:p w14:paraId="4BC8FEA0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78DD26D9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3.</w:t>
      </w:r>
    </w:p>
    <w:p w14:paraId="57285428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szCs w:val="21"/>
        </w:rPr>
        <w:t>(1)</w:t>
      </w:r>
      <w:r w:rsidRPr="004F293F">
        <w:rPr>
          <w:rFonts w:ascii="宋体" w:eastAsia="宋体" w:hAnsi="宋体" w:hint="eastAsia"/>
          <w:szCs w:val="21"/>
        </w:rPr>
        <w:t>求:</w:t>
      </w:r>
      <w:r w:rsidRPr="004F293F">
        <w:rPr>
          <w:rFonts w:ascii="宋体" w:eastAsia="宋体" w:hAnsi="宋体"/>
          <w:szCs w:val="21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10.1</m:t>
            </m:r>
          </m:e>
          <m:sup>
            <m:r>
              <w:rPr>
                <w:rFonts w:ascii="Cambria Math" w:eastAsia="宋体" w:hAnsi="Cambria Math"/>
                <w:szCs w:val="21"/>
              </w:rPr>
              <m:t>2.03</m:t>
            </m:r>
          </m:sup>
        </m:sSup>
      </m:oMath>
      <w:r w:rsidRPr="004F293F">
        <w:rPr>
          <w:rFonts w:ascii="宋体" w:eastAsia="宋体" w:hAnsi="宋体" w:hint="eastAsia"/>
          <w:szCs w:val="21"/>
        </w:rPr>
        <w:t>的近似值</w:t>
      </w:r>
    </w:p>
    <w:p w14:paraId="41317027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取</w:t>
      </w:r>
      <m:oMath>
        <m:r>
          <w:rPr>
            <w:rFonts w:ascii="Cambria Math" w:eastAsia="宋体" w:hAnsi="Cambria Math"/>
            <w:szCs w:val="21"/>
          </w:rPr>
          <m:t>f(x,y)=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y</m:t>
            </m:r>
          </m:sup>
        </m:sSup>
      </m:oMath>
      <w:r w:rsidRPr="004F293F"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</m:sSub>
      </m:oMath>
      <w:r w:rsidRPr="004F293F">
        <w:rPr>
          <w:rFonts w:ascii="宋体" w:eastAsia="宋体" w:hAnsi="宋体" w:hint="eastAsia"/>
          <w:szCs w:val="21"/>
        </w:rPr>
        <w:t xml:space="preserve"> =</w:t>
      </w:r>
      <w:r w:rsidRPr="004F293F">
        <w:rPr>
          <w:rFonts w:ascii="宋体" w:eastAsia="宋体" w:hAnsi="宋体"/>
          <w:szCs w:val="21"/>
        </w:rPr>
        <w:t xml:space="preserve"> </w:t>
      </w:r>
      <w:r w:rsidRPr="004F293F">
        <w:rPr>
          <w:rFonts w:ascii="宋体" w:eastAsia="宋体" w:hAnsi="宋体" w:hint="eastAsia"/>
          <w:szCs w:val="21"/>
        </w:rPr>
        <w:t>10</w:t>
      </w:r>
      <w:r w:rsidRPr="004F293F">
        <w:rPr>
          <w:rFonts w:ascii="宋体" w:eastAsia="宋体" w:hAnsi="宋体"/>
          <w:szCs w:val="21"/>
        </w:rPr>
        <w:t>.1</w:t>
      </w:r>
      <w:r w:rsidRPr="004F293F"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</m:sSub>
        <m:r>
          <w:rPr>
            <w:rFonts w:ascii="Cambria Math" w:eastAsia="宋体" w:hAnsi="Cambria Math"/>
            <w:szCs w:val="21"/>
          </w:rPr>
          <m:t xml:space="preserve"> </m:t>
        </m:r>
      </m:oMath>
      <w:r w:rsidRPr="004F293F">
        <w:rPr>
          <w:rFonts w:ascii="宋体" w:eastAsia="宋体" w:hAnsi="宋体" w:hint="eastAsia"/>
          <w:szCs w:val="21"/>
        </w:rPr>
        <w:t>=</w:t>
      </w:r>
      <w:r w:rsidRPr="004F293F">
        <w:rPr>
          <w:rFonts w:ascii="宋体" w:eastAsia="宋体" w:hAnsi="宋体"/>
          <w:szCs w:val="21"/>
        </w:rPr>
        <w:t xml:space="preserve"> </w:t>
      </w:r>
      <w:r w:rsidRPr="004F293F">
        <w:rPr>
          <w:rFonts w:ascii="宋体" w:eastAsia="宋体" w:hAnsi="宋体" w:hint="eastAsia"/>
          <w:szCs w:val="21"/>
        </w:rPr>
        <w:t>2</w:t>
      </w:r>
      <w:r w:rsidRPr="004F293F">
        <w:rPr>
          <w:rFonts w:ascii="宋体" w:eastAsia="宋体" w:hAnsi="宋体"/>
          <w:szCs w:val="21"/>
        </w:rPr>
        <w:t>.03</w:t>
      </w:r>
    </w:p>
    <w:p w14:paraId="20A8580B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object w:dxaOrig="220" w:dyaOrig="200" w14:anchorId="588B23F8">
          <v:shape id="_x0000_i1189" type="#_x0000_t75" style="width:11.05pt;height:9.85pt" o:ole="">
            <v:imagedata r:id="rId130" o:title=""/>
          </v:shape>
          <o:OLEObject Type="Embed" ProgID="Equation.KSEE3" ShapeID="_x0000_i1189" DrawAspect="Content" ObjectID="_1654736831" r:id="rId131"/>
        </w:objec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</m:t>
        </m:r>
        <m:r>
          <w:rPr>
            <w:rFonts w:ascii="Cambria Math" w:eastAsia="宋体" w:hAnsi="Cambria Math"/>
            <w:szCs w:val="21"/>
          </w:rPr>
          <m:t>f(10.1,2.03)≈f(10,2)+fx(10,2)×0.1+fy(10,2)×0.03</m:t>
        </m:r>
      </m:oMath>
    </w:p>
    <w:p w14:paraId="75466999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=100+2+3</m:t>
          </m:r>
          <m:r>
            <m:rPr>
              <m:nor/>
            </m:rPr>
            <w:rPr>
              <w:rFonts w:ascii="宋体" w:eastAsia="宋体" w:hAnsi="宋体"/>
              <w:szCs w:val="21"/>
            </w:rPr>
            <m:t>ln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m:t>10</m:t>
          </m:r>
        </m:oMath>
      </m:oMathPara>
    </w:p>
    <w:p w14:paraId="294DF6FD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=102+3</m:t>
          </m:r>
          <m:r>
            <m:rPr>
              <m:nor/>
            </m:rPr>
            <w:rPr>
              <w:rFonts w:ascii="宋体" w:eastAsia="宋体" w:hAnsi="宋体"/>
              <w:szCs w:val="21"/>
            </w:rPr>
            <m:t>ln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m:t>10</m:t>
          </m:r>
        </m:oMath>
      </m:oMathPara>
    </w:p>
    <w:p w14:paraId="2F090AAC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08EB3C42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szCs w:val="21"/>
        </w:rPr>
        <w:t xml:space="preserve">(2) </w:t>
      </w:r>
      <w:r w:rsidRPr="004F293F">
        <w:rPr>
          <w:rFonts w:ascii="宋体" w:eastAsia="宋体" w:hAnsi="宋体" w:hint="eastAsia"/>
          <w:szCs w:val="21"/>
        </w:rPr>
        <w:t>求:</w:t>
      </w:r>
      <w:r w:rsidRPr="004F293F">
        <w:rPr>
          <w:rFonts w:ascii="宋体" w:eastAsia="宋体" w:hAnsi="宋体"/>
          <w:szCs w:val="21"/>
        </w:rPr>
        <w:t xml:space="preserve"> </w:t>
      </w:r>
      <m:oMath>
        <m:rad>
          <m:radPr>
            <m:degHide m:val="1"/>
            <m:ctrlPr>
              <w:rPr>
                <w:rFonts w:ascii="Cambria Math" w:eastAsia="宋体" w:hAnsi="Cambria Math"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1.02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1.97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sup>
            </m:sSup>
          </m:e>
        </m:rad>
      </m:oMath>
      <w:r w:rsidRPr="004F293F">
        <w:rPr>
          <w:rFonts w:ascii="宋体" w:eastAsia="宋体" w:hAnsi="宋体" w:hint="eastAsia"/>
          <w:szCs w:val="21"/>
        </w:rPr>
        <w:t>的近似值</w:t>
      </w:r>
    </w:p>
    <w:p w14:paraId="4373664D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解：</w:t>
      </w:r>
      <m:oMath>
        <m:r>
          <w:rPr>
            <w:rFonts w:ascii="Cambria Math" w:eastAsia="宋体" w:hAnsi="Cambria Math"/>
            <w:szCs w:val="21"/>
          </w:rPr>
          <m:t>f(x,y)=</m:t>
        </m:r>
        <m:rad>
          <m:radPr>
            <m:degHide m:val="1"/>
            <m:ctrlPr>
              <w:rPr>
                <w:rFonts w:ascii="Cambria Math" w:eastAsia="宋体" w:hAnsi="Cambria Math"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sup>
            </m:sSup>
          </m:e>
        </m:rad>
      </m:oMath>
      <w:r w:rsidRPr="004F293F">
        <w:rPr>
          <w:rFonts w:ascii="宋体" w:eastAsia="宋体" w:hAnsi="宋体" w:hint="eastAsia"/>
          <w:szCs w:val="21"/>
        </w:rPr>
        <w:t>，即求</w:t>
      </w:r>
      <m:oMath>
        <m:r>
          <w:rPr>
            <w:rFonts w:ascii="Cambria Math" w:eastAsia="宋体" w:hAnsi="Cambria Math"/>
            <w:szCs w:val="21"/>
          </w:rPr>
          <m:t>f(1.02,1.97)</m:t>
        </m:r>
      </m:oMath>
      <w:r w:rsidRPr="004F293F">
        <w:rPr>
          <w:rFonts w:ascii="宋体" w:eastAsia="宋体" w:hAnsi="宋体" w:hint="eastAsia"/>
          <w:szCs w:val="21"/>
        </w:rPr>
        <w:t>，取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</m:sSub>
      </m:oMath>
      <w:r w:rsidRPr="004F293F">
        <w:rPr>
          <w:rFonts w:ascii="宋体" w:eastAsia="宋体" w:hAnsi="宋体" w:hint="eastAsia"/>
          <w:szCs w:val="21"/>
        </w:rPr>
        <w:t>=1，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</m:sSub>
      </m:oMath>
      <w:r w:rsidRPr="004F293F">
        <w:rPr>
          <w:rFonts w:ascii="宋体" w:eastAsia="宋体" w:hAnsi="宋体" w:hint="eastAsia"/>
          <w:szCs w:val="21"/>
        </w:rPr>
        <w:t>=2,</w:t>
      </w:r>
      <m:oMath>
        <m:r>
          <w:rPr>
            <w:rFonts w:ascii="Cambria Math" w:eastAsia="宋体" w:hAnsi="Cambria Math"/>
            <w:szCs w:val="21"/>
          </w:rPr>
          <m:t xml:space="preserve">  Δx=0.02,  Δy=-0.03</m:t>
        </m:r>
      </m:oMath>
    </w:p>
    <w:p w14:paraId="3D2865E6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 xml:space="preserve">因为 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1,2</m:t>
            </m:r>
          </m:e>
        </m:d>
        <m:r>
          <w:rPr>
            <w:rFonts w:ascii="Cambria Math" w:eastAsia="宋体" w:hAnsi="Cambria Math"/>
            <w:szCs w:val="21"/>
          </w:rPr>
          <m:t>=3</m:t>
        </m:r>
      </m:oMath>
    </w:p>
    <w:p w14:paraId="51D9FECC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fx(1,2)=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3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3</m:t>
                      </m:r>
                    </m:sup>
                  </m:sSup>
                </m:e>
              </m:rad>
            </m:den>
          </m:f>
          <m:r>
            <w:rPr>
              <w:rFonts w:ascii="Cambria Math" w:eastAsia="宋体" w:hAnsi="Cambria Math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</m:oMath>
      </m:oMathPara>
    </w:p>
    <w:p w14:paraId="3310B492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fy(1,2)=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3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3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3</m:t>
                      </m:r>
                    </m:sup>
                  </m:sSup>
                </m:e>
              </m:rad>
            </m:den>
          </m:f>
          <m:r>
            <w:rPr>
              <w:rFonts w:ascii="Cambria Math" w:eastAsia="宋体" w:hAnsi="Cambria Math"/>
              <w:szCs w:val="21"/>
            </w:rPr>
            <m:t>=2</m:t>
          </m:r>
        </m:oMath>
      </m:oMathPara>
    </w:p>
    <w:p w14:paraId="22EC246D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f(1.02,1.97)=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1.02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1.97</m:t>
                      </m:r>
                    </m:e>
                  </m:d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Cs w:val="21"/>
            </w:rPr>
            <m:t>≈f(1,2)+fx(1,2)△x+fy(1,2)△y</m:t>
          </m:r>
        </m:oMath>
      </m:oMathPara>
    </w:p>
    <w:p w14:paraId="583E25D7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 xml:space="preserve">            </w:t>
      </w:r>
      <w:r w:rsidRPr="004F293F">
        <w:rPr>
          <w:rFonts w:ascii="宋体" w:eastAsia="宋体" w:hAnsi="宋体" w:hint="eastAsia"/>
          <w:szCs w:val="21"/>
        </w:rPr>
        <w:object w:dxaOrig="200" w:dyaOrig="160" w14:anchorId="6CEFD1A2">
          <v:shape id="_x0000_i1190" type="#_x0000_t75" style="width:9.85pt;height:8.15pt" o:ole="">
            <v:imagedata r:id="rId132" o:title=""/>
          </v:shape>
          <o:OLEObject Type="Embed" ProgID="Equation.KSEE3" ShapeID="_x0000_i1190" DrawAspect="Content" ObjectID="_1654736832" r:id="rId133"/>
        </w:object>
      </w:r>
      <w:r w:rsidRPr="004F293F">
        <w:rPr>
          <w:rFonts w:ascii="宋体" w:eastAsia="宋体" w:hAnsi="宋体" w:hint="eastAsia"/>
          <w:szCs w:val="21"/>
        </w:rPr>
        <w:object w:dxaOrig="2460" w:dyaOrig="620" w14:anchorId="474A2D4F">
          <v:shape id="_x0000_i1191" type="#_x0000_t75" style="width:123.1pt;height:31.35pt" o:ole="">
            <v:imagedata r:id="rId134" o:title=""/>
          </v:shape>
          <o:OLEObject Type="Embed" ProgID="Equation.KSEE3" ShapeID="_x0000_i1191" DrawAspect="Content" ObjectID="_1654736833" r:id="rId135"/>
        </w:object>
      </w:r>
    </w:p>
    <w:p w14:paraId="633E8471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 xml:space="preserve">            </w:t>
      </w:r>
      <w:r w:rsidRPr="004F293F">
        <w:rPr>
          <w:rFonts w:ascii="宋体" w:eastAsia="宋体" w:hAnsi="宋体" w:hint="eastAsia"/>
          <w:szCs w:val="21"/>
        </w:rPr>
        <w:object w:dxaOrig="200" w:dyaOrig="160" w14:anchorId="03B91A7A">
          <v:shape id="_x0000_i1192" type="#_x0000_t75" style="width:9.85pt;height:8.15pt" o:ole="">
            <v:imagedata r:id="rId136" o:title=""/>
          </v:shape>
          <o:OLEObject Type="Embed" ProgID="Equation.KSEE3" ShapeID="_x0000_i1192" DrawAspect="Content" ObjectID="_1654736834" r:id="rId137"/>
        </w:object>
      </w:r>
      <w:r w:rsidRPr="004F293F">
        <w:rPr>
          <w:rFonts w:ascii="宋体" w:eastAsia="宋体" w:hAnsi="宋体" w:hint="eastAsia"/>
          <w:szCs w:val="21"/>
        </w:rPr>
        <w:object w:dxaOrig="499" w:dyaOrig="279" w14:anchorId="6F396793">
          <v:shape id="_x0000_i1193" type="#_x0000_t75" style="width:24.95pt;height:13.95pt" o:ole="">
            <v:imagedata r:id="rId138" o:title=""/>
          </v:shape>
          <o:OLEObject Type="Embed" ProgID="Equation.KSEE3" ShapeID="_x0000_i1193" DrawAspect="Content" ObjectID="_1654736835" r:id="rId139"/>
        </w:object>
      </w:r>
    </w:p>
    <w:p w14:paraId="706BCCFF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72A44CB1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241F1E76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4.讨论下列函数在(0,0)处的连续性，偏导数存在性和可微性</w:t>
      </w:r>
    </w:p>
    <w:p w14:paraId="58E04798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2F276AEF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(1)</w:t>
      </w:r>
      <m:oMath>
        <m:r>
          <w:rPr>
            <w:rFonts w:ascii="Cambria Math" w:eastAsia="宋体" w:hAnsi="Cambria Math"/>
            <w:szCs w:val="21"/>
          </w:rPr>
          <m:t xml:space="preserve"> f</m:t>
        </m:r>
        <m:d>
          <m:dPr>
            <m:ctrlPr>
              <w:rPr>
                <w:rFonts w:ascii="Cambria Math" w:eastAsia="宋体" w:hAnsi="Cambria Math"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x,y</m:t>
            </m:r>
          </m:e>
        </m:d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sSubSup>
          <m:sSubSupPr>
            <m:ctrlPr>
              <w:rPr>
                <w:rFonts w:ascii="Cambria Math" w:eastAsia="宋体" w:hAnsi="Cambria Math"/>
                <w:szCs w:val="21"/>
              </w:rPr>
            </m:ctrlPr>
          </m:sSubSupPr>
          <m:e>
            <m:r>
              <w:rPr>
                <w:rFonts w:ascii="Cambria Math" w:eastAsia="宋体" w:hAnsi="Cambria Math"/>
                <w:szCs w:val="21"/>
              </w:rPr>
              <m:t>{</m:t>
            </m:r>
          </m:e>
          <m:sub>
            <m:r>
              <w:rPr>
                <w:rFonts w:ascii="Cambria Math" w:eastAsia="宋体" w:hAnsi="Cambria Math"/>
                <w:szCs w:val="21"/>
              </w:rPr>
              <m:t>0                         ,</m:t>
            </m:r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=0</m:t>
            </m:r>
          </m:sub>
          <m:sup>
            <m:r>
              <w:rPr>
                <w:rFonts w:ascii="Cambria Math" w:eastAsia="宋体" w:hAnsi="Cambria Math"/>
                <w:szCs w:val="21"/>
              </w:rPr>
              <m:t>xy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sin⁡</m:t>
            </m:r>
            <m:f>
              <m:fPr>
                <m:ctrlPr>
                  <w:rPr>
                    <w:rFonts w:ascii="Cambria Math" w:eastAsia="宋体" w:hAnsi="Cambria Math"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 xml:space="preserve">   ,</m:t>
            </m:r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≠0</m:t>
            </m:r>
          </m:sup>
        </m:sSubSup>
      </m:oMath>
    </w:p>
    <w:p w14:paraId="163E2F10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6AA0434A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szCs w:val="21"/>
        </w:rPr>
        <w:t>可知</w:t>
      </w:r>
      <m:oMath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→</m:t>
            </m:r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,</m:t>
                </m:r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e>
            </m:d>
          </m:lim>
        </m:limLow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x,y</m:t>
            </m:r>
          </m:e>
        </m:d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0,0</m:t>
            </m:r>
          </m:e>
        </m:d>
        <m:r>
          <m:rPr>
            <m:sty m:val="p"/>
          </m:rPr>
          <w:rPr>
            <w:rFonts w:ascii="Cambria Math" w:eastAsia="宋体" w:hAnsi="Cambria Math"/>
            <w:szCs w:val="21"/>
          </w:rPr>
          <m:t>=0</m:t>
        </m:r>
      </m:oMath>
    </w:p>
    <w:p w14:paraId="21425CDB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所以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  <m:r>
              <w:rPr>
                <w:rFonts w:ascii="Cambria Math" w:eastAsia="宋体" w:hAnsi="Cambria Math"/>
                <w:szCs w:val="21"/>
              </w:rPr>
              <m:t>，</m:t>
            </m:r>
            <m:r>
              <w:rPr>
                <w:rFonts w:ascii="Cambria Math" w:eastAsia="宋体" w:hAnsi="Cambria Math"/>
                <w:szCs w:val="21"/>
              </w:rPr>
              <m:t>y</m:t>
            </m:r>
          </m:e>
        </m:d>
      </m:oMath>
      <w:r w:rsidRPr="004F293F">
        <w:rPr>
          <w:rFonts w:ascii="宋体" w:eastAsia="宋体" w:hAnsi="宋体" w:hint="eastAsia"/>
          <w:szCs w:val="21"/>
        </w:rPr>
        <w:t xml:space="preserve"> 在点(0，0)处连续，又因为</w:t>
      </w:r>
    </w:p>
    <w:p w14:paraId="09F0F16A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>
        <m:sSubSup>
          <m:sSubSupPr>
            <m:ctrlPr>
              <w:rPr>
                <w:rFonts w:ascii="Cambria Math" w:eastAsia="宋体" w:hAnsi="Cambria Math"/>
                <w:szCs w:val="21"/>
              </w:rPr>
            </m:ctrlPr>
          </m:sSubSup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0.0</m:t>
            </m:r>
          </m:e>
        </m:d>
      </m:oMath>
      <w:r w:rsidRPr="004F293F">
        <w:rPr>
          <w:rFonts w:ascii="宋体" w:eastAsia="宋体" w:hAnsi="宋体" w:hint="eastAsia"/>
          <w:szCs w:val="21"/>
        </w:rPr>
        <w:t>=</w:t>
      </w:r>
      <m:oMath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x→0</m:t>
            </m:r>
          </m:lim>
        </m:limLow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+Δ</m:t>
                </m:r>
                <m:r>
                  <w:rPr>
                    <w:rFonts w:ascii="Cambria Math" w:eastAsia="宋体" w:hAnsi="Cambria Math"/>
                    <w:szCs w:val="21"/>
                  </w:rPr>
                  <m:t>x,0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-</m:t>
            </m:r>
            <m:r>
              <w:rPr>
                <w:rFonts w:ascii="Cambria Math" w:eastAsia="宋体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,</m:t>
                </m:r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</m:oMath>
      <w:r w:rsidRPr="004F293F">
        <w:rPr>
          <w:rFonts w:ascii="宋体" w:eastAsia="宋体" w:hAnsi="宋体" w:hint="eastAsia"/>
          <w:szCs w:val="21"/>
        </w:rPr>
        <w:t>=</w:t>
      </w:r>
      <m:oMath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x→0</m:t>
            </m:r>
          </m:lim>
        </m:limLow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-0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Δ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x→0</m:t>
            </m:r>
          </m:lim>
        </m:limLow>
        <m:r>
          <m:rPr>
            <m:sty m:val="p"/>
          </m:rPr>
          <w:rPr>
            <w:rFonts w:ascii="Cambria Math" w:eastAsia="宋体" w:hAnsi="Cambria Math"/>
            <w:szCs w:val="21"/>
          </w:rPr>
          <m:t>0=0</m:t>
        </m:r>
      </m:oMath>
    </w:p>
    <w:p w14:paraId="7B6A174B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lastRenderedPageBreak/>
        <w:t>同样得对y的偏导数为</w:t>
      </w:r>
    </w:p>
    <w:p w14:paraId="300C8365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>
        <m:sSubSup>
          <m:sSubSupPr>
            <m:ctrlPr>
              <w:rPr>
                <w:rFonts w:ascii="Cambria Math" w:eastAsia="宋体" w:hAnsi="Cambria Math"/>
                <w:szCs w:val="21"/>
              </w:rPr>
            </m:ctrlPr>
          </m:sSubSup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,</m:t>
            </m:r>
            <m:r>
              <w:rPr>
                <w:rFonts w:ascii="Cambria Math" w:eastAsia="宋体" w:hAnsi="Cambria Math"/>
                <w:szCs w:val="21"/>
              </w:rPr>
              <m:t>0</m:t>
            </m:r>
          </m:e>
        </m:d>
      </m:oMath>
      <w:r w:rsidRPr="004F293F">
        <w:rPr>
          <w:rFonts w:ascii="宋体" w:eastAsia="宋体" w:hAnsi="宋体" w:hint="eastAsia"/>
          <w:szCs w:val="21"/>
        </w:rPr>
        <w:t>=</w:t>
      </w:r>
      <m:oMath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y→0</m:t>
            </m:r>
          </m:lim>
        </m:limLow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,</m:t>
                </m:r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+Δ</m:t>
                </m:r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-</m:t>
            </m:r>
            <m:r>
              <w:rPr>
                <w:rFonts w:ascii="Cambria Math" w:eastAsia="宋体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,</m:t>
                </m:r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y</m:t>
            </m:r>
          </m:den>
        </m:f>
      </m:oMath>
      <w:r w:rsidRPr="004F293F">
        <w:rPr>
          <w:rFonts w:ascii="宋体" w:eastAsia="宋体" w:hAnsi="宋体" w:hint="eastAsia"/>
          <w:szCs w:val="21"/>
        </w:rPr>
        <w:t>=</w:t>
      </w:r>
      <m:oMath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y→0</m:t>
            </m:r>
          </m:lim>
        </m:limLow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0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y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=0</m:t>
        </m:r>
      </m:oMath>
    </w:p>
    <w:p w14:paraId="6B1989F0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所以f(</w:t>
      </w:r>
      <w:proofErr w:type="spellStart"/>
      <w:r w:rsidRPr="004F293F">
        <w:rPr>
          <w:rFonts w:ascii="宋体" w:eastAsia="宋体" w:hAnsi="宋体" w:hint="eastAsia"/>
          <w:szCs w:val="21"/>
        </w:rPr>
        <w:t>x,y</w:t>
      </w:r>
      <w:proofErr w:type="spellEnd"/>
      <w:r w:rsidRPr="004F293F">
        <w:rPr>
          <w:rFonts w:ascii="宋体" w:eastAsia="宋体" w:hAnsi="宋体" w:hint="eastAsia"/>
          <w:szCs w:val="21"/>
        </w:rPr>
        <w:t>)在点(0,0)处偏导数存在，又由于</w:t>
      </w:r>
    </w:p>
    <w:p w14:paraId="4DCDAAA2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m:oMath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w:rPr>
                <w:rFonts w:ascii="Cambria Math" w:eastAsia="宋体" w:hAnsi="Cambria Math"/>
                <w:szCs w:val="21"/>
              </w:rPr>
              <m:t>ρ→0</m:t>
            </m:r>
          </m:lim>
        </m:limLow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z-</m:t>
            </m:r>
            <m:sSubSup>
              <m:sSubSupPr>
                <m:ctrlPr>
                  <w:rPr>
                    <w:rFonts w:ascii="Cambria Math" w:eastAsia="宋体" w:hAnsi="Cambria Math"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f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,</m:t>
                </m:r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x-</m:t>
            </m:r>
            <m:sSubSup>
              <m:sSubSupPr>
                <m:ctrlPr>
                  <w:rPr>
                    <w:rFonts w:ascii="Cambria Math" w:eastAsia="宋体" w:hAnsi="Cambria Math"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f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,</m:t>
                </m:r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e>
            </m:d>
            <m:r>
              <w:rPr>
                <w:rFonts w:ascii="Cambria Math" w:eastAsia="宋体" w:hAnsi="Cambria Math"/>
                <w:szCs w:val="21"/>
              </w:rPr>
              <m:t>y</m:t>
            </m:r>
          </m:num>
          <m:den>
            <m:r>
              <w:rPr>
                <w:rFonts w:ascii="Cambria Math" w:eastAsia="宋体" w:hAnsi="Cambria Math"/>
                <w:szCs w:val="21"/>
              </w:rPr>
              <m:t>ρ</m:t>
            </m:r>
          </m:den>
        </m:f>
      </m:oMath>
      <w:r w:rsidRPr="004F293F">
        <w:rPr>
          <w:rFonts w:ascii="宋体" w:eastAsia="宋体" w:hAnsi="宋体" w:hint="eastAsia"/>
          <w:szCs w:val="21"/>
        </w:rPr>
        <w:t>=</w:t>
      </w:r>
      <m:oMath>
        <m:sSubSup>
          <m:sSubSupPr>
            <m:ctrlPr>
              <w:rPr>
                <w:rFonts w:ascii="Cambria Math" w:eastAsia="宋体" w:hAnsi="Cambria Math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</m:e>
          <m:sub>
            <m:r>
              <w:rPr>
                <w:rFonts w:ascii="Cambria Math" w:eastAsia="宋体" w:hAnsi="Cambria Math"/>
                <w:szCs w:val="21"/>
              </w:rPr>
              <m:t>y→0</m:t>
            </m:r>
          </m:sub>
          <m:sup>
            <m:limLow>
              <m:limLowPr>
                <m:ctrlPr>
                  <w:rPr>
                    <w:rFonts w:ascii="Cambria Math" w:eastAsia="宋体" w:hAnsi="Cambria Math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x→0</m:t>
                </m:r>
              </m:lim>
            </m:limLow>
          </m:sup>
        </m:sSubSup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x⋅Δy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Cs w:val="21"/>
                          </w:rPr>
                          <m:t>Δ</m:t>
                        </m:r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Cs w:val="21"/>
                          </w:rPr>
                          <m:t>Δ</m:t>
                        </m:r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sin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Δ</m:t>
                    </m:r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Δ</m:t>
                    </m:r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=0</m:t>
        </m:r>
      </m:oMath>
    </w:p>
    <w:p w14:paraId="6617D8CC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szCs w:val="21"/>
        </w:rPr>
        <w:t>这里</w:t>
      </w:r>
      <m:oMath>
        <m:sSubSup>
          <m:sSubSupPr>
            <m:ctrlPr>
              <w:rPr>
                <w:rFonts w:ascii="Cambria Math" w:eastAsia="宋体" w:hAnsi="Cambria Math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 xml:space="preserve"> Δ</m:t>
            </m:r>
          </m:e>
          <m:sub>
            <m:r>
              <w:rPr>
                <w:rFonts w:ascii="Cambria Math" w:eastAsia="宋体" w:hAnsi="Cambria Math"/>
                <w:szCs w:val="21"/>
              </w:rPr>
              <m:t>y→0</m:t>
            </m:r>
          </m:sub>
          <m:sup>
            <m:limLow>
              <m:limLowPr>
                <m:ctrlPr>
                  <w:rPr>
                    <w:rFonts w:ascii="Cambria Math" w:eastAsia="宋体" w:hAnsi="Cambria Math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x→0</m:t>
                </m:r>
              </m:lim>
            </m:limLow>
          </m:sup>
        </m:sSubSup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Δ</m:t>
            </m:r>
            <m:r>
              <w:rPr>
                <w:rFonts w:ascii="Cambria Math" w:eastAsia="宋体" w:hAnsi="Cambria Math"/>
                <w:szCs w:val="21"/>
              </w:rPr>
              <m:t>x⋅Δy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Cs w:val="21"/>
                          </w:rPr>
                          <m:t>Δ</m:t>
                        </m:r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szCs w:val="21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Cs w:val="21"/>
                          </w:rPr>
                          <m:t>Δ</m:t>
                        </m:r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=0</m:t>
        </m:r>
      </m:oMath>
      <w:r w:rsidRPr="004F293F">
        <w:rPr>
          <w:rFonts w:ascii="宋体" w:eastAsia="宋体" w:hAnsi="宋体"/>
          <w:szCs w:val="21"/>
        </w:rPr>
        <w:t>，其中</w:t>
      </w:r>
      <w:r w:rsidRPr="004F293F">
        <w:rPr>
          <w:rFonts w:ascii="宋体" w:eastAsia="宋体" w:hAnsi="宋体" w:hint="eastAsia"/>
          <w:szCs w:val="21"/>
        </w:rPr>
        <w:t xml:space="preserve"> </w:t>
      </w:r>
      <m:oMath>
        <m:r>
          <w:rPr>
            <w:rFonts w:ascii="Cambria Math" w:eastAsia="宋体" w:hAnsi="Cambria Math"/>
            <w:szCs w:val="21"/>
          </w:rPr>
          <m:t>ρ</m:t>
        </m:r>
      </m:oMath>
      <w:r w:rsidRPr="004F293F">
        <w:rPr>
          <w:rFonts w:ascii="宋体" w:eastAsia="宋体" w:hAnsi="宋体" w:hint="eastAsia"/>
          <w:szCs w:val="21"/>
        </w:rPr>
        <w:t>=</w:t>
      </w:r>
      <m:oMath>
        <m:rad>
          <m:radPr>
            <m:degHide m:val="1"/>
            <m:ctrlPr>
              <w:rPr>
                <w:rFonts w:ascii="Cambria Math" w:eastAsia="宋体" w:hAnsi="Cambria Math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Δ</m:t>
                    </m:r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Δ</m:t>
                    </m:r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e>
        </m:rad>
      </m:oMath>
      <w:r w:rsidRPr="004F293F">
        <w:rPr>
          <w:rFonts w:ascii="宋体" w:eastAsia="宋体" w:hAnsi="宋体"/>
          <w:szCs w:val="21"/>
        </w:rPr>
        <w:t>，故f</w:t>
      </w:r>
      <w:r w:rsidRPr="004F293F">
        <w:rPr>
          <w:rFonts w:ascii="宋体" w:eastAsia="宋体" w:hAnsi="宋体" w:hint="eastAsia"/>
          <w:szCs w:val="21"/>
        </w:rPr>
        <w:t>(</w:t>
      </w:r>
      <w:proofErr w:type="spellStart"/>
      <w:r w:rsidRPr="004F293F">
        <w:rPr>
          <w:rFonts w:ascii="宋体" w:eastAsia="宋体" w:hAnsi="宋体" w:hint="eastAsia"/>
          <w:szCs w:val="21"/>
        </w:rPr>
        <w:t>x,y</w:t>
      </w:r>
      <w:proofErr w:type="spellEnd"/>
      <w:r w:rsidRPr="004F293F">
        <w:rPr>
          <w:rFonts w:ascii="宋体" w:eastAsia="宋体" w:hAnsi="宋体" w:hint="eastAsia"/>
          <w:szCs w:val="21"/>
        </w:rPr>
        <w:t>)在点(0,0)处可微。</w:t>
      </w:r>
    </w:p>
    <w:p w14:paraId="3BE5030B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5BB29D47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szCs w:val="21"/>
        </w:rPr>
        <w:t xml:space="preserve">(2) </w:t>
      </w:r>
      <w:r w:rsidRPr="004F293F">
        <w:rPr>
          <w:rFonts w:ascii="宋体" w:eastAsia="宋体" w:hAnsi="宋体"/>
          <w:position w:val="-46"/>
          <w:szCs w:val="21"/>
        </w:rPr>
        <w:object w:dxaOrig="3200" w:dyaOrig="1040" w14:anchorId="08476785">
          <v:shape id="_x0000_i1194" type="#_x0000_t75" style="width:160.25pt;height:52.25pt" o:ole="">
            <v:imagedata r:id="rId140" o:title=""/>
          </v:shape>
          <o:OLEObject Type="Embed" ProgID="Equation.KSEE3" ShapeID="_x0000_i1194" DrawAspect="Content" ObjectID="_1654736836" r:id="rId141"/>
        </w:object>
      </w:r>
    </w:p>
    <w:p w14:paraId="6E48964A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 xml:space="preserve">解: </w:t>
      </w:r>
    </w:p>
    <w:p w14:paraId="71BA8B7E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noProof/>
          <w:position w:val="-368"/>
          <w:szCs w:val="21"/>
        </w:rPr>
        <w:drawing>
          <wp:anchor distT="0" distB="0" distL="114300" distR="114300" simplePos="0" relativeHeight="251659264" behindDoc="1" locked="0" layoutInCell="1" allowOverlap="1" wp14:anchorId="6CE892D9" wp14:editId="31567902">
            <wp:simplePos x="0" y="0"/>
            <wp:positionH relativeFrom="column">
              <wp:posOffset>212725</wp:posOffset>
            </wp:positionH>
            <wp:positionV relativeFrom="paragraph">
              <wp:posOffset>153670</wp:posOffset>
            </wp:positionV>
            <wp:extent cx="4545965" cy="4450080"/>
            <wp:effectExtent l="0" t="0" r="6985" b="7620"/>
            <wp:wrapThrough wrapText="bothSides">
              <wp:wrapPolygon edited="0">
                <wp:start x="91" y="0"/>
                <wp:lineTo x="0" y="462"/>
                <wp:lineTo x="362" y="832"/>
                <wp:lineTo x="6789" y="1664"/>
                <wp:lineTo x="0" y="1664"/>
                <wp:lineTo x="0" y="2312"/>
                <wp:lineTo x="905" y="3144"/>
                <wp:lineTo x="0" y="4068"/>
                <wp:lineTo x="0" y="6565"/>
                <wp:lineTo x="7694" y="7582"/>
                <wp:lineTo x="10771" y="7582"/>
                <wp:lineTo x="91" y="8137"/>
                <wp:lineTo x="0" y="8877"/>
                <wp:lineTo x="453" y="9062"/>
                <wp:lineTo x="453" y="11003"/>
                <wp:lineTo x="634" y="12021"/>
                <wp:lineTo x="0" y="12113"/>
                <wp:lineTo x="0" y="12668"/>
                <wp:lineTo x="10771" y="13500"/>
                <wp:lineTo x="0" y="14055"/>
                <wp:lineTo x="0" y="14795"/>
                <wp:lineTo x="10771" y="14979"/>
                <wp:lineTo x="2263" y="16182"/>
                <wp:lineTo x="0" y="16551"/>
                <wp:lineTo x="91" y="17846"/>
                <wp:lineTo x="634" y="18216"/>
                <wp:lineTo x="634" y="19418"/>
                <wp:lineTo x="91" y="19418"/>
                <wp:lineTo x="91" y="19603"/>
                <wp:lineTo x="724" y="20897"/>
                <wp:lineTo x="0" y="20897"/>
                <wp:lineTo x="0" y="21360"/>
                <wp:lineTo x="453" y="21545"/>
                <wp:lineTo x="5159" y="21545"/>
                <wp:lineTo x="7784" y="21452"/>
                <wp:lineTo x="8418" y="21360"/>
                <wp:lineTo x="8237" y="20897"/>
                <wp:lineTo x="9776" y="20897"/>
                <wp:lineTo x="14754" y="19788"/>
                <wp:lineTo x="14845" y="19418"/>
                <wp:lineTo x="16836" y="18031"/>
                <wp:lineTo x="17288" y="17106"/>
                <wp:lineTo x="17198" y="15534"/>
                <wp:lineTo x="15750" y="15164"/>
                <wp:lineTo x="10681" y="14979"/>
                <wp:lineTo x="10771" y="13500"/>
                <wp:lineTo x="10409" y="12021"/>
                <wp:lineTo x="11043" y="12021"/>
                <wp:lineTo x="13758" y="10818"/>
                <wp:lineTo x="13849" y="10171"/>
                <wp:lineTo x="11948" y="9062"/>
                <wp:lineTo x="13577" y="8969"/>
                <wp:lineTo x="13577" y="8137"/>
                <wp:lineTo x="10681" y="7582"/>
                <wp:lineTo x="7513" y="6103"/>
                <wp:lineTo x="10681" y="4623"/>
                <wp:lineTo x="6155" y="3144"/>
                <wp:lineTo x="21452" y="2866"/>
                <wp:lineTo x="21543" y="1664"/>
                <wp:lineTo x="15026" y="1664"/>
                <wp:lineTo x="15297" y="1295"/>
                <wp:lineTo x="6789" y="0"/>
                <wp:lineTo x="91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445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64F4C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679CC716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048E84D7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6A8AEA85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6E53D5EB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21427DE7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0EE4BF31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78877E15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00FCF02E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0296D4A1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6F67D5A4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7D7BDFE8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1449CB62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6E0C2B11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63DD1B6B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3471B59B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0950DE11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7E63F515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5BBE2EB3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2A125D79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</w:p>
    <w:p w14:paraId="1D98B9A2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szCs w:val="21"/>
        </w:rPr>
        <w:t xml:space="preserve">(3) </w:t>
      </w:r>
      <w:r w:rsidRPr="004F293F">
        <w:rPr>
          <w:rFonts w:ascii="宋体" w:eastAsia="宋体" w:hAnsi="宋体"/>
          <w:position w:val="-50"/>
          <w:szCs w:val="21"/>
        </w:rPr>
        <w:object w:dxaOrig="4300" w:dyaOrig="1120" w14:anchorId="365B0932">
          <v:shape id="_x0000_i1195" type="#_x0000_t75" style="width:215.4pt;height:55.75pt" o:ole="">
            <v:imagedata r:id="rId143" o:title=""/>
          </v:shape>
          <o:OLEObject Type="Embed" ProgID="Equation.KSEE3" ShapeID="_x0000_i1195" DrawAspect="Content" ObjectID="_1654736837" r:id="rId144"/>
        </w:object>
      </w:r>
    </w:p>
    <w:p w14:paraId="07164B0E" w14:textId="77777777" w:rsidR="00DE20BA" w:rsidRPr="004F293F" w:rsidRDefault="00DE20BA" w:rsidP="00DE20BA">
      <w:pPr>
        <w:spacing w:line="300" w:lineRule="auto"/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noProof/>
          <w:position w:val="-368"/>
          <w:szCs w:val="21"/>
        </w:rPr>
        <w:lastRenderedPageBreak/>
        <w:drawing>
          <wp:anchor distT="0" distB="0" distL="114300" distR="114300" simplePos="0" relativeHeight="251660288" behindDoc="1" locked="0" layoutInCell="1" allowOverlap="1" wp14:anchorId="5D6D0409" wp14:editId="3A40C3F5">
            <wp:simplePos x="0" y="0"/>
            <wp:positionH relativeFrom="column">
              <wp:posOffset>24130</wp:posOffset>
            </wp:positionH>
            <wp:positionV relativeFrom="paragraph">
              <wp:posOffset>229235</wp:posOffset>
            </wp:positionV>
            <wp:extent cx="4508500" cy="5359400"/>
            <wp:effectExtent l="0" t="0" r="6350" b="0"/>
            <wp:wrapThrough wrapText="bothSides">
              <wp:wrapPolygon edited="0">
                <wp:start x="183" y="0"/>
                <wp:lineTo x="0" y="384"/>
                <wp:lineTo x="183" y="768"/>
                <wp:lineTo x="7301" y="1382"/>
                <wp:lineTo x="0" y="1612"/>
                <wp:lineTo x="0" y="2303"/>
                <wp:lineTo x="1460" y="2610"/>
                <wp:lineTo x="1095" y="2610"/>
                <wp:lineTo x="639" y="3378"/>
                <wp:lineTo x="639" y="3839"/>
                <wp:lineTo x="91" y="3992"/>
                <wp:lineTo x="456" y="5067"/>
                <wp:lineTo x="0" y="5374"/>
                <wp:lineTo x="91" y="5758"/>
                <wp:lineTo x="1278" y="6296"/>
                <wp:lineTo x="0" y="6449"/>
                <wp:lineTo x="0" y="7524"/>
                <wp:lineTo x="10770" y="7524"/>
                <wp:lineTo x="5202" y="8753"/>
                <wp:lineTo x="0" y="9136"/>
                <wp:lineTo x="0" y="9674"/>
                <wp:lineTo x="3651" y="9981"/>
                <wp:lineTo x="639" y="10979"/>
                <wp:lineTo x="548" y="11440"/>
                <wp:lineTo x="639" y="12361"/>
                <wp:lineTo x="0" y="12438"/>
                <wp:lineTo x="0" y="12899"/>
                <wp:lineTo x="10770" y="13666"/>
                <wp:lineTo x="0" y="14050"/>
                <wp:lineTo x="0" y="14741"/>
                <wp:lineTo x="10770" y="14895"/>
                <wp:lineTo x="15607" y="16123"/>
                <wp:lineTo x="0" y="16123"/>
                <wp:lineTo x="0" y="17198"/>
                <wp:lineTo x="913" y="17505"/>
                <wp:lineTo x="1004" y="18043"/>
                <wp:lineTo x="2647" y="18580"/>
                <wp:lineTo x="183" y="19041"/>
                <wp:lineTo x="91" y="19425"/>
                <wp:lineTo x="1460" y="19809"/>
                <wp:lineTo x="274" y="19962"/>
                <wp:lineTo x="0" y="21267"/>
                <wp:lineTo x="456" y="21498"/>
                <wp:lineTo x="5567" y="21498"/>
                <wp:lineTo x="8214" y="21344"/>
                <wp:lineTo x="8670" y="21267"/>
                <wp:lineTo x="9309" y="21037"/>
                <wp:lineTo x="14329" y="19962"/>
                <wp:lineTo x="21265" y="19655"/>
                <wp:lineTo x="21174" y="18887"/>
                <wp:lineTo x="12321" y="18580"/>
                <wp:lineTo x="14238" y="18580"/>
                <wp:lineTo x="19988" y="17659"/>
                <wp:lineTo x="19988" y="17352"/>
                <wp:lineTo x="20992" y="17352"/>
                <wp:lineTo x="21539" y="16891"/>
                <wp:lineTo x="21539" y="15509"/>
                <wp:lineTo x="17158" y="15048"/>
                <wp:lineTo x="10678" y="14895"/>
                <wp:lineTo x="10678" y="12591"/>
                <wp:lineTo x="14694" y="11363"/>
                <wp:lineTo x="14877" y="11133"/>
                <wp:lineTo x="12960" y="9981"/>
                <wp:lineTo x="14512" y="9597"/>
                <wp:lineTo x="14603" y="9136"/>
                <wp:lineTo x="13325" y="8753"/>
                <wp:lineTo x="10770" y="7524"/>
                <wp:lineTo x="8670" y="6910"/>
                <wp:lineTo x="6663" y="6680"/>
                <wp:lineTo x="2008" y="6296"/>
                <wp:lineTo x="7028" y="5682"/>
                <wp:lineTo x="7028" y="5067"/>
                <wp:lineTo x="3377" y="5067"/>
                <wp:lineTo x="8488" y="4223"/>
                <wp:lineTo x="8397" y="3839"/>
                <wp:lineTo x="9309" y="3839"/>
                <wp:lineTo x="17067" y="2764"/>
                <wp:lineTo x="17067" y="2610"/>
                <wp:lineTo x="21083" y="2227"/>
                <wp:lineTo x="21357" y="1689"/>
                <wp:lineTo x="19623" y="1382"/>
                <wp:lineTo x="19714" y="998"/>
                <wp:lineTo x="6480" y="154"/>
                <wp:lineTo x="639" y="0"/>
                <wp:lineTo x="183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535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293F">
        <w:rPr>
          <w:rFonts w:ascii="宋体" w:eastAsia="宋体" w:hAnsi="宋体" w:hint="eastAsia"/>
          <w:szCs w:val="21"/>
        </w:rPr>
        <w:t xml:space="preserve">解: </w:t>
      </w:r>
    </w:p>
    <w:p w14:paraId="7D4A0B55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1CA1C560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051DB358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5F75E4AC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48D2930B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515FF0CD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68A5C036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39CBCC5B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5A6B98BF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6CCFC17C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793E93AD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70B447C2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4F31DDAE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47122DF5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1F79F05D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2406E9E4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38479BF5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2E36CE76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079B5126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6C84CED5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3DFFABC7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146DC870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52AF2DAE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25784082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114F7BF8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31538A2C" w14:textId="77777777" w:rsidR="00DE20BA" w:rsidRPr="004F293F" w:rsidRDefault="00DE20BA" w:rsidP="00DE20BA">
      <w:pPr>
        <w:rPr>
          <w:rFonts w:ascii="宋体" w:eastAsia="宋体" w:hAnsi="宋体"/>
          <w:szCs w:val="21"/>
        </w:rPr>
      </w:pPr>
    </w:p>
    <w:p w14:paraId="1291168E" w14:textId="77777777" w:rsidR="00A85BDF" w:rsidRPr="00A85BDF" w:rsidRDefault="00A85BDF" w:rsidP="008E433A">
      <w:pPr>
        <w:spacing w:line="25" w:lineRule="atLeast"/>
        <w:rPr>
          <w:rFonts w:ascii="宋体" w:eastAsia="宋体" w:hAnsi="宋体" w:cs="Times New Roman" w:hint="eastAsia"/>
        </w:rPr>
      </w:pPr>
    </w:p>
    <w:p w14:paraId="580C3A2B" w14:textId="727F5A28" w:rsidR="007B5752" w:rsidRDefault="007B5752"/>
    <w:p w14:paraId="1AB29576" w14:textId="501C9D1E" w:rsidR="00DE20BA" w:rsidRDefault="00DE20BA"/>
    <w:p w14:paraId="40165D88" w14:textId="479FAAD2" w:rsidR="00DE20BA" w:rsidRDefault="00DE20BA" w:rsidP="00DE20BA">
      <w:pPr>
        <w:spacing w:line="25" w:lineRule="atLeast"/>
        <w:jc w:val="center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4.多元复合函数求导法则</w:t>
      </w:r>
    </w:p>
    <w:p w14:paraId="350EFB41" w14:textId="77777777" w:rsidR="00DE20BA" w:rsidRPr="002509C8" w:rsidRDefault="00DE20BA" w:rsidP="00D046E4">
      <w:pPr>
        <w:numPr>
          <w:ilvl w:val="0"/>
          <w:numId w:val="31"/>
        </w:numPr>
        <w:spacing w:line="25" w:lineRule="atLeast"/>
        <w:rPr>
          <w:rFonts w:ascii="宋体" w:eastAsia="宋体" w:hAnsi="宋体" w:cstheme="minorEastAsia" w:hint="eastAsia"/>
        </w:rPr>
      </w:pPr>
      <w:r w:rsidRPr="002509C8">
        <w:rPr>
          <w:rFonts w:ascii="宋体" w:eastAsia="宋体" w:hAnsi="宋体" w:cstheme="minorEastAsia" w:hint="eastAsia"/>
        </w:rPr>
        <w:t>设u=</w:t>
      </w:r>
      <m:oMath>
        <m:sSup>
          <m:sSupPr>
            <m:ctrlPr>
              <w:rPr>
                <w:rFonts w:ascii="Cambria Math" w:eastAsia="宋体" w:hAnsi="Cambria Math" w:cstheme="minorEastAsia"/>
              </w:rPr>
            </m:ctrlPr>
          </m:sSupPr>
          <m:e>
            <m:r>
              <w:rPr>
                <w:rFonts w:ascii="Cambria Math" w:eastAsia="宋体" w:hAnsi="Cambria Math" w:cstheme="minorEastAsia"/>
              </w:rPr>
              <m:t>e</m:t>
            </m:r>
          </m:e>
          <m:sup>
            <m:r>
              <w:rPr>
                <w:rFonts w:ascii="Cambria Math" w:eastAsia="宋体" w:hAnsi="Cambria Math" w:cstheme="minor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宋体" w:hAnsi="Cambria Math" w:cstheme="minorEastAsia"/>
              </w:rPr>
              <m:t>2y</m:t>
            </m:r>
          </m:sup>
        </m:sSup>
      </m:oMath>
      <w:r w:rsidRPr="002509C8">
        <w:rPr>
          <w:rFonts w:ascii="宋体" w:eastAsia="宋体" w:hAnsi="宋体" w:cstheme="minorEastAsia" w:hint="eastAsia"/>
        </w:rPr>
        <w:t>+</w:t>
      </w:r>
      <m:oMath>
        <m:f>
          <m:fPr>
            <m:ctrlPr>
              <w:rPr>
                <w:rFonts w:ascii="Cambria Math" w:eastAsia="宋体" w:hAnsi="Cambria Math" w:cstheme="minorEastAsia"/>
              </w:rPr>
            </m:ctrlPr>
          </m:fPr>
          <m:num>
            <m:r>
              <w:rPr>
                <w:rFonts w:ascii="Cambria Math" w:eastAsia="宋体" w:hAnsi="Cambria Math" w:cstheme="minorEastAsia"/>
              </w:rPr>
              <m:t>1</m:t>
            </m:r>
          </m:num>
          <m:den>
            <m:r>
              <w:rPr>
                <w:rFonts w:ascii="Cambria Math" w:eastAsia="宋体" w:hAnsi="Cambria Math" w:cstheme="minorEastAsia"/>
              </w:rPr>
              <m:t>t</m:t>
            </m:r>
          </m:den>
        </m:f>
      </m:oMath>
      <w:r w:rsidRPr="002509C8">
        <w:rPr>
          <w:rFonts w:ascii="宋体" w:eastAsia="宋体" w:hAnsi="宋体" w:cstheme="minorEastAsia" w:hint="eastAsia"/>
        </w:rPr>
        <w:t>，x=</w:t>
      </w:r>
      <w:proofErr w:type="spellStart"/>
      <w:r w:rsidRPr="002509C8">
        <w:rPr>
          <w:rFonts w:ascii="宋体" w:eastAsia="宋体" w:hAnsi="宋体" w:cstheme="minorEastAsia" w:hint="eastAsia"/>
        </w:rPr>
        <w:t>sint</w:t>
      </w:r>
      <w:proofErr w:type="spellEnd"/>
      <w:r w:rsidRPr="002509C8">
        <w:rPr>
          <w:rFonts w:ascii="宋体" w:eastAsia="宋体" w:hAnsi="宋体" w:cstheme="minorEastAsia" w:hint="eastAsia"/>
        </w:rPr>
        <w:t>，y=</w:t>
      </w:r>
      <m:oMath>
        <m:sSup>
          <m:sSupPr>
            <m:ctrlPr>
              <w:rPr>
                <w:rFonts w:ascii="Cambria Math" w:eastAsia="宋体" w:hAnsi="Cambria Math" w:cstheme="minorEastAsia"/>
              </w:rPr>
            </m:ctrlPr>
          </m:sSupPr>
          <m:e>
            <m:r>
              <w:rPr>
                <w:rFonts w:ascii="Cambria Math" w:eastAsia="宋体" w:hAnsi="Cambria Math" w:cstheme="minorEastAsia"/>
              </w:rPr>
              <m:t>t</m:t>
            </m:r>
          </m:e>
          <m:sup>
            <m:r>
              <w:rPr>
                <w:rFonts w:ascii="Cambria Math" w:eastAsia="宋体" w:hAnsi="Cambria Math" w:cstheme="minorEastAsia"/>
              </w:rPr>
              <m:t>3</m:t>
            </m:r>
          </m:sup>
        </m:sSup>
      </m:oMath>
      <w:r w:rsidRPr="002509C8">
        <w:rPr>
          <w:rFonts w:ascii="宋体" w:eastAsia="宋体" w:hAnsi="宋体" w:cstheme="minorEastAsia" w:hint="eastAsia"/>
        </w:rPr>
        <w:t>，求</w:t>
      </w:r>
      <m:oMath>
        <m:f>
          <m:fPr>
            <m:ctrlPr>
              <w:rPr>
                <w:rFonts w:ascii="Cambria Math" w:eastAsia="宋体" w:hAnsi="Cambria Math" w:cstheme="minorEastAsia"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 w:cstheme="minorEastAsia"/>
                <w:sz w:val="24"/>
                <w:szCs w:val="28"/>
              </w:rPr>
              <m:t>du</m:t>
            </m:r>
          </m:num>
          <m:den>
            <m:r>
              <w:rPr>
                <w:rFonts w:ascii="Cambria Math" w:eastAsia="宋体" w:hAnsi="Cambria Math" w:cstheme="minorEastAsia"/>
                <w:sz w:val="24"/>
                <w:szCs w:val="28"/>
              </w:rPr>
              <m:t>dt</m:t>
            </m:r>
          </m:den>
        </m:f>
      </m:oMath>
    </w:p>
    <w:p w14:paraId="1AC9C615" w14:textId="77777777" w:rsidR="00DE20BA" w:rsidRPr="002509C8" w:rsidRDefault="00DE20BA" w:rsidP="00DE20BA">
      <w:pPr>
        <w:spacing w:line="25" w:lineRule="atLeast"/>
        <w:rPr>
          <w:rFonts w:ascii="宋体" w:eastAsia="宋体" w:hAnsi="宋体" w:cstheme="minorEastAsia" w:hint="eastAsia"/>
          <w:sz w:val="24"/>
          <w:szCs w:val="28"/>
        </w:rPr>
      </w:pPr>
      <m:oMath>
        <m:f>
          <m:fPr>
            <m:ctrlPr>
              <w:rPr>
                <w:rFonts w:ascii="Cambria Math" w:eastAsia="宋体" w:hAnsi="Cambria Math" w:cstheme="minorEastAsia"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 w:cstheme="minorEastAsia"/>
                <w:sz w:val="24"/>
                <w:szCs w:val="28"/>
              </w:rPr>
              <m:t>du</m:t>
            </m:r>
          </m:num>
          <m:den>
            <m:r>
              <w:rPr>
                <w:rFonts w:ascii="Cambria Math" w:eastAsia="宋体" w:hAnsi="Cambria Math" w:cstheme="minorEastAsia"/>
                <w:sz w:val="24"/>
                <w:szCs w:val="28"/>
              </w:rPr>
              <m:t>dt</m:t>
            </m:r>
          </m:den>
        </m:f>
      </m:oMath>
      <w:r w:rsidRPr="002509C8">
        <w:rPr>
          <w:rFonts w:ascii="宋体" w:eastAsia="宋体" w:hAnsi="宋体" w:cstheme="minorEastAsia"/>
          <w:sz w:val="24"/>
          <w:szCs w:val="28"/>
        </w:rPr>
        <w:t xml:space="preserve"> </w:t>
      </w:r>
      <w:r w:rsidRPr="002509C8">
        <w:rPr>
          <w:rFonts w:ascii="宋体" w:eastAsia="宋体" w:hAnsi="宋体" w:cstheme="minorEastAsia" w:hint="eastAsia"/>
          <w:sz w:val="24"/>
          <w:szCs w:val="28"/>
        </w:rPr>
        <w:t xml:space="preserve">= </w:t>
      </w:r>
      <m:oMath>
        <m:f>
          <m:fPr>
            <m:ctrlPr>
              <w:rPr>
                <w:rFonts w:ascii="Cambria Math" w:eastAsia="宋体" w:hAnsi="Cambria Math" w:cstheme="minorEastAsia"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 w:cstheme="minorEastAsia"/>
                <w:sz w:val="24"/>
                <w:szCs w:val="28"/>
              </w:rPr>
              <m:t>du</m:t>
            </m:r>
          </m:num>
          <m:den>
            <m:r>
              <w:rPr>
                <w:rFonts w:ascii="Cambria Math" w:eastAsia="宋体" w:hAnsi="Cambria Math" w:cstheme="minorEastAsia"/>
                <w:sz w:val="24"/>
                <w:szCs w:val="28"/>
              </w:rPr>
              <m:t>dx</m:t>
            </m:r>
          </m:den>
        </m:f>
      </m:oMath>
      <w:r w:rsidRPr="002509C8">
        <w:rPr>
          <w:rFonts w:ascii="宋体" w:eastAsia="宋体" w:hAnsi="宋体" w:cstheme="minorEastAsia" w:hint="eastAsia"/>
          <w:sz w:val="24"/>
          <w:szCs w:val="28"/>
        </w:rPr>
        <w:t>·</w:t>
      </w:r>
      <m:oMath>
        <m:f>
          <m:fPr>
            <m:ctrlPr>
              <w:rPr>
                <w:rFonts w:ascii="Cambria Math" w:eastAsia="宋体" w:hAnsi="Cambria Math" w:cstheme="minorEastAsia"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 w:cstheme="minorEastAsia"/>
                <w:sz w:val="24"/>
                <w:szCs w:val="28"/>
              </w:rPr>
              <m:t>dx</m:t>
            </m:r>
          </m:num>
          <m:den>
            <m:r>
              <w:rPr>
                <w:rFonts w:ascii="Cambria Math" w:eastAsia="宋体" w:hAnsi="Cambria Math" w:cstheme="minorEastAsia"/>
                <w:sz w:val="24"/>
                <w:szCs w:val="28"/>
              </w:rPr>
              <m:t>dt</m:t>
            </m:r>
          </m:den>
        </m:f>
      </m:oMath>
      <w:r w:rsidRPr="002509C8">
        <w:rPr>
          <w:rFonts w:ascii="宋体" w:eastAsia="宋体" w:hAnsi="宋体" w:cstheme="minorEastAsia" w:hint="eastAsia"/>
          <w:sz w:val="24"/>
          <w:szCs w:val="28"/>
        </w:rPr>
        <w:t>+</w:t>
      </w:r>
      <m:oMath>
        <m:f>
          <m:fPr>
            <m:ctrlPr>
              <w:rPr>
                <w:rFonts w:ascii="Cambria Math" w:eastAsia="宋体" w:hAnsi="Cambria Math" w:cstheme="minorEastAsia"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 w:cstheme="minorEastAsia"/>
                <w:sz w:val="24"/>
                <w:szCs w:val="28"/>
              </w:rPr>
              <m:t>du</m:t>
            </m:r>
          </m:num>
          <m:den>
            <m:r>
              <w:rPr>
                <w:rFonts w:ascii="Cambria Math" w:eastAsia="宋体" w:hAnsi="Cambria Math" w:cstheme="minorEastAsia"/>
                <w:sz w:val="24"/>
                <w:szCs w:val="28"/>
              </w:rPr>
              <m:t>dy</m:t>
            </m:r>
          </m:den>
        </m:f>
      </m:oMath>
      <w:r w:rsidRPr="002509C8">
        <w:rPr>
          <w:rFonts w:ascii="宋体" w:eastAsia="宋体" w:hAnsi="宋体" w:cstheme="minorEastAsia" w:hint="eastAsia"/>
          <w:sz w:val="24"/>
          <w:szCs w:val="28"/>
        </w:rPr>
        <w:t>·</w:t>
      </w:r>
      <m:oMath>
        <m:f>
          <m:fPr>
            <m:ctrlPr>
              <w:rPr>
                <w:rFonts w:ascii="Cambria Math" w:eastAsia="宋体" w:hAnsi="Cambria Math" w:cstheme="minorEastAsia"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 w:cstheme="minorEastAsia"/>
                <w:sz w:val="24"/>
                <w:szCs w:val="28"/>
              </w:rPr>
              <m:t>dy</m:t>
            </m:r>
          </m:num>
          <m:den>
            <m:r>
              <w:rPr>
                <w:rFonts w:ascii="Cambria Math" w:eastAsia="宋体" w:hAnsi="Cambria Math" w:cstheme="minorEastAsia"/>
                <w:sz w:val="24"/>
                <w:szCs w:val="28"/>
              </w:rPr>
              <m:t>dt</m:t>
            </m:r>
          </m:den>
        </m:f>
      </m:oMath>
      <w:r w:rsidRPr="002509C8">
        <w:rPr>
          <w:rFonts w:ascii="宋体" w:eastAsia="宋体" w:hAnsi="宋体" w:cstheme="minorEastAsia" w:hint="eastAsia"/>
          <w:sz w:val="24"/>
          <w:szCs w:val="28"/>
        </w:rPr>
        <w:t>-</w:t>
      </w:r>
      <m:oMath>
        <m:f>
          <m:fPr>
            <m:ctrlPr>
              <w:rPr>
                <w:rFonts w:ascii="Cambria Math" w:eastAsia="宋体" w:hAnsi="Cambria Math" w:cstheme="minorEastAsia"/>
                <w:sz w:val="24"/>
                <w:szCs w:val="28"/>
              </w:rPr>
            </m:ctrlPr>
          </m:fPr>
          <m:num>
            <m:r>
              <w:rPr>
                <w:rFonts w:ascii="Cambria Math" w:eastAsia="宋体" w:hAnsi="Cambria Math" w:cstheme="minorEastAsia"/>
                <w:sz w:val="24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theme="minorEastAsia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 w:cstheme="minorEastAsia"/>
                    <w:sz w:val="24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="宋体" w:hAnsi="Cambria Math" w:cstheme="minorEastAsia"/>
                    <w:sz w:val="24"/>
                    <w:szCs w:val="28"/>
                  </w:rPr>
                  <m:t>2</m:t>
                </m:r>
              </m:sup>
            </m:sSup>
          </m:den>
        </m:f>
      </m:oMath>
    </w:p>
    <w:p w14:paraId="49C0C275" w14:textId="77777777" w:rsidR="00DE20BA" w:rsidRPr="002509C8" w:rsidRDefault="00DE20BA" w:rsidP="00DE20BA">
      <w:pPr>
        <w:spacing w:line="25" w:lineRule="atLeast"/>
        <w:rPr>
          <w:rFonts w:ascii="宋体" w:eastAsia="宋体" w:hAnsi="宋体" w:cstheme="minorEastAsia" w:hint="eastAsia"/>
        </w:rPr>
      </w:pPr>
      <w:r w:rsidRPr="002509C8">
        <w:rPr>
          <w:rFonts w:ascii="宋体" w:eastAsia="宋体" w:hAnsi="宋体" w:cstheme="minorEastAsia" w:hint="eastAsia"/>
        </w:rPr>
        <w:t xml:space="preserve">= </w:t>
      </w:r>
      <m:oMath>
        <m:sSup>
          <m:sSupPr>
            <m:ctrlPr>
              <w:rPr>
                <w:rFonts w:ascii="Cambria Math" w:eastAsia="宋体" w:hAnsi="Cambria Math" w:cstheme="minorEastAsia"/>
              </w:rPr>
            </m:ctrlPr>
          </m:sSupPr>
          <m:e>
            <m:r>
              <w:rPr>
                <w:rFonts w:ascii="Cambria Math" w:eastAsia="宋体" w:hAnsi="Cambria Math" w:cstheme="minorEastAsia"/>
              </w:rPr>
              <m:t>e</m:t>
            </m:r>
          </m:e>
          <m:sup>
            <m:r>
              <w:rPr>
                <w:rFonts w:ascii="Cambria Math" w:eastAsia="宋体" w:hAnsi="Cambria Math" w:cstheme="minor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宋体" w:hAnsi="Cambria Math" w:cstheme="minorEastAsia"/>
              </w:rPr>
              <m:t>2y</m:t>
            </m:r>
          </m:sup>
        </m:sSup>
        <m:r>
          <w:rPr>
            <w:rFonts w:ascii="Cambria Math" w:eastAsia="宋体" w:hAnsi="Cambria Math" w:cstheme="minorEastAsia" w:hint="eastAsia"/>
          </w:rPr>
          <m:t>·</m:t>
        </m:r>
        <m:r>
          <w:rPr>
            <w:rFonts w:ascii="Cambria Math" w:eastAsia="宋体" w:hAnsi="Cambria Math" w:cstheme="minorEastAsia"/>
          </w:rPr>
          <m:t>cost+</m:t>
        </m:r>
        <m:sSup>
          <m:sSupPr>
            <m:ctrlPr>
              <w:rPr>
                <w:rFonts w:ascii="Cambria Math" w:eastAsia="宋体" w:hAnsi="Cambria Math" w:cstheme="minorEastAsia"/>
              </w:rPr>
            </m:ctrlPr>
          </m:sSupPr>
          <m:e>
            <m:d>
              <m:dPr>
                <m:begChr m:val="（"/>
                <m:endChr m:val="）"/>
                <m:ctrlPr>
                  <w:rPr>
                    <w:rFonts w:ascii="Cambria Math" w:eastAsia="宋体" w:hAnsi="Cambria Math" w:cstheme="minorEastAsi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cstheme="minorEastAsia"/>
                  </w:rPr>
                  <m:t>2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theme="minorEastAsia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宋体" w:hAnsi="Cambria Math" w:cstheme="minorEastAsia"/>
              </w:rPr>
              <m:t>x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theme="minorEastAsia"/>
              </w:rPr>
              <m:t>2y</m:t>
            </m:r>
          </m:sup>
        </m:sSup>
      </m:oMath>
      <w:r w:rsidRPr="002509C8">
        <w:rPr>
          <w:rFonts w:ascii="宋体" w:eastAsia="宋体" w:hAnsi="宋体" w:cstheme="minorEastAsia" w:hint="eastAsia"/>
        </w:rPr>
        <w:t>·3</w:t>
      </w:r>
      <m:oMath>
        <m:sSup>
          <m:sSupPr>
            <m:ctrlPr>
              <w:rPr>
                <w:rFonts w:ascii="Cambria Math" w:eastAsia="宋体" w:hAnsi="Cambria Math" w:cstheme="minorEastAsia"/>
              </w:rPr>
            </m:ctrlPr>
          </m:sSupPr>
          <m:e>
            <m:r>
              <w:rPr>
                <w:rFonts w:ascii="Cambria Math" w:eastAsia="宋体" w:hAnsi="Cambria Math" w:cstheme="minorEastAsia"/>
              </w:rPr>
              <m:t>t</m:t>
            </m:r>
          </m:e>
          <m:sup>
            <m:r>
              <w:rPr>
                <w:rFonts w:ascii="Cambria Math" w:eastAsia="宋体" w:hAnsi="Cambria Math" w:cstheme="minorEastAsia"/>
              </w:rPr>
              <m:t>2</m:t>
            </m:r>
          </m:sup>
        </m:sSup>
      </m:oMath>
      <w:r w:rsidRPr="002509C8">
        <w:rPr>
          <w:rFonts w:ascii="宋体" w:eastAsia="宋体" w:hAnsi="宋体" w:cstheme="minorEastAsia" w:hint="eastAsia"/>
        </w:rPr>
        <w:t>-</w:t>
      </w:r>
      <m:oMath>
        <m:f>
          <m:fPr>
            <m:ctrlPr>
              <w:rPr>
                <w:rFonts w:ascii="Cambria Math" w:eastAsia="宋体" w:hAnsi="Cambria Math" w:cstheme="minorEastAsia"/>
              </w:rPr>
            </m:ctrlPr>
          </m:fPr>
          <m:num>
            <m:r>
              <w:rPr>
                <w:rFonts w:ascii="Cambria Math" w:eastAsia="宋体" w:hAnsi="Cambria Math" w:cstheme="minorEastAsia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theme="minor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/>
                  </w:rPr>
                  <m:t>t</m:t>
                </m:r>
              </m:e>
              <m:sup>
                <m:r>
                  <w:rPr>
                    <w:rFonts w:ascii="Cambria Math" w:eastAsia="宋体" w:hAnsi="Cambria Math" w:cstheme="minorEastAsia"/>
                  </w:rPr>
                  <m:t>2</m:t>
                </m:r>
              </m:sup>
            </m:sSup>
          </m:den>
        </m:f>
      </m:oMath>
    </w:p>
    <w:p w14:paraId="02F0F081" w14:textId="77777777" w:rsidR="00DE20BA" w:rsidRPr="002509C8" w:rsidRDefault="00DE20BA" w:rsidP="00DE20BA">
      <w:pPr>
        <w:spacing w:line="25" w:lineRule="atLeast"/>
        <w:rPr>
          <w:rFonts w:ascii="宋体" w:eastAsia="宋体" w:hAnsi="宋体" w:cstheme="minorEastAsia" w:hint="eastAsia"/>
        </w:rPr>
      </w:pPr>
      <w:r w:rsidRPr="002509C8">
        <w:rPr>
          <w:rFonts w:ascii="宋体" w:eastAsia="宋体" w:hAnsi="宋体" w:cstheme="minorEastAsia" w:hint="eastAsia"/>
        </w:rPr>
        <w:t xml:space="preserve">= </w:t>
      </w:r>
      <m:oMath>
        <m:sSup>
          <m:sSupPr>
            <m:ctrlPr>
              <w:rPr>
                <w:rFonts w:ascii="Cambria Math" w:eastAsia="宋体" w:hAnsi="Cambria Math" w:cstheme="minorEastAsia"/>
              </w:rPr>
            </m:ctrlPr>
          </m:sSupPr>
          <m:e>
            <m:r>
              <w:rPr>
                <w:rFonts w:ascii="Cambria Math" w:eastAsia="宋体" w:hAnsi="Cambria Math" w:cstheme="minorEastAsia"/>
              </w:rPr>
              <m:t>e</m:t>
            </m:r>
          </m:e>
          <m:sup>
            <m:r>
              <w:rPr>
                <w:rFonts w:ascii="Cambria Math" w:eastAsia="宋体" w:hAnsi="Cambria Math" w:cstheme="minorEastAsia"/>
              </w:rPr>
              <m:t>x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宋体" w:hAnsi="Cambria Math" w:cstheme="minorEastAsia"/>
              </w:rPr>
              <m:t>2y</m:t>
            </m:r>
          </m:sup>
        </m:sSup>
        <m:d>
          <m:dPr>
            <m:begChr m:val="（"/>
            <m:endChr m:val="）"/>
            <m:ctrlPr>
              <w:rPr>
                <w:rFonts w:ascii="Cambria Math" w:eastAsia="宋体" w:hAnsi="Cambria Math" w:cstheme="minorEastAsia"/>
                <w:i/>
              </w:rPr>
            </m:ctrlPr>
          </m:dPr>
          <m:e>
            <m:r>
              <w:rPr>
                <w:rFonts w:ascii="Cambria Math" w:eastAsia="宋体" w:hAnsi="Cambria Math" w:cstheme="minorEastAsia"/>
              </w:rPr>
              <m:t>cost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theme="minorEastAsia"/>
              </w:rPr>
              <m:t>6</m:t>
            </m:r>
            <m:sSup>
              <m:sSupPr>
                <m:ctrlPr>
                  <w:rPr>
                    <w:rFonts w:ascii="Cambria Math" w:eastAsia="宋体" w:hAnsi="Cambria Math" w:cstheme="minorEastAsia"/>
                  </w:rPr>
                </m:ctrlPr>
              </m:sSupPr>
              <m:e>
                <m:r>
                  <w:rPr>
                    <w:rFonts w:ascii="Cambria Math" w:eastAsia="宋体" w:hAnsi="Cambria Math" w:cstheme="minorEastAsia"/>
                  </w:rPr>
                  <m:t>t</m:t>
                </m:r>
              </m:e>
              <m:sup>
                <m:r>
                  <w:rPr>
                    <w:rFonts w:ascii="Cambria Math" w:eastAsia="宋体" w:hAnsi="Cambria Math" w:cstheme="minorEastAsia"/>
                  </w:rPr>
                  <m:t>2</m:t>
                </m:r>
              </m:sup>
            </m:sSup>
          </m:e>
        </m:d>
      </m:oMath>
      <w:r w:rsidRPr="002509C8">
        <w:rPr>
          <w:rFonts w:ascii="宋体" w:eastAsia="宋体" w:hAnsi="宋体" w:cstheme="minorEastAsia" w:hint="eastAsia"/>
        </w:rPr>
        <w:t>-</w:t>
      </w:r>
      <m:oMath>
        <m:f>
          <m:fPr>
            <m:ctrlPr>
              <w:rPr>
                <w:rFonts w:ascii="Cambria Math" w:eastAsia="宋体" w:hAnsi="Cambria Math" w:cstheme="minorEastAsia"/>
              </w:rPr>
            </m:ctrlPr>
          </m:fPr>
          <m:num>
            <m:r>
              <w:rPr>
                <w:rFonts w:ascii="Cambria Math" w:eastAsia="宋体" w:hAnsi="Cambria Math" w:cstheme="minorEastAsia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theme="minor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/>
                  </w:rPr>
                  <m:t>t</m:t>
                </m:r>
              </m:e>
              <m:sup>
                <m:r>
                  <w:rPr>
                    <w:rFonts w:ascii="Cambria Math" w:eastAsia="宋体" w:hAnsi="Cambria Math" w:cstheme="minorEastAsia"/>
                  </w:rPr>
                  <m:t>2</m:t>
                </m:r>
              </m:sup>
            </m:sSup>
          </m:den>
        </m:f>
      </m:oMath>
    </w:p>
    <w:p w14:paraId="70472AD9" w14:textId="77777777" w:rsidR="00DE20BA" w:rsidRPr="002509C8" w:rsidRDefault="00DE20BA" w:rsidP="00DE20BA">
      <w:pPr>
        <w:spacing w:line="25" w:lineRule="atLeast"/>
        <w:rPr>
          <w:rFonts w:ascii="宋体" w:eastAsia="宋体" w:hAnsi="宋体" w:cstheme="minorEastAsia" w:hint="eastAsia"/>
        </w:rPr>
      </w:pPr>
      <w:r w:rsidRPr="002509C8">
        <w:rPr>
          <w:rFonts w:ascii="宋体" w:eastAsia="宋体" w:hAnsi="宋体" w:cstheme="minorEastAsia" w:hint="eastAsia"/>
        </w:rPr>
        <w:t xml:space="preserve">= </w:t>
      </w:r>
      <m:oMath>
        <m:d>
          <m:dPr>
            <m:begChr m:val="（"/>
            <m:endChr m:val="）"/>
            <m:ctrlPr>
              <w:rPr>
                <w:rFonts w:ascii="Cambria Math" w:eastAsia="宋体" w:hAnsi="Cambria Math" w:cstheme="minorEastAsia"/>
                <w:i/>
              </w:rPr>
            </m:ctrlPr>
          </m:dPr>
          <m:e>
            <m:r>
              <w:rPr>
                <w:rFonts w:ascii="Cambria Math" w:eastAsia="宋体" w:hAnsi="Cambria Math" w:cstheme="minorEastAsia"/>
              </w:rPr>
              <m:t>cost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theme="minorEastAsia"/>
              </w:rPr>
              <m:t>6</m:t>
            </m:r>
            <m:sSup>
              <m:sSupPr>
                <m:ctrlPr>
                  <w:rPr>
                    <w:rFonts w:ascii="Cambria Math" w:eastAsia="宋体" w:hAnsi="Cambria Math" w:cstheme="minorEastAsia"/>
                  </w:rPr>
                </m:ctrlPr>
              </m:sSupPr>
              <m:e>
                <m:r>
                  <w:rPr>
                    <w:rFonts w:ascii="Cambria Math" w:eastAsia="宋体" w:hAnsi="Cambria Math" w:cstheme="minorEastAsia"/>
                  </w:rPr>
                  <m:t>t</m:t>
                </m:r>
              </m:e>
              <m:sup>
                <m:r>
                  <w:rPr>
                    <w:rFonts w:ascii="Cambria Math" w:eastAsia="宋体" w:hAnsi="Cambria Math" w:cstheme="minorEastAsia"/>
                  </w:rPr>
                  <m:t>2</m:t>
                </m:r>
              </m:sup>
            </m:sSup>
          </m:e>
        </m:d>
        <m:sSup>
          <m:sSupPr>
            <m:ctrlPr>
              <w:rPr>
                <w:rFonts w:ascii="Cambria Math" w:eastAsia="宋体" w:hAnsi="Cambria Math" w:cstheme="minorEastAsia"/>
              </w:rPr>
            </m:ctrlPr>
          </m:sSupPr>
          <m:e>
            <m:r>
              <w:rPr>
                <w:rFonts w:ascii="Cambria Math" w:eastAsia="宋体" w:hAnsi="Cambria Math" w:cstheme="minorEastAsia"/>
              </w:rPr>
              <m:t>e</m:t>
            </m:r>
          </m:e>
          <m:sup>
            <m:r>
              <w:rPr>
                <w:rFonts w:ascii="Cambria Math" w:eastAsia="宋体" w:hAnsi="Cambria Math" w:cstheme="minorEastAsia"/>
              </w:rPr>
              <m:t>(sint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宋体" w:hAnsi="Cambria Math" w:cstheme="minorEastAsia"/>
              </w:rPr>
              <m:t>2</m:t>
            </m:r>
            <m:sSup>
              <m:sSupPr>
                <m:ctrlPr>
                  <w:rPr>
                    <w:rFonts w:ascii="Cambria Math" w:eastAsia="宋体" w:hAnsi="Cambria Math" w:cstheme="minor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/>
                  </w:rPr>
                  <m:t>t</m:t>
                </m:r>
              </m:e>
              <m:sup>
                <m:r>
                  <w:rPr>
                    <w:rFonts w:ascii="Cambria Math" w:eastAsia="宋体" w:hAnsi="Cambria Math" w:cstheme="minorEastAsia"/>
                  </w:rPr>
                  <m:t>2</m:t>
                </m:r>
              </m:sup>
            </m:sSup>
            <m:r>
              <w:rPr>
                <w:rFonts w:ascii="Cambria Math" w:eastAsia="宋体" w:hAnsi="Cambria Math" w:cstheme="minorEastAsia"/>
              </w:rPr>
              <m:t>)</m:t>
            </m:r>
          </m:sup>
        </m:sSup>
      </m:oMath>
      <w:r w:rsidRPr="002509C8">
        <w:rPr>
          <w:rFonts w:ascii="宋体" w:eastAsia="宋体" w:hAnsi="宋体" w:cstheme="minorEastAsia" w:hint="eastAsia"/>
        </w:rPr>
        <w:t>-</w:t>
      </w:r>
      <m:oMath>
        <m:f>
          <m:fPr>
            <m:ctrlPr>
              <w:rPr>
                <w:rFonts w:ascii="Cambria Math" w:eastAsia="宋体" w:hAnsi="Cambria Math" w:cstheme="minorEastAsia"/>
              </w:rPr>
            </m:ctrlPr>
          </m:fPr>
          <m:num>
            <m:r>
              <w:rPr>
                <w:rFonts w:ascii="Cambria Math" w:eastAsia="宋体" w:hAnsi="Cambria Math" w:cstheme="minorEastAsia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theme="minorEastAsia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theme="minorEastAsia"/>
                  </w:rPr>
                  <m:t>t</m:t>
                </m:r>
              </m:e>
              <m:sup>
                <m:r>
                  <w:rPr>
                    <w:rFonts w:ascii="Cambria Math" w:eastAsia="宋体" w:hAnsi="Cambria Math" w:cstheme="minorEastAsia"/>
                  </w:rPr>
                  <m:t>2</m:t>
                </m:r>
              </m:sup>
            </m:sSup>
          </m:den>
        </m:f>
      </m:oMath>
    </w:p>
    <w:p w14:paraId="7543CA8E" w14:textId="77777777" w:rsidR="00DE20BA" w:rsidRPr="002509C8" w:rsidRDefault="00DE20BA" w:rsidP="00DE20BA">
      <w:pPr>
        <w:spacing w:line="25" w:lineRule="atLeast"/>
        <w:rPr>
          <w:rFonts w:ascii="宋体" w:eastAsia="宋体" w:hAnsi="宋体" w:cs="宋体"/>
          <w:szCs w:val="21"/>
        </w:rPr>
      </w:pPr>
      <w:r w:rsidRPr="002509C8">
        <w:rPr>
          <w:rFonts w:ascii="宋体" w:eastAsia="宋体" w:hAnsi="宋体" w:cs="宋体" w:hint="eastAsia"/>
          <w:szCs w:val="21"/>
        </w:rPr>
        <w:t>2.设</w:t>
      </w:r>
      <m:oMath>
        <m:r>
          <w:rPr>
            <w:rFonts w:ascii="Cambria Math" w:eastAsia="宋体" w:hAnsi="Cambria Math" w:cs="宋体"/>
            <w:szCs w:val="21"/>
          </w:rPr>
          <m:t>z</m:t>
        </m:r>
        <m:r>
          <m:rPr>
            <m:sty m:val="p"/>
          </m:rPr>
          <w:rPr>
            <w:rFonts w:ascii="Cambria Math" w:eastAsia="宋体" w:hAnsi="Cambria Math" w:cs="宋体"/>
            <w:szCs w:val="21"/>
          </w:rPr>
          <m:t>=</m:t>
        </m:r>
        <m:sSup>
          <m:sSupPr>
            <m:ctrlPr>
              <w:rPr>
                <w:rFonts w:ascii="Cambria Math" w:eastAsia="宋体" w:hAnsi="Cambria Math" w:cs="宋体"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u</m:t>
            </m:r>
          </m:sup>
        </m:sSup>
        <m:func>
          <m:funcPr>
            <m:ctrlPr>
              <w:rPr>
                <w:rFonts w:ascii="Cambria Math" w:eastAsia="宋体" w:hAnsi="Cambria Math" w:cs="宋体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 w:cs="宋体"/>
                <w:szCs w:val="21"/>
              </w:rPr>
              <m:t>v</m:t>
            </m:r>
          </m:e>
        </m:func>
      </m:oMath>
      <w:r w:rsidRPr="002509C8">
        <w:rPr>
          <w:rFonts w:ascii="宋体" w:eastAsia="宋体" w:hAnsi="宋体" w:cs="宋体" w:hint="eastAsia"/>
          <w:szCs w:val="21"/>
        </w:rPr>
        <w:t xml:space="preserve">, </w:t>
      </w:r>
      <m:oMath>
        <m:r>
          <w:rPr>
            <w:rFonts w:ascii="Cambria Math" w:eastAsia="宋体" w:hAnsi="Cambria Math" w:cs="宋体"/>
            <w:szCs w:val="21"/>
          </w:rPr>
          <m:t>u</m:t>
        </m:r>
        <m:r>
          <m:rPr>
            <m:sty m:val="p"/>
          </m:rPr>
          <w:rPr>
            <w:rFonts w:ascii="Cambria Math" w:eastAsia="宋体" w:hAnsi="Cambria Math" w:cs="宋体"/>
            <w:szCs w:val="21"/>
          </w:rPr>
          <m:t>=</m:t>
        </m:r>
        <m:r>
          <w:rPr>
            <w:rFonts w:ascii="Cambria Math" w:eastAsia="宋体" w:hAnsi="Cambria Math" w:cs="宋体"/>
            <w:szCs w:val="21"/>
          </w:rPr>
          <m:t>xy</m:t>
        </m:r>
      </m:oMath>
      <w:r w:rsidRPr="002509C8">
        <w:rPr>
          <w:rFonts w:ascii="宋体" w:eastAsia="宋体" w:hAnsi="宋体" w:cs="宋体" w:hint="eastAsia"/>
          <w:szCs w:val="21"/>
        </w:rPr>
        <w:t xml:space="preserve">, </w:t>
      </w:r>
      <m:oMath>
        <m:r>
          <w:rPr>
            <w:rFonts w:ascii="Cambria Math" w:eastAsia="宋体" w:hAnsi="Cambria Math" w:cs="宋体"/>
            <w:szCs w:val="21"/>
          </w:rPr>
          <m:t>v=x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eastAsia="宋体" w:hAnsi="Cambria Math" w:cs="宋体"/>
            <w:szCs w:val="21"/>
          </w:rPr>
          <m:t>y</m:t>
        </m:r>
      </m:oMath>
      <w:r w:rsidRPr="002509C8">
        <w:rPr>
          <w:rFonts w:ascii="宋体" w:eastAsia="宋体" w:hAnsi="宋体" w:cs="宋体" w:hint="eastAsia"/>
          <w:szCs w:val="21"/>
        </w:rPr>
        <w:t>, 求</w:t>
      </w:r>
      <m:oMath>
        <m:f>
          <m:fPr>
            <m:ctrlPr>
              <w:rPr>
                <w:rFonts w:ascii="Cambria Math" w:eastAsia="宋体" w:hAnsi="Cambria Math" w:cs="宋体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Cs w:val="21"/>
              </w:rPr>
              <m:t>z</m:t>
            </m:r>
          </m:num>
          <m:den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Cs w:val="21"/>
              </w:rPr>
              <m:t>x</m:t>
            </m:r>
          </m:den>
        </m:f>
      </m:oMath>
      <w:r w:rsidRPr="002509C8">
        <w:rPr>
          <w:rFonts w:ascii="宋体" w:eastAsia="宋体" w:hAnsi="宋体" w:cs="宋体" w:hint="eastAsia"/>
          <w:szCs w:val="21"/>
        </w:rPr>
        <w:t xml:space="preserve">, </w:t>
      </w:r>
      <m:oMath>
        <m:f>
          <m:fPr>
            <m:ctrlPr>
              <w:rPr>
                <w:rFonts w:ascii="Cambria Math" w:eastAsia="宋体" w:hAnsi="Cambria Math" w:cs="宋体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Cs w:val="21"/>
              </w:rPr>
              <m:t>z</m:t>
            </m:r>
          </m:num>
          <m:den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Cs w:val="21"/>
              </w:rPr>
              <m:t>y</m:t>
            </m:r>
          </m:den>
        </m:f>
      </m:oMath>
      <w:r w:rsidRPr="002509C8">
        <w:rPr>
          <w:rFonts w:ascii="宋体" w:eastAsia="宋体" w:hAnsi="宋体" w:cs="宋体" w:hint="eastAsia"/>
          <w:szCs w:val="21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 w:cs="宋体"/>
            <w:szCs w:val="21"/>
          </w:rPr>
          <m:t>dz</m:t>
        </m:r>
      </m:oMath>
    </w:p>
    <w:p w14:paraId="44BEA6F1" w14:textId="77777777" w:rsidR="00DE20BA" w:rsidRPr="002509C8" w:rsidRDefault="00DE20BA" w:rsidP="00DE20BA">
      <w:pPr>
        <w:spacing w:line="25" w:lineRule="atLeast"/>
        <w:rPr>
          <w:rFonts w:ascii="宋体" w:eastAsia="宋体" w:hAnsi="宋体" w:cs="宋体" w:hint="eastAsia"/>
          <w:sz w:val="24"/>
          <w:szCs w:val="24"/>
        </w:rPr>
      </w:pPr>
      <w:r w:rsidRPr="002509C8">
        <w:rPr>
          <w:rFonts w:ascii="宋体" w:eastAsia="宋体" w:hAnsi="宋体" w:cs="宋体" w:hint="eastAsia"/>
          <w:szCs w:val="21"/>
        </w:rPr>
        <w:lastRenderedPageBreak/>
        <w:t>解：</w:t>
      </w:r>
      <m:oMath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 w:val="24"/>
                <w:szCs w:val="24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z</m:t>
            </m:r>
          </m:num>
          <m:den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 w:val="24"/>
                <w:szCs w:val="24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x</m:t>
            </m:r>
          </m:den>
        </m:f>
      </m:oMath>
      <w:r w:rsidRPr="002509C8">
        <w:rPr>
          <w:rFonts w:ascii="宋体" w:eastAsia="宋体" w:hAnsi="宋体" w:cs="宋体" w:hint="eastAsia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∂u</m:t>
            </m:r>
          </m:den>
        </m:f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∂u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∂x</m:t>
            </m:r>
          </m:den>
        </m:f>
        <m:r>
          <w:rPr>
            <w:rFonts w:ascii="Cambria Math" w:eastAsia="宋体" w:hAnsi="Cambria Math" w:cs="宋体"/>
            <w:sz w:val="24"/>
            <w:szCs w:val="24"/>
          </w:rPr>
          <m:t xml:space="preserve"> </m:t>
        </m:r>
      </m:oMath>
      <w:r w:rsidRPr="002509C8">
        <w:rPr>
          <w:rFonts w:ascii="宋体" w:eastAsia="宋体" w:hAnsi="宋体" w:cs="宋体" w:hint="eastAsia"/>
          <w:sz w:val="24"/>
          <w:szCs w:val="24"/>
        </w:rPr>
        <w:t>+</w:t>
      </w:r>
      <m:oMath>
        <m:r>
          <m:rPr>
            <m:sty m:val="p"/>
          </m:rPr>
          <w:rPr>
            <w:rFonts w:ascii="Cambria Math" w:eastAsia="宋体" w:hAnsi="Cambria Math" w:cs="宋体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∂v</m:t>
            </m:r>
          </m:den>
        </m:f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∂v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∂x</m:t>
            </m:r>
          </m:den>
        </m:f>
      </m:oMath>
      <w:r w:rsidRPr="002509C8">
        <w:rPr>
          <w:rFonts w:ascii="宋体" w:eastAsia="宋体" w:hAnsi="宋体" w:cs="宋体" w:hint="eastAsia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u</m:t>
            </m:r>
          </m:sup>
        </m:sSup>
        <m:r>
          <w:rPr>
            <w:rFonts w:ascii="Cambria Math" w:eastAsia="宋体" w:hAnsi="Cambria Math" w:cs="宋体"/>
            <w:sz w:val="24"/>
            <w:szCs w:val="24"/>
          </w:rPr>
          <m:t>y</m:t>
        </m:r>
        <m:func>
          <m:func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v+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u</m:t>
                </m:r>
              </m:sup>
            </m:sSup>
          </m:e>
        </m:func>
        <m:func>
          <m:func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v</m:t>
            </m:r>
          </m:e>
        </m:func>
      </m:oMath>
    </w:p>
    <w:p w14:paraId="6117410B" w14:textId="77777777" w:rsidR="00DE20BA" w:rsidRPr="002509C8" w:rsidRDefault="00DE20BA" w:rsidP="00DE20BA">
      <w:pPr>
        <w:spacing w:line="25" w:lineRule="atLeast"/>
        <w:rPr>
          <w:rFonts w:ascii="宋体" w:eastAsia="宋体" w:hAnsi="宋体" w:cs="宋体" w:hint="eastAsia"/>
          <w:sz w:val="28"/>
          <w:szCs w:val="28"/>
        </w:rPr>
      </w:pPr>
      <w:r w:rsidRPr="002509C8">
        <w:rPr>
          <w:rFonts w:ascii="宋体" w:eastAsia="宋体" w:hAnsi="宋体" w:cs="宋体" w:hint="eastAsia"/>
          <w:sz w:val="24"/>
          <w:szCs w:val="24"/>
        </w:rPr>
        <w:tab/>
        <w:t xml:space="preserve"> </w:t>
      </w:r>
      <m:oMath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 w:val="24"/>
                <w:szCs w:val="24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z</m:t>
            </m:r>
          </m:num>
          <m:den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 w:val="24"/>
                <w:szCs w:val="24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x</m:t>
            </m:r>
          </m:den>
        </m:f>
      </m:oMath>
      <w:r w:rsidRPr="002509C8">
        <w:rPr>
          <w:rFonts w:ascii="宋体" w:eastAsia="宋体" w:hAnsi="宋体" w:cs="宋体" w:hint="eastAsia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∂u</m:t>
            </m:r>
          </m:den>
        </m:f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∂u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∂y</m:t>
            </m:r>
          </m:den>
        </m:f>
        <m:r>
          <w:rPr>
            <w:rFonts w:ascii="Cambria Math" w:eastAsia="宋体" w:hAnsi="Cambria Math" w:cs="宋体"/>
            <w:sz w:val="24"/>
            <w:szCs w:val="24"/>
          </w:rPr>
          <m:t xml:space="preserve"> </m:t>
        </m:r>
      </m:oMath>
      <w:r w:rsidRPr="002509C8">
        <w:rPr>
          <w:rFonts w:ascii="宋体" w:eastAsia="宋体" w:hAnsi="宋体" w:cs="宋体" w:hint="eastAsia"/>
          <w:sz w:val="24"/>
          <w:szCs w:val="24"/>
        </w:rPr>
        <w:t>+</w:t>
      </w:r>
      <m:oMath>
        <m:r>
          <m:rPr>
            <m:sty m:val="p"/>
          </m:rPr>
          <w:rPr>
            <w:rFonts w:ascii="Cambria Math" w:eastAsia="宋体" w:hAnsi="Cambria Math" w:cs="宋体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∂v</m:t>
            </m:r>
          </m:den>
        </m:f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∂v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∂y</m:t>
            </m:r>
          </m:den>
        </m:f>
      </m:oMath>
      <w:r w:rsidRPr="002509C8">
        <w:rPr>
          <w:rFonts w:ascii="宋体" w:eastAsia="宋体" w:hAnsi="宋体" w:cs="宋体" w:hint="eastAsia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u</m:t>
            </m:r>
          </m:sup>
        </m:sSup>
        <m:r>
          <w:rPr>
            <w:rFonts w:ascii="Cambria Math" w:eastAsia="宋体" w:hAnsi="Cambria Math" w:cs="宋体"/>
            <w:sz w:val="24"/>
            <w:szCs w:val="24"/>
          </w:rPr>
          <m:t>x</m:t>
        </m:r>
        <m:func>
          <m:func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v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u</m:t>
                </m:r>
              </m:sup>
            </m:sSup>
          </m:e>
        </m:func>
        <m:func>
          <m:func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v</m:t>
            </m:r>
          </m:e>
        </m:func>
      </m:oMath>
    </w:p>
    <w:p w14:paraId="54272680" w14:textId="77777777" w:rsidR="00DE20BA" w:rsidRPr="002509C8" w:rsidRDefault="00DE20BA" w:rsidP="00DE20BA">
      <w:pPr>
        <w:spacing w:line="25" w:lineRule="atLeast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proofErr w:type="spellStart"/>
      <w:r w:rsidRPr="002509C8">
        <w:rPr>
          <w:rFonts w:ascii="宋体" w:eastAsia="宋体" w:hAnsi="宋体" w:cs="宋体" w:hint="eastAsia"/>
          <w:sz w:val="24"/>
          <w:szCs w:val="24"/>
        </w:rPr>
        <w:t>dz</w:t>
      </w:r>
      <w:proofErr w:type="spellEnd"/>
      <w:r w:rsidRPr="002509C8">
        <w:rPr>
          <w:rFonts w:ascii="宋体" w:eastAsia="宋体" w:hAnsi="宋体" w:cs="宋体" w:hint="eastAsia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 w:val="24"/>
                <w:szCs w:val="24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z</m:t>
            </m:r>
          </m:num>
          <m:den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 w:val="24"/>
                <w:szCs w:val="24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x</m:t>
            </m:r>
          </m:den>
        </m:f>
        <m:r>
          <w:rPr>
            <w:rFonts w:ascii="Cambria Math" w:eastAsia="宋体" w:hAnsi="Cambria Math" w:cs="宋体"/>
            <w:sz w:val="24"/>
            <w:szCs w:val="24"/>
          </w:rPr>
          <m:t xml:space="preserve">dx + 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∂z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∂y</m:t>
            </m:r>
          </m:den>
        </m:f>
        <m:r>
          <w:rPr>
            <w:rFonts w:ascii="Cambria Math" w:eastAsia="宋体" w:hAnsi="Cambria Math" w:cs="宋体"/>
            <w:sz w:val="24"/>
            <w:szCs w:val="24"/>
          </w:rPr>
          <m:t>dy</m:t>
        </m:r>
      </m:oMath>
      <w:r w:rsidRPr="002509C8">
        <w:rPr>
          <w:rFonts w:ascii="宋体" w:eastAsia="宋体" w:hAnsi="宋体" w:cs="宋体" w:hint="eastAsia"/>
          <w:sz w:val="24"/>
          <w:szCs w:val="24"/>
        </w:rPr>
        <w:t xml:space="preserve"> </w:t>
      </w:r>
    </w:p>
    <w:p w14:paraId="7CFCDEBA" w14:textId="77777777" w:rsidR="00DE20BA" w:rsidRPr="002509C8" w:rsidRDefault="00DE20BA" w:rsidP="00DE20BA">
      <w:pPr>
        <w:rPr>
          <w:rFonts w:ascii="宋体" w:eastAsia="宋体" w:hAnsi="宋体" w:hint="eastAsia"/>
        </w:rPr>
      </w:pPr>
      <w:r w:rsidRPr="002509C8">
        <w:rPr>
          <w:rFonts w:ascii="宋体" w:eastAsia="宋体" w:hAnsi="宋体" w:cs="宋体" w:hint="eastAsia"/>
          <w:sz w:val="24"/>
          <w:szCs w:val="24"/>
        </w:rPr>
        <w:t xml:space="preserve">= </w:t>
      </w:r>
      <m:oMath>
        <m:d>
          <m:d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宋体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u</m:t>
                </m:r>
              </m:sup>
            </m:sSup>
            <m:r>
              <w:rPr>
                <w:rFonts w:ascii="Cambria Math" w:eastAsia="宋体" w:hAnsi="Cambria Math" w:cs="宋体"/>
                <w:sz w:val="24"/>
                <w:szCs w:val="24"/>
              </w:rPr>
              <m:t>y</m:t>
            </m:r>
            <m:func>
              <m:funcPr>
                <m:ctrlPr>
                  <w:rPr>
                    <w:rFonts w:ascii="Cambria Math" w:eastAsia="宋体" w:hAnsi="Cambria Math" w:cs="宋体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宋体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v+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u</m:t>
                    </m:r>
                  </m:sup>
                </m:sSup>
              </m:e>
            </m:func>
            <m:func>
              <m:func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宋体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v</m:t>
                </m:r>
              </m:e>
            </m:func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e>
        </m:d>
        <m:r>
          <w:rPr>
            <w:rFonts w:ascii="Cambria Math" w:eastAsia="宋体" w:hAnsi="Cambria Math" w:cs="宋体"/>
            <w:sz w:val="24"/>
            <w:szCs w:val="24"/>
          </w:rPr>
          <m:t>dx</m:t>
        </m:r>
      </m:oMath>
      <w:r w:rsidRPr="002509C8">
        <w:rPr>
          <w:rFonts w:ascii="宋体" w:eastAsia="宋体" w:hAnsi="宋体" w:cs="宋体" w:hint="eastAsia"/>
          <w:sz w:val="24"/>
          <w:szCs w:val="24"/>
        </w:rPr>
        <w:t xml:space="preserve"> + </w:t>
      </w:r>
      <m:oMath>
        <m:sSup>
          <m:sSup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(e</m:t>
            </m:r>
          </m:e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u</m:t>
            </m:r>
          </m:sup>
        </m:sSup>
        <m:r>
          <w:rPr>
            <w:rFonts w:ascii="Cambria Math" w:eastAsia="宋体" w:hAnsi="Cambria Math" w:cs="宋体"/>
            <w:sz w:val="24"/>
            <w:szCs w:val="24"/>
          </w:rPr>
          <m:t>x</m:t>
        </m:r>
        <m:func>
          <m:func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v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u</m:t>
                </m:r>
              </m:sup>
            </m:sSup>
          </m:e>
        </m:func>
        <m:func>
          <m:func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v)dy</m:t>
            </m:r>
          </m:e>
        </m:func>
      </m:oMath>
    </w:p>
    <w:p w14:paraId="0BF98ACC" w14:textId="77777777" w:rsidR="00DE20BA" w:rsidRPr="002509C8" w:rsidRDefault="00DE20BA" w:rsidP="00D046E4">
      <w:pPr>
        <w:numPr>
          <w:ilvl w:val="0"/>
          <w:numId w:val="32"/>
        </w:numPr>
        <w:spacing w:line="25" w:lineRule="atLeast"/>
        <w:jc w:val="left"/>
        <w:rPr>
          <w:rStyle w:val="ab"/>
          <w:rFonts w:ascii="宋体" w:eastAsia="宋体" w:hAnsi="宋体" w:cs="宋体"/>
        </w:rPr>
      </w:pPr>
      <w:r w:rsidRPr="002509C8">
        <w:rPr>
          <w:rStyle w:val="ab"/>
          <w:rFonts w:ascii="宋体" w:eastAsia="宋体" w:hAnsi="宋体" w:cs="宋体" w:hint="eastAsia"/>
        </w:rPr>
        <w:t>设</w:t>
      </w:r>
      <w:r w:rsidRPr="002509C8">
        <w:rPr>
          <w:rFonts w:ascii="宋体" w:eastAsia="宋体" w:hAnsi="宋体" w:cs="宋体" w:hint="eastAsia"/>
          <w:szCs w:val="21"/>
        </w:rPr>
        <w:object w:dxaOrig="1824" w:dyaOrig="360" w14:anchorId="7378D71D">
          <v:shape id="_x0000_i1207" type="#_x0000_t75" style="width:91.15pt;height:18pt" o:ole="">
            <v:imagedata r:id="rId146" o:title=""/>
          </v:shape>
          <o:OLEObject Type="Embed" ProgID="Equation.KSEE3" ShapeID="_x0000_i1207" DrawAspect="Content" ObjectID="_1654736838" r:id="rId147"/>
        </w:object>
      </w:r>
      <w:r w:rsidRPr="002509C8">
        <w:rPr>
          <w:rStyle w:val="ab"/>
          <w:rFonts w:ascii="宋体" w:eastAsia="宋体" w:hAnsi="宋体" w:cs="宋体" w:hint="eastAsia"/>
        </w:rPr>
        <w:t>, 其中</w:t>
      </w:r>
      <w:r w:rsidRPr="002509C8">
        <w:rPr>
          <w:rFonts w:ascii="宋体" w:eastAsia="宋体" w:hAnsi="宋体" w:cs="宋体" w:hint="eastAsia"/>
          <w:szCs w:val="21"/>
        </w:rPr>
        <w:object w:dxaOrig="240" w:dyaOrig="324" w14:anchorId="7DE16559">
          <v:shape id="_x0000_i1208" type="#_x0000_t75" style="width:12.2pt;height:16.25pt" o:ole="">
            <v:imagedata r:id="rId148" o:title=""/>
          </v:shape>
          <o:OLEObject Type="Embed" ProgID="Equation.KSEE3" ShapeID="_x0000_i1208" DrawAspect="Content" ObjectID="_1654736839" r:id="rId149"/>
        </w:object>
      </w:r>
      <w:r w:rsidRPr="002509C8">
        <w:rPr>
          <w:rStyle w:val="ab"/>
          <w:rFonts w:ascii="宋体" w:eastAsia="宋体" w:hAnsi="宋体" w:cs="宋体" w:hint="eastAsia"/>
        </w:rPr>
        <w:t xml:space="preserve">具有二阶连续偏导数, 求: </w:t>
      </w:r>
      <w:r w:rsidRPr="002509C8">
        <w:rPr>
          <w:rFonts w:ascii="宋体" w:eastAsia="宋体" w:hAnsi="宋体" w:cs="宋体" w:hint="eastAsia"/>
          <w:szCs w:val="21"/>
        </w:rPr>
        <w:object w:dxaOrig="360" w:dyaOrig="624" w14:anchorId="4AFA043D">
          <v:shape id="_x0000_i1209" type="#_x0000_t75" style="width:18pt;height:31.35pt" o:ole="">
            <v:imagedata r:id="rId150" o:title=""/>
          </v:shape>
          <o:OLEObject Type="Embed" ProgID="Equation.KSEE3" ShapeID="_x0000_i1209" DrawAspect="Content" ObjectID="_1654736840" r:id="rId151"/>
        </w:object>
      </w:r>
      <w:r w:rsidRPr="002509C8">
        <w:rPr>
          <w:rStyle w:val="ab"/>
          <w:rFonts w:ascii="宋体" w:eastAsia="宋体" w:hAnsi="宋体" w:cs="宋体" w:hint="eastAsia"/>
        </w:rPr>
        <w:t xml:space="preserve">; </w:t>
      </w:r>
      <w:r w:rsidRPr="002509C8">
        <w:rPr>
          <w:rFonts w:ascii="宋体" w:eastAsia="宋体" w:hAnsi="宋体" w:cs="宋体" w:hint="eastAsia"/>
          <w:szCs w:val="21"/>
        </w:rPr>
        <w:object w:dxaOrig="336" w:dyaOrig="660" w14:anchorId="74816A34">
          <v:shape id="_x0000_i1210" type="#_x0000_t75" style="width:16.85pt;height:33.1pt" o:ole="">
            <v:imagedata r:id="rId152" o:title=""/>
          </v:shape>
          <o:OLEObject Type="Embed" ProgID="Equation.KSEE3" ShapeID="_x0000_i1210" DrawAspect="Content" ObjectID="_1654736841" r:id="rId153"/>
        </w:object>
      </w:r>
      <w:r w:rsidRPr="002509C8">
        <w:rPr>
          <w:rStyle w:val="ab"/>
          <w:rFonts w:ascii="宋体" w:eastAsia="宋体" w:hAnsi="宋体" w:cs="宋体" w:hint="eastAsia"/>
        </w:rPr>
        <w:t xml:space="preserve">; </w:t>
      </w:r>
      <w:r w:rsidRPr="002509C8">
        <w:rPr>
          <w:rFonts w:ascii="宋体" w:eastAsia="宋体" w:hAnsi="宋体" w:cs="宋体" w:hint="eastAsia"/>
          <w:szCs w:val="21"/>
        </w:rPr>
        <w:object w:dxaOrig="456" w:dyaOrig="660" w14:anchorId="23D44920">
          <v:shape id="_x0000_i1211" type="#_x0000_t75" style="width:22.65pt;height:33.1pt" o:ole="">
            <v:imagedata r:id="rId154" o:title=""/>
          </v:shape>
          <o:OLEObject Type="Embed" ProgID="Equation.KSEE3" ShapeID="_x0000_i1211" DrawAspect="Content" ObjectID="_1654736842" r:id="rId155"/>
        </w:object>
      </w:r>
      <w:r w:rsidRPr="002509C8">
        <w:rPr>
          <w:rStyle w:val="ab"/>
          <w:rFonts w:ascii="宋体" w:eastAsia="宋体" w:hAnsi="宋体" w:cs="宋体" w:hint="eastAsia"/>
        </w:rPr>
        <w:t xml:space="preserve">; </w:t>
      </w:r>
      <w:r w:rsidRPr="002509C8">
        <w:rPr>
          <w:rFonts w:ascii="宋体" w:eastAsia="宋体" w:hAnsi="宋体" w:cs="宋体" w:hint="eastAsia"/>
          <w:szCs w:val="21"/>
        </w:rPr>
        <w:object w:dxaOrig="564" w:dyaOrig="696" w14:anchorId="22060A66">
          <v:shape id="_x0000_i1212" type="#_x0000_t75" style="width:28.45pt;height:34.85pt" o:ole="">
            <v:imagedata r:id="rId156" o:title=""/>
          </v:shape>
          <o:OLEObject Type="Embed" ProgID="Equation.KSEE3" ShapeID="_x0000_i1212" DrawAspect="Content" ObjectID="_1654736843" r:id="rId157"/>
        </w:object>
      </w:r>
      <w:r w:rsidRPr="002509C8">
        <w:rPr>
          <w:rStyle w:val="ab"/>
          <w:rFonts w:ascii="宋体" w:eastAsia="宋体" w:hAnsi="宋体" w:cs="宋体" w:hint="eastAsia"/>
        </w:rPr>
        <w:t>.</w:t>
      </w:r>
    </w:p>
    <w:p w14:paraId="7F4E6615" w14:textId="77777777" w:rsidR="00DE20BA" w:rsidRPr="002509C8" w:rsidRDefault="00DE20BA" w:rsidP="00DE20BA">
      <w:pPr>
        <w:spacing w:line="25" w:lineRule="atLeast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Style w:val="ab"/>
          <w:rFonts w:ascii="宋体" w:eastAsia="宋体" w:hAnsi="宋体" w:cs="宋体" w:hint="eastAsia"/>
        </w:rPr>
        <w:t>解: 设</w:t>
      </w:r>
      <w:r w:rsidRPr="002509C8">
        <w:rPr>
          <w:rFonts w:ascii="宋体" w:eastAsia="宋体" w:hAnsi="宋体" w:cs="宋体" w:hint="eastAsia"/>
          <w:szCs w:val="21"/>
        </w:rPr>
        <w:object w:dxaOrig="1104" w:dyaOrig="360" w14:anchorId="5CC9A041">
          <v:shape id="_x0000_i1213" type="#_x0000_t75" style="width:55.15pt;height:18pt" o:ole="">
            <v:imagedata r:id="rId158" o:title=""/>
          </v:shape>
          <o:OLEObject Type="Embed" ProgID="Equation.KSEE3" ShapeID="_x0000_i1213" DrawAspect="Content" ObjectID="_1654736844" r:id="rId159"/>
        </w:object>
      </w:r>
      <w:r w:rsidRPr="002509C8">
        <w:rPr>
          <w:rStyle w:val="ab"/>
          <w:rFonts w:ascii="宋体" w:eastAsia="宋体" w:hAnsi="宋体" w:cs="宋体" w:hint="eastAsia"/>
        </w:rPr>
        <w:t xml:space="preserve">, </w:t>
      </w:r>
      <w:r w:rsidRPr="002509C8">
        <w:rPr>
          <w:rFonts w:ascii="宋体" w:eastAsia="宋体" w:hAnsi="宋体" w:cs="宋体" w:hint="eastAsia"/>
          <w:szCs w:val="21"/>
        </w:rPr>
        <w:object w:dxaOrig="684" w:dyaOrig="324" w14:anchorId="3E15B61B">
          <v:shape id="_x0000_i1214" type="#_x0000_t75" style="width:34.25pt;height:16.25pt" o:ole="">
            <v:imagedata r:id="rId160" o:title=""/>
          </v:shape>
          <o:OLEObject Type="Embed" ProgID="Equation.KSEE3" ShapeID="_x0000_i1214" DrawAspect="Content" ObjectID="_1654736845" r:id="rId161"/>
        </w:object>
      </w:r>
      <w:r w:rsidRPr="002509C8">
        <w:rPr>
          <w:rStyle w:val="ab"/>
          <w:rFonts w:ascii="宋体" w:eastAsia="宋体" w:hAnsi="宋体" w:cs="宋体" w:hint="eastAsia"/>
        </w:rPr>
        <w:t>, 则</w:t>
      </w:r>
      <w:r w:rsidRPr="002509C8">
        <w:rPr>
          <w:rFonts w:ascii="宋体" w:eastAsia="宋体" w:hAnsi="宋体" w:cs="宋体" w:hint="eastAsia"/>
          <w:szCs w:val="21"/>
        </w:rPr>
        <w:object w:dxaOrig="1080" w:dyaOrig="324" w14:anchorId="61F7F123">
          <v:shape id="_x0000_i1215" type="#_x0000_t75" style="width:54pt;height:16.25pt" o:ole="">
            <v:imagedata r:id="rId162" o:title=""/>
          </v:shape>
          <o:OLEObject Type="Embed" ProgID="Equation.KSEE3" ShapeID="_x0000_i1215" DrawAspect="Content" ObjectID="_1654736846" r:id="rId163"/>
        </w:object>
      </w:r>
    </w:p>
    <w:p w14:paraId="7DAF39BF" w14:textId="77777777" w:rsidR="00DE20BA" w:rsidRPr="002509C8" w:rsidRDefault="00DE20BA" w:rsidP="00DE20BA">
      <w:pPr>
        <w:spacing w:line="25" w:lineRule="atLeast"/>
        <w:ind w:firstLine="420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Style w:val="ab"/>
          <w:rFonts w:ascii="宋体" w:eastAsia="宋体" w:hAnsi="宋体" w:cs="宋体" w:hint="eastAsia"/>
        </w:rPr>
        <w:t>因为</w:t>
      </w:r>
      <w:r w:rsidRPr="002509C8">
        <w:rPr>
          <w:rFonts w:ascii="宋体" w:eastAsia="宋体" w:hAnsi="宋体" w:cs="宋体" w:hint="eastAsia"/>
          <w:szCs w:val="21"/>
        </w:rPr>
        <w:object w:dxaOrig="240" w:dyaOrig="324" w14:anchorId="7FEAC8EB">
          <v:shape id="_x0000_i1216" type="#_x0000_t75" style="width:12.2pt;height:16.25pt" o:ole="">
            <v:imagedata r:id="rId148" o:title=""/>
          </v:shape>
          <o:OLEObject Type="Embed" ProgID="Equation.KSEE3" ShapeID="_x0000_i1216" DrawAspect="Content" ObjectID="_1654736847" r:id="rId164"/>
        </w:object>
      </w:r>
      <w:r w:rsidRPr="002509C8">
        <w:rPr>
          <w:rStyle w:val="ab"/>
          <w:rFonts w:ascii="宋体" w:eastAsia="宋体" w:hAnsi="宋体" w:cs="宋体" w:hint="eastAsia"/>
        </w:rPr>
        <w:t>具有二阶连续偏导数</w:t>
      </w:r>
    </w:p>
    <w:p w14:paraId="464759FC" w14:textId="77777777" w:rsidR="00DE20BA" w:rsidRPr="002509C8" w:rsidRDefault="00DE20BA" w:rsidP="00DE20BA">
      <w:pPr>
        <w:spacing w:line="25" w:lineRule="atLeast"/>
        <w:ind w:firstLine="420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Style w:val="ab"/>
          <w:rFonts w:ascii="宋体" w:eastAsia="宋体" w:hAnsi="宋体" w:cs="宋体" w:hint="eastAsia"/>
        </w:rPr>
        <w:t>所以</w:t>
      </w:r>
      <w:r w:rsidRPr="002509C8">
        <w:rPr>
          <w:rFonts w:ascii="宋体" w:eastAsia="宋体" w:hAnsi="宋体" w:cs="宋体" w:hint="eastAsia"/>
          <w:szCs w:val="21"/>
        </w:rPr>
        <w:object w:dxaOrig="864" w:dyaOrig="360" w14:anchorId="6D2ACD37">
          <v:shape id="_x0000_i1217" type="#_x0000_t75" style="width:42.95pt;height:18pt" o:ole="">
            <v:imagedata r:id="rId165" o:title=""/>
          </v:shape>
          <o:OLEObject Type="Embed" ProgID="Equation.KSEE3" ShapeID="_x0000_i1217" DrawAspect="Content" ObjectID="_1654736848" r:id="rId166"/>
        </w:object>
      </w:r>
    </w:p>
    <w:p w14:paraId="3A53ED4B" w14:textId="77777777" w:rsidR="00DE20BA" w:rsidRPr="002509C8" w:rsidRDefault="00DE20BA" w:rsidP="00DE20BA">
      <w:pPr>
        <w:spacing w:line="25" w:lineRule="atLeast"/>
        <w:ind w:firstLine="420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Style w:val="ab"/>
          <w:rFonts w:ascii="宋体" w:eastAsia="宋体" w:hAnsi="宋体" w:cs="宋体" w:hint="eastAsia"/>
        </w:rPr>
        <w:t>因此</w:t>
      </w:r>
      <w:r w:rsidRPr="002509C8">
        <w:rPr>
          <w:rFonts w:ascii="宋体" w:eastAsia="宋体" w:hAnsi="宋体" w:cs="宋体" w:hint="eastAsia"/>
          <w:szCs w:val="21"/>
        </w:rPr>
        <w:object w:dxaOrig="1956" w:dyaOrig="624" w14:anchorId="1E0F9BE9">
          <v:shape id="_x0000_i1218" type="#_x0000_t75" style="width:97.55pt;height:31.35pt" o:ole="">
            <v:imagedata r:id="rId167" o:title=""/>
          </v:shape>
          <o:OLEObject Type="Embed" ProgID="Equation.KSEE3" ShapeID="_x0000_i1218" DrawAspect="Content" ObjectID="_1654736849" r:id="rId168"/>
        </w:object>
      </w:r>
      <w:r w:rsidRPr="002509C8">
        <w:rPr>
          <w:rFonts w:ascii="宋体" w:eastAsia="宋体" w:hAnsi="宋体" w:cs="宋体" w:hint="eastAsia"/>
          <w:szCs w:val="21"/>
        </w:rPr>
        <w:object w:dxaOrig="1524" w:dyaOrig="384" w14:anchorId="57DD06E5">
          <v:shape id="_x0000_i1219" type="#_x0000_t75" style="width:76.05pt;height:19.15pt" o:ole="">
            <v:imagedata r:id="rId169" o:title=""/>
          </v:shape>
          <o:OLEObject Type="Embed" ProgID="Equation.KSEE3" ShapeID="_x0000_i1219" DrawAspect="Content" ObjectID="_1654736850" r:id="rId170"/>
        </w:object>
      </w:r>
    </w:p>
    <w:p w14:paraId="40C31A6E" w14:textId="77777777" w:rsidR="00DE20BA" w:rsidRPr="002509C8" w:rsidRDefault="00DE20BA" w:rsidP="00DE20BA">
      <w:pPr>
        <w:spacing w:line="25" w:lineRule="atLeast"/>
        <w:ind w:left="420" w:firstLine="420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Fonts w:ascii="宋体" w:eastAsia="宋体" w:hAnsi="宋体" w:cs="宋体" w:hint="eastAsia"/>
          <w:szCs w:val="21"/>
        </w:rPr>
        <w:object w:dxaOrig="1956" w:dyaOrig="660" w14:anchorId="555E6372">
          <v:shape id="_x0000_i1220" type="#_x0000_t75" style="width:97.55pt;height:33.1pt" o:ole="">
            <v:imagedata r:id="rId171" o:title=""/>
          </v:shape>
          <o:OLEObject Type="Embed" ProgID="Equation.KSEE3" ShapeID="_x0000_i1220" DrawAspect="Content" ObjectID="_1654736851" r:id="rId172"/>
        </w:object>
      </w:r>
      <w:r w:rsidRPr="002509C8">
        <w:rPr>
          <w:rFonts w:ascii="宋体" w:eastAsia="宋体" w:hAnsi="宋体" w:cs="宋体" w:hint="eastAsia"/>
          <w:szCs w:val="21"/>
        </w:rPr>
        <w:object w:dxaOrig="1656" w:dyaOrig="384" w14:anchorId="2119E79B">
          <v:shape id="_x0000_i1221" type="#_x0000_t75" style="width:83.05pt;height:19.15pt" o:ole="">
            <v:imagedata r:id="rId173" o:title=""/>
          </v:shape>
          <o:OLEObject Type="Embed" ProgID="Equation.KSEE3" ShapeID="_x0000_i1221" DrawAspect="Content" ObjectID="_1654736852" r:id="rId174"/>
        </w:object>
      </w:r>
    </w:p>
    <w:p w14:paraId="17D9D30B" w14:textId="77777777" w:rsidR="00DE20BA" w:rsidRPr="002509C8" w:rsidRDefault="00DE20BA" w:rsidP="00DE20BA">
      <w:pPr>
        <w:spacing w:line="25" w:lineRule="atLeast"/>
        <w:ind w:left="420" w:firstLine="420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Fonts w:ascii="宋体" w:eastAsia="宋体" w:hAnsi="宋体" w:cs="宋体" w:hint="eastAsia"/>
          <w:szCs w:val="21"/>
        </w:rPr>
        <w:object w:dxaOrig="2436" w:dyaOrig="660" w14:anchorId="79D6DAF4">
          <v:shape id="_x0000_i1222" type="#_x0000_t75" style="width:121.95pt;height:33.1pt" o:ole="">
            <v:imagedata r:id="rId175" o:title=""/>
          </v:shape>
          <o:OLEObject Type="Embed" ProgID="Equation.KSEE3" ShapeID="_x0000_i1222" DrawAspect="Content" ObjectID="_1654736853" r:id="rId176"/>
        </w:object>
      </w:r>
    </w:p>
    <w:p w14:paraId="1A8201C0" w14:textId="77777777" w:rsidR="00DE20BA" w:rsidRPr="002509C8" w:rsidRDefault="00DE20BA" w:rsidP="00DE20BA">
      <w:pPr>
        <w:spacing w:line="25" w:lineRule="atLeast"/>
        <w:ind w:left="420" w:firstLine="420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Fonts w:ascii="宋体" w:eastAsia="宋体" w:hAnsi="宋体" w:cs="宋体" w:hint="eastAsia"/>
          <w:szCs w:val="21"/>
        </w:rPr>
        <w:object w:dxaOrig="3420" w:dyaOrig="684" w14:anchorId="429AC4F1">
          <v:shape id="_x0000_i1223" type="#_x0000_t75" style="width:171.3pt;height:34.25pt" o:ole="">
            <v:imagedata r:id="rId177" o:title=""/>
          </v:shape>
          <o:OLEObject Type="Embed" ProgID="Equation.KSEE3" ShapeID="_x0000_i1223" DrawAspect="Content" ObjectID="_1654736854" r:id="rId178"/>
        </w:object>
      </w:r>
      <w:r w:rsidRPr="002509C8">
        <w:rPr>
          <w:rStyle w:val="ab"/>
          <w:rFonts w:ascii="宋体" w:eastAsia="宋体" w:hAnsi="宋体" w:cs="宋体" w:hint="eastAsia"/>
        </w:rPr>
        <w:tab/>
      </w:r>
      <w:r w:rsidRPr="002509C8">
        <w:rPr>
          <w:rFonts w:ascii="宋体" w:eastAsia="宋体" w:hAnsi="宋体" w:cs="宋体" w:hint="eastAsia"/>
          <w:szCs w:val="21"/>
        </w:rPr>
        <w:object w:dxaOrig="5964" w:dyaOrig="384" w14:anchorId="46822698">
          <v:shape id="_x0000_i1224" type="#_x0000_t75" style="width:298.45pt;height:19.15pt" o:ole="">
            <v:imagedata r:id="rId179" o:title=""/>
          </v:shape>
          <o:OLEObject Type="Embed" ProgID="Equation.KSEE3" ShapeID="_x0000_i1224" DrawAspect="Content" ObjectID="_1654736855" r:id="rId180"/>
        </w:object>
      </w:r>
      <w:r w:rsidRPr="002509C8">
        <w:rPr>
          <w:rStyle w:val="ab"/>
          <w:rFonts w:ascii="宋体" w:eastAsia="宋体" w:hAnsi="宋体" w:cs="宋体" w:hint="eastAsia"/>
        </w:rPr>
        <w:tab/>
      </w:r>
      <w:r w:rsidRPr="002509C8">
        <w:rPr>
          <w:rFonts w:ascii="宋体" w:eastAsia="宋体" w:hAnsi="宋体" w:cs="宋体" w:hint="eastAsia"/>
          <w:szCs w:val="21"/>
        </w:rPr>
        <w:object w:dxaOrig="4740" w:dyaOrig="384" w14:anchorId="0A0F7548">
          <v:shape id="_x0000_i1225" type="#_x0000_t75" style="width:236.9pt;height:19.15pt" o:ole="">
            <v:imagedata r:id="rId181" o:title=""/>
          </v:shape>
          <o:OLEObject Type="Embed" ProgID="Equation.KSEE3" ShapeID="_x0000_i1225" DrawAspect="Content" ObjectID="_1654736856" r:id="rId182"/>
        </w:object>
      </w:r>
    </w:p>
    <w:p w14:paraId="0889D16F" w14:textId="77777777" w:rsidR="00DE20BA" w:rsidRPr="002509C8" w:rsidRDefault="00DE20BA" w:rsidP="00DE20BA">
      <w:pPr>
        <w:spacing w:line="25" w:lineRule="atLeast"/>
        <w:ind w:left="420" w:firstLine="420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Fonts w:ascii="宋体" w:eastAsia="宋体" w:hAnsi="宋体" w:cs="宋体" w:hint="eastAsia"/>
          <w:szCs w:val="21"/>
        </w:rPr>
        <w:object w:dxaOrig="2556" w:dyaOrig="696" w14:anchorId="0E12F964">
          <v:shape id="_x0000_i1226" type="#_x0000_t75" style="width:127.75pt;height:34.85pt" o:ole="">
            <v:imagedata r:id="rId183" o:title=""/>
          </v:shape>
          <o:OLEObject Type="Embed" ProgID="Equation.KSEE3" ShapeID="_x0000_i1226" DrawAspect="Content" ObjectID="_1654736857" r:id="rId184"/>
        </w:object>
      </w:r>
    </w:p>
    <w:p w14:paraId="2A344905" w14:textId="77777777" w:rsidR="00DE20BA" w:rsidRPr="002509C8" w:rsidRDefault="00DE20BA" w:rsidP="00DE20BA">
      <w:pPr>
        <w:spacing w:line="25" w:lineRule="atLeast"/>
        <w:ind w:left="420" w:firstLine="420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Fonts w:ascii="宋体" w:eastAsia="宋体" w:hAnsi="宋体" w:cs="宋体" w:hint="eastAsia"/>
          <w:szCs w:val="21"/>
        </w:rPr>
        <w:object w:dxaOrig="3576" w:dyaOrig="720" w14:anchorId="08F62794">
          <v:shape id="_x0000_i1227" type="#_x0000_t75" style="width:178.85pt;height:36pt" o:ole="">
            <v:imagedata r:id="rId185" o:title=""/>
          </v:shape>
          <o:OLEObject Type="Embed" ProgID="Equation.KSEE3" ShapeID="_x0000_i1227" DrawAspect="Content" ObjectID="_1654736858" r:id="rId186"/>
        </w:object>
      </w:r>
    </w:p>
    <w:p w14:paraId="32E21969" w14:textId="77777777" w:rsidR="00DE20BA" w:rsidRPr="002509C8" w:rsidRDefault="00DE20BA" w:rsidP="00DE20BA">
      <w:pPr>
        <w:spacing w:line="25" w:lineRule="atLeast"/>
        <w:ind w:left="420" w:firstLine="420"/>
        <w:jc w:val="left"/>
        <w:rPr>
          <w:rStyle w:val="ab"/>
          <w:rFonts w:ascii="宋体" w:eastAsia="宋体" w:hAnsi="宋体" w:cs="宋体" w:hint="eastAsia"/>
        </w:rPr>
      </w:pPr>
      <w:r w:rsidRPr="002509C8">
        <w:rPr>
          <w:rFonts w:ascii="宋体" w:eastAsia="宋体" w:hAnsi="宋体" w:cs="宋体" w:hint="eastAsia"/>
          <w:szCs w:val="21"/>
        </w:rPr>
        <w:object w:dxaOrig="7560" w:dyaOrig="384" w14:anchorId="66591FB9">
          <v:shape id="_x0000_i1228" type="#_x0000_t75" style="width:378pt;height:19.15pt" o:ole="">
            <v:imagedata r:id="rId187" o:title=""/>
          </v:shape>
          <o:OLEObject Type="Embed" ProgID="Equation.KSEE3" ShapeID="_x0000_i1228" DrawAspect="Content" ObjectID="_1654736859" r:id="rId188"/>
        </w:object>
      </w:r>
      <w:r w:rsidRPr="002509C8">
        <w:rPr>
          <w:rStyle w:val="ab"/>
          <w:rFonts w:ascii="宋体" w:eastAsia="宋体" w:hAnsi="宋体" w:cs="宋体" w:hint="eastAsia"/>
        </w:rPr>
        <w:tab/>
      </w:r>
      <w:r w:rsidRPr="002509C8">
        <w:rPr>
          <w:rFonts w:ascii="宋体" w:eastAsia="宋体" w:hAnsi="宋体" w:cs="宋体" w:hint="eastAsia"/>
          <w:szCs w:val="21"/>
        </w:rPr>
        <w:object w:dxaOrig="5196" w:dyaOrig="384" w14:anchorId="0422D693">
          <v:shape id="_x0000_i1229" type="#_x0000_t75" style="width:259.55pt;height:19.15pt" o:ole="">
            <v:imagedata r:id="rId189" o:title=""/>
          </v:shape>
          <o:OLEObject Type="Embed" ProgID="Equation.KSEE3" ShapeID="_x0000_i1229" DrawAspect="Content" ObjectID="_1654736860" r:id="rId190"/>
        </w:object>
      </w:r>
    </w:p>
    <w:p w14:paraId="26F5ADC2" w14:textId="77777777" w:rsidR="00DE20BA" w:rsidRPr="002509C8" w:rsidRDefault="00DE20BA" w:rsidP="00DE20BA">
      <w:pPr>
        <w:spacing w:line="25" w:lineRule="atLeast"/>
        <w:jc w:val="left"/>
        <w:rPr>
          <w:rFonts w:ascii="宋体" w:eastAsia="宋体" w:hAnsi="宋体" w:hint="eastAsia"/>
        </w:rPr>
      </w:pPr>
      <w:r w:rsidRPr="002509C8">
        <w:rPr>
          <w:rFonts w:ascii="宋体" w:eastAsia="宋体" w:hAnsi="宋体" w:hint="eastAsia"/>
          <w:szCs w:val="21"/>
        </w:rPr>
        <w:t>4.设</w:t>
      </w:r>
      <m:oMath>
        <m:r>
          <w:rPr>
            <w:rFonts w:ascii="Cambria Math" w:eastAsia="宋体" w:hAnsi="Cambria Math"/>
            <w:szCs w:val="21"/>
          </w:rPr>
          <m:t>z=f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xy,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den>
            </m:f>
          </m:e>
        </m:d>
        <m:r>
          <w:rPr>
            <w:rFonts w:ascii="Cambria Math" w:eastAsia="宋体" w:hAnsi="Cambria Math"/>
            <w:szCs w:val="21"/>
          </w:rPr>
          <m:t>+g(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y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  <m:r>
          <w:rPr>
            <w:rFonts w:ascii="Cambria Math" w:eastAsia="宋体" w:hAnsi="Cambria Math"/>
            <w:szCs w:val="21"/>
          </w:rPr>
          <m:t>)</m:t>
        </m:r>
      </m:oMath>
      <w:r w:rsidRPr="002509C8">
        <w:rPr>
          <w:rFonts w:ascii="宋体" w:eastAsia="宋体" w:hAnsi="宋体" w:hint="eastAsia"/>
          <w:szCs w:val="21"/>
        </w:rPr>
        <w:t>,其中</w:t>
      </w:r>
      <m:oMath>
        <m:r>
          <w:rPr>
            <w:rFonts w:ascii="Cambria Math" w:eastAsia="宋体" w:hAnsi="Cambria Math"/>
            <w:szCs w:val="21"/>
          </w:rPr>
          <m:t>f</m:t>
        </m:r>
      </m:oMath>
      <w:r w:rsidRPr="002509C8">
        <w:rPr>
          <w:rFonts w:ascii="宋体" w:eastAsia="宋体" w:hAnsi="宋体" w:hint="eastAsia"/>
          <w:szCs w:val="21"/>
        </w:rPr>
        <w:t>具有二阶连续偏导数，</w:t>
      </w:r>
      <m:oMath>
        <m:r>
          <w:rPr>
            <w:rFonts w:ascii="Cambria Math" w:eastAsia="宋体" w:hAnsi="Cambria Math"/>
            <w:szCs w:val="21"/>
          </w:rPr>
          <m:t>g</m:t>
        </m:r>
      </m:oMath>
      <w:r w:rsidRPr="002509C8">
        <w:rPr>
          <w:rFonts w:ascii="宋体" w:eastAsia="宋体" w:hAnsi="宋体" w:hint="eastAsia"/>
          <w:szCs w:val="21"/>
        </w:rPr>
        <w:t>有二阶连续导数，求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w:bookmarkStart w:id="4" w:name="_Hlk43212906"/>
                <m:r>
                  <w:rPr>
                    <w:rFonts w:ascii="Cambria Math" w:eastAsia="宋体" w:hAnsi="Cambria Math"/>
                    <w:szCs w:val="21"/>
                  </w:rPr>
                  <m:t>∂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z</m:t>
            </m:r>
          </m:num>
          <m:den>
            <m:r>
              <w:rPr>
                <w:rFonts w:ascii="Cambria Math" w:eastAsia="宋体" w:hAnsi="Cambria Math"/>
                <w:szCs w:val="21"/>
              </w:rPr>
              <m:t>∂x∂y</m:t>
            </m:r>
          </m:den>
        </m:f>
      </m:oMath>
      <w:r w:rsidRPr="002509C8">
        <w:rPr>
          <w:rFonts w:ascii="宋体" w:eastAsia="宋体" w:hAnsi="宋体" w:hint="eastAsia"/>
          <w:szCs w:val="21"/>
        </w:rPr>
        <w:t>.</w:t>
      </w:r>
      <w:bookmarkEnd w:id="4"/>
    </w:p>
    <w:p w14:paraId="3A17B26F" w14:textId="77777777" w:rsidR="00DE20BA" w:rsidRPr="002509C8" w:rsidRDefault="00DE20BA" w:rsidP="00DE20BA">
      <w:pPr>
        <w:spacing w:line="25" w:lineRule="atLeast"/>
        <w:jc w:val="left"/>
        <w:rPr>
          <w:rFonts w:ascii="宋体" w:eastAsia="宋体" w:hAnsi="宋体" w:cstheme="minorEastAsia" w:hint="eastAsia"/>
          <w:szCs w:val="21"/>
        </w:rPr>
      </w:pPr>
      <w:r w:rsidRPr="002509C8">
        <w:rPr>
          <w:rFonts w:ascii="宋体" w:eastAsia="宋体" w:hAnsi="宋体" w:hint="eastAsia"/>
          <w:szCs w:val="21"/>
        </w:rPr>
        <w:lastRenderedPageBreak/>
        <w:t>解：</w:t>
      </w:r>
      <w:r w:rsidRPr="002509C8">
        <w:rPr>
          <w:rFonts w:ascii="宋体" w:eastAsia="宋体" w:hAnsi="宋体" w:hint="eastAsia"/>
          <w:position w:val="-98"/>
          <w:szCs w:val="21"/>
        </w:rPr>
        <w:object w:dxaOrig="7896" w:dyaOrig="2100" w14:anchorId="478E7B20">
          <v:shape id="_x0000_i1230" type="#_x0000_t75" style="width:394.85pt;height:105.1pt" o:ole="">
            <v:imagedata r:id="rId191" o:title=""/>
          </v:shape>
          <o:OLEObject Type="Embed" ProgID="Equation.KSEE3" ShapeID="_x0000_i1230" DrawAspect="Content" ObjectID="_1654736861" r:id="rId192"/>
        </w:object>
      </w:r>
    </w:p>
    <w:p w14:paraId="3A2526B0" w14:textId="77777777" w:rsidR="00DE20BA" w:rsidRPr="002509C8" w:rsidRDefault="00DE20BA" w:rsidP="00DE20BA">
      <w:pPr>
        <w:spacing w:line="25" w:lineRule="atLeast"/>
        <w:rPr>
          <w:rFonts w:ascii="宋体" w:eastAsia="宋体" w:hAnsi="宋体" w:cs="宋体" w:hint="eastAsia"/>
        </w:rPr>
      </w:pPr>
      <w:r w:rsidRPr="002509C8">
        <w:rPr>
          <w:rFonts w:ascii="宋体" w:eastAsia="宋体" w:hAnsi="宋体" w:cs="宋体" w:hint="eastAsia"/>
        </w:rPr>
        <w:t>5.</w:t>
      </w:r>
    </w:p>
    <w:p w14:paraId="3E4A0A06" w14:textId="77777777" w:rsidR="00DE20BA" w:rsidRPr="002509C8" w:rsidRDefault="00DE20BA" w:rsidP="00DE20BA">
      <w:pPr>
        <w:spacing w:line="25" w:lineRule="atLeast"/>
        <w:rPr>
          <w:rFonts w:ascii="宋体" w:eastAsia="宋体" w:hAnsi="宋体" w:hint="eastAsia"/>
        </w:rPr>
      </w:pPr>
      <w:r w:rsidRPr="002509C8">
        <w:rPr>
          <w:rFonts w:ascii="宋体" w:eastAsia="宋体" w:hAnsi="宋体" w:hint="eastAsia"/>
        </w:rPr>
        <w:t>解：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eqArr>
              <m:eqArrPr>
                <m:ctrlPr>
                  <w:rPr>
                    <w:rFonts w:ascii="Cambria Math" w:eastAsia="宋体" w:hAnsi="Cambria Math"/>
                    <w:i/>
                  </w:rPr>
                </m:ctrlPr>
              </m:eqArrPr>
              <m:e>
                <m:r>
                  <w:rPr>
                    <w:rFonts w:ascii="Cambria Math" w:eastAsia="宋体" w:hAnsi="Cambria Math"/>
                  </w:rPr>
                  <m:t xml:space="preserve">2 </m:t>
                </m:r>
              </m:e>
              <m:e>
                <m:r>
                  <w:rPr>
                    <w:rFonts w:ascii="Cambria Math" w:eastAsia="宋体" w:hAnsi="Cambria Math"/>
                  </w:rPr>
                  <m:t xml:space="preserve"> </m:t>
                </m:r>
              </m:e>
            </m:eqArr>
          </m:sup>
        </m:sSup>
        <m:r>
          <m:rPr>
            <m:sty m:val="p"/>
          </m:rPr>
          <w:rPr>
            <w:rFonts w:ascii="Cambria Math" w:eastAsia="宋体" w:hAnsi="Cambria Math"/>
          </w:rPr>
          <m:t>≠0</m:t>
        </m:r>
      </m:oMath>
      <w:r w:rsidRPr="002509C8">
        <w:rPr>
          <w:rFonts w:ascii="宋体" w:eastAsia="宋体" w:hAnsi="宋体" w:hint="eastAsia"/>
        </w:rPr>
        <w:t>时</w:t>
      </w:r>
    </w:p>
    <w:p w14:paraId="396F6B16" w14:textId="77777777" w:rsidR="00DE20BA" w:rsidRPr="002509C8" w:rsidRDefault="00DE20BA" w:rsidP="00DE20BA">
      <w:pPr>
        <w:spacing w:line="25" w:lineRule="atLeast"/>
        <w:rPr>
          <w:rFonts w:ascii="宋体" w:eastAsia="宋体" w:hAnsi="宋体"/>
        </w:rPr>
      </w:pP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y</m:t>
            </m:r>
          </m:num>
          <m:den>
            <m:r>
              <w:rPr>
                <w:rFonts w:ascii="Cambria Math" w:eastAsia="宋体" w:hAnsi="Cambria Math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x∂y</m:t>
            </m:r>
          </m:den>
        </m:f>
      </m:oMath>
      <w:r w:rsidRPr="002509C8">
        <w:rPr>
          <w:rFonts w:ascii="宋体" w:eastAsia="宋体" w:hAnsi="宋体"/>
        </w:rPr>
        <w:t>=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∂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∂y</m:t>
                    </m:r>
                  </m:num>
                  <m:den>
                    <m:r>
                      <w:rPr>
                        <w:rFonts w:ascii="Cambria Math" w:eastAsia="宋体" w:hAnsi="Cambria Math"/>
                      </w:rPr>
                      <m:t>∂x</m:t>
                    </m:r>
                  </m:den>
                </m:f>
              </m:e>
            </m:d>
          </m:num>
          <m:den>
            <m:r>
              <w:rPr>
                <w:rFonts w:ascii="Cambria Math" w:eastAsia="宋体" w:hAnsi="Cambria Math"/>
              </w:rPr>
              <m:t>∂x</m:t>
            </m:r>
          </m:den>
        </m:f>
      </m:oMath>
    </w:p>
    <w:p w14:paraId="026BFBD8" w14:textId="77777777" w:rsidR="00DE20BA" w:rsidRPr="002509C8" w:rsidRDefault="00DE20BA" w:rsidP="00DE20BA">
      <w:pPr>
        <w:spacing w:line="25" w:lineRule="atLeast"/>
        <w:rPr>
          <w:rFonts w:ascii="宋体" w:eastAsia="宋体" w:hAnsi="宋体"/>
        </w:rPr>
      </w:pP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hint="eastAsia"/>
              </w:rPr>
              <m:t>ƒ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∂x</m:t>
            </m:r>
          </m:den>
        </m:f>
      </m:oMath>
      <w:r w:rsidRPr="002509C8">
        <w:rPr>
          <w:rFonts w:ascii="宋体" w:eastAsia="宋体" w:hAnsi="宋体"/>
        </w:rPr>
        <w:t>=2y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p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 xml:space="preserve"> </m:t>
                        </m:r>
                      </m:e>
                    </m:eqAr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="宋体" w:hAnsi="Cambria Math"/>
              </w:rPr>
              <m:t>-1</m:t>
            </m:r>
          </m:sup>
        </m:sSup>
      </m:oMath>
      <w:r w:rsidRPr="002509C8">
        <w:rPr>
          <w:rFonts w:ascii="宋体" w:eastAsia="宋体" w:hAnsi="宋体"/>
        </w:rPr>
        <w:t>-4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eqArr>
              <m:eqArrPr>
                <m:ctrlPr>
                  <w:rPr>
                    <w:rFonts w:ascii="Cambria Math" w:eastAsia="宋体" w:hAnsi="Cambria Math"/>
                    <w:i/>
                  </w:rPr>
                </m:ctrlPr>
              </m:eqArrPr>
              <m:e>
                <m:r>
                  <w:rPr>
                    <w:rFonts w:ascii="Cambria Math" w:eastAsia="宋体" w:hAnsi="Cambria Math"/>
                  </w:rPr>
                  <m:t>2</m:t>
                </m:r>
              </m:e>
              <m:e>
                <m:r>
                  <w:rPr>
                    <w:rFonts w:ascii="Cambria Math" w:eastAsia="宋体" w:hAnsi="Cambria Math"/>
                  </w:rPr>
                  <m:t xml:space="preserve"> </m:t>
                </m:r>
              </m:e>
            </m:eqArr>
          </m:sup>
        </m:sSup>
      </m:oMath>
      <w:r w:rsidRPr="002509C8">
        <w:rPr>
          <w:rFonts w:ascii="宋体" w:eastAsia="宋体" w:hAnsi="宋体"/>
        </w:rPr>
        <w:t>y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)</m:t>
            </m:r>
          </m:e>
          <m:sup>
            <m:r>
              <w:rPr>
                <w:rFonts w:ascii="Cambria Math" w:eastAsia="宋体" w:hAnsi="Cambria Math"/>
              </w:rPr>
              <m:t>-2</m:t>
            </m:r>
          </m:sup>
        </m:sSup>
      </m:oMath>
    </w:p>
    <w:p w14:paraId="03A94093" w14:textId="77777777" w:rsidR="00DE20BA" w:rsidRPr="002509C8" w:rsidRDefault="00DE20BA" w:rsidP="00DE20BA">
      <w:pPr>
        <w:spacing w:line="25" w:lineRule="atLeast"/>
        <w:rPr>
          <w:rFonts w:ascii="宋体" w:eastAsia="宋体" w:hAnsi="宋体"/>
        </w:rPr>
      </w:pP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y</m:t>
            </m:r>
          </m:num>
          <m:den>
            <m:r>
              <w:rPr>
                <w:rFonts w:ascii="Cambria Math" w:eastAsia="宋体" w:hAnsi="Cambria Math"/>
              </w:rPr>
              <m:t>∂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</m:oMath>
      <w:r w:rsidRPr="002509C8">
        <w:rPr>
          <w:rFonts w:ascii="宋体" w:eastAsia="宋体" w:hAnsi="宋体"/>
        </w:rPr>
        <w:t>=2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p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 xml:space="preserve"> </m:t>
                        </m:r>
                      </m:e>
                    </m:eqAr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="宋体" w:hAnsi="Cambria Math"/>
              </w:rPr>
              <m:t>-1</m:t>
            </m:r>
          </m:sup>
        </m:sSup>
      </m:oMath>
      <w:r w:rsidRPr="002509C8">
        <w:rPr>
          <w:rFonts w:ascii="宋体" w:eastAsia="宋体" w:hAnsi="宋体"/>
        </w:rPr>
        <w:t>+4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</m:oMath>
      <w:r w:rsidRPr="002509C8">
        <w:rPr>
          <w:rFonts w:ascii="宋体" w:eastAsia="宋体" w:hAnsi="宋体"/>
        </w:rPr>
        <w:t>(-1)</w:t>
      </w:r>
      <m:oMath>
        <m:r>
          <m:rPr>
            <m:sty m:val="p"/>
          </m:rPr>
          <w:rPr>
            <w:rFonts w:ascii="Cambria Math" w:eastAsia="宋体" w:hAnsi="Cambria Math"/>
          </w:rPr>
          <m:t xml:space="preserve"> (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)</m:t>
            </m:r>
          </m:e>
          <m:sup>
            <m:r>
              <w:rPr>
                <w:rFonts w:ascii="Cambria Math" w:eastAsia="宋体" w:hAnsi="Cambria Math"/>
              </w:rPr>
              <m:t>-2</m:t>
            </m:r>
          </m:sup>
        </m:sSup>
      </m:oMath>
      <w:r w:rsidRPr="002509C8">
        <w:rPr>
          <w:rFonts w:ascii="宋体" w:eastAsia="宋体" w:hAnsi="宋体"/>
        </w:rPr>
        <w:t>-4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</w:rPr>
          <m:t>(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)</m:t>
            </m:r>
          </m:e>
          <m:sup>
            <m:r>
              <w:rPr>
                <w:rFonts w:ascii="Cambria Math" w:eastAsia="宋体" w:hAnsi="Cambria Math"/>
              </w:rPr>
              <m:t>-2</m:t>
            </m:r>
          </m:sup>
        </m:sSup>
      </m:oMath>
    </w:p>
    <w:p w14:paraId="0F1EF63D" w14:textId="77777777" w:rsidR="00DE20BA" w:rsidRPr="002509C8" w:rsidRDefault="00DE20BA" w:rsidP="00DE20BA">
      <w:pPr>
        <w:spacing w:line="25" w:lineRule="atLeast"/>
        <w:rPr>
          <w:rFonts w:ascii="宋体" w:eastAsia="宋体" w:hAnsi="宋体"/>
        </w:rPr>
      </w:pPr>
      <w:r w:rsidRPr="002509C8">
        <w:rPr>
          <w:rFonts w:ascii="宋体" w:eastAsia="宋体" w:hAnsi="宋体"/>
        </w:rPr>
        <w:t xml:space="preserve">   =-2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p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 xml:space="preserve"> </m:t>
                        </m:r>
                      </m:e>
                    </m:eqAr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="宋体" w:hAnsi="Cambria Math"/>
              </w:rPr>
              <m:t>-1</m:t>
            </m:r>
          </m:sup>
        </m:sSup>
      </m:oMath>
      <w:r w:rsidRPr="002509C8">
        <w:rPr>
          <w:rFonts w:ascii="宋体" w:eastAsia="宋体" w:hAnsi="宋体"/>
        </w:rPr>
        <w:t>+16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x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</m:oMath>
      <w:r w:rsidRPr="002509C8">
        <w:rPr>
          <w:rFonts w:ascii="宋体" w:eastAsia="宋体" w:hAnsi="宋体"/>
        </w:rPr>
        <w:t>)(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sSup>
              <m:sSupPr>
                <m:ctrlPr>
                  <w:rPr>
                    <w:rFonts w:ascii="Cambria Math" w:eastAsia="宋体" w:hAnsi="Cambria Math"/>
                    <w:i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i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)</m:t>
            </m:r>
          </m:e>
          <m:sup>
            <m:r>
              <w:rPr>
                <w:rFonts w:ascii="Cambria Math" w:eastAsia="宋体" w:hAnsi="Cambria Math"/>
              </w:rPr>
              <m:t>-3</m:t>
            </m:r>
          </m:sup>
        </m:sSup>
      </m:oMath>
    </w:p>
    <w:p w14:paraId="31D93A6C" w14:textId="77777777" w:rsidR="00DE20BA" w:rsidRPr="002509C8" w:rsidRDefault="00DE20BA" w:rsidP="00DE20BA">
      <w:pPr>
        <w:spacing w:line="25" w:lineRule="atLeast"/>
        <w:rPr>
          <w:rFonts w:ascii="宋体" w:eastAsia="宋体" w:hAnsi="宋体"/>
        </w:rPr>
      </w:pPr>
      <w:r w:rsidRPr="002509C8">
        <w:rPr>
          <w:rFonts w:ascii="宋体" w:eastAsia="宋体" w:hAnsi="宋体" w:hint="eastAsia"/>
        </w:rPr>
        <w:t>当</w:t>
      </w:r>
      <w:r w:rsidRPr="002509C8">
        <w:rPr>
          <w:rFonts w:ascii="宋体" w:eastAsia="宋体" w:hAnsi="宋体"/>
        </w:rPr>
        <w:t>x</w:t>
      </w:r>
      <m:oMath>
        <m:r>
          <m:rPr>
            <m:sty m:val="p"/>
          </m:rPr>
          <w:rPr>
            <w:rFonts w:ascii="Cambria Math" w:eastAsia="宋体" w:hAnsi="Cambria Math"/>
          </w:rPr>
          <m:t>→0,y→0</m:t>
        </m:r>
        <m:r>
          <m:rPr>
            <m:sty m:val="p"/>
          </m:rPr>
          <w:rPr>
            <w:rFonts w:ascii="Cambria Math" w:eastAsia="宋体" w:hAnsi="Cambria Math" w:hint="eastAsia"/>
          </w:rPr>
          <m:t>时，令</m:t>
        </m:r>
        <m:r>
          <m:rPr>
            <m:sty m:val="p"/>
          </m:rPr>
          <w:rPr>
            <w:rFonts w:ascii="Cambria Math" w:eastAsia="宋体" w:hAnsi="Cambria Math"/>
          </w:rPr>
          <m:t>x=rcosθ,y=rsinθ</m:t>
        </m:r>
      </m:oMath>
    </w:p>
    <w:p w14:paraId="75A31BA2" w14:textId="77777777" w:rsidR="00DE20BA" w:rsidRPr="002509C8" w:rsidRDefault="00DE20BA" w:rsidP="00DE20BA">
      <w:pPr>
        <w:spacing w:line="25" w:lineRule="atLeast"/>
        <w:rPr>
          <w:rFonts w:ascii="宋体" w:eastAsia="宋体" w:hAnsi="宋体"/>
        </w:rPr>
      </w:pPr>
      <w:r w:rsidRPr="002509C8">
        <w:rPr>
          <w:rFonts w:ascii="宋体" w:eastAsia="宋体" w:hAnsi="宋体" w:hint="eastAsia"/>
        </w:rPr>
        <w:t>原式</w:t>
      </w:r>
      <w:r w:rsidRPr="002509C8">
        <w:rPr>
          <w:rFonts w:ascii="宋体" w:eastAsia="宋体" w:hAnsi="宋体"/>
        </w:rPr>
        <w:t>=</w:t>
      </w:r>
      <m:oMath>
        <m:func>
          <m:funcPr>
            <m:ctrlPr>
              <w:rPr>
                <w:rFonts w:ascii="Cambria Math" w:eastAsia="宋体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</w:rPr>
                  <m:t>r→0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(12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θ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θ-2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θ-2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θ)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den>
            </m:f>
          </m:e>
        </m:func>
        <m:r>
          <m:rPr>
            <m:sty m:val="p"/>
          </m:rPr>
          <w:rPr>
            <w:rFonts w:ascii="Cambria Math" w:eastAsia="宋体" w:hAnsi="Cambria Math"/>
          </w:rPr>
          <m:t>≠0</m:t>
        </m:r>
      </m:oMath>
    </w:p>
    <w:p w14:paraId="0D68089C" w14:textId="7BAD986E" w:rsidR="00DE20BA" w:rsidRDefault="00DE20BA" w:rsidP="00DE20BA">
      <w:pPr>
        <w:tabs>
          <w:tab w:val="left" w:pos="2184"/>
        </w:tabs>
        <w:spacing w:line="25" w:lineRule="atLeast"/>
        <w:rPr>
          <w:rFonts w:ascii="宋体" w:eastAsia="宋体" w:hAnsi="宋体"/>
        </w:rPr>
      </w:pPr>
      <w:r w:rsidRPr="002509C8">
        <w:rPr>
          <w:rFonts w:ascii="宋体" w:eastAsia="宋体" w:hAnsi="宋体" w:hint="eastAsia"/>
        </w:rPr>
        <w:t>故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y</m:t>
            </m:r>
          </m:num>
          <m:den>
            <m:r>
              <w:rPr>
                <w:rFonts w:ascii="Cambria Math" w:eastAsia="宋体" w:hAnsi="Cambria Math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x∂y</m:t>
            </m:r>
          </m:den>
        </m:f>
      </m:oMath>
      <w:r w:rsidRPr="002509C8">
        <w:rPr>
          <w:rFonts w:ascii="宋体" w:eastAsia="宋体" w:hAnsi="宋体" w:hint="eastAsia"/>
        </w:rPr>
        <w:t>不存在</w:t>
      </w:r>
    </w:p>
    <w:p w14:paraId="4DBDBA15" w14:textId="029896DE" w:rsidR="00C35CC3" w:rsidRDefault="00C35CC3" w:rsidP="00DE20BA">
      <w:pPr>
        <w:tabs>
          <w:tab w:val="left" w:pos="2184"/>
        </w:tabs>
        <w:spacing w:line="25" w:lineRule="atLeast"/>
        <w:rPr>
          <w:rFonts w:ascii="宋体" w:eastAsia="宋体" w:hAnsi="宋体"/>
        </w:rPr>
      </w:pPr>
    </w:p>
    <w:p w14:paraId="32E070F5" w14:textId="77777777" w:rsidR="00C35CC3" w:rsidRPr="002509C8" w:rsidRDefault="00C35CC3" w:rsidP="00DE20BA">
      <w:pPr>
        <w:tabs>
          <w:tab w:val="left" w:pos="2184"/>
        </w:tabs>
        <w:spacing w:line="25" w:lineRule="atLeast"/>
        <w:rPr>
          <w:rFonts w:ascii="宋体" w:eastAsia="宋体" w:hAnsi="宋体" w:hint="eastAsia"/>
        </w:rPr>
      </w:pPr>
    </w:p>
    <w:p w14:paraId="3CD66F50" w14:textId="77777777" w:rsidR="00C35CC3" w:rsidRPr="00B82506" w:rsidRDefault="00C35CC3" w:rsidP="00C35CC3">
      <w:pPr>
        <w:pStyle w:val="a4"/>
        <w:spacing w:line="300" w:lineRule="auto"/>
        <w:ind w:left="720" w:firstLineChars="0" w:firstLine="0"/>
        <w:jc w:val="center"/>
        <w:rPr>
          <w:rFonts w:ascii="宋体" w:eastAsia="宋体" w:hAnsi="宋体" w:cs="STXingkai"/>
          <w:b/>
          <w:bCs/>
          <w:sz w:val="30"/>
          <w:szCs w:val="30"/>
        </w:rPr>
      </w:pPr>
      <w:r>
        <w:rPr>
          <w:rFonts w:ascii="宋体" w:eastAsia="宋体" w:hAnsi="宋体" w:cs="STXingkai" w:hint="eastAsia"/>
          <w:b/>
          <w:bCs/>
          <w:sz w:val="30"/>
          <w:szCs w:val="30"/>
        </w:rPr>
        <w:t>5.</w:t>
      </w:r>
      <w:r w:rsidRPr="00B82506">
        <w:rPr>
          <w:rFonts w:ascii="宋体" w:eastAsia="宋体" w:hAnsi="宋体" w:cs="STXingkai" w:hint="eastAsia"/>
          <w:b/>
          <w:bCs/>
          <w:sz w:val="30"/>
          <w:szCs w:val="30"/>
        </w:rPr>
        <w:t>隐函数求导法</w:t>
      </w:r>
    </w:p>
    <w:p w14:paraId="097915D3" w14:textId="77777777" w:rsidR="00C35CC3" w:rsidRDefault="00C35CC3" w:rsidP="00C35CC3">
      <w:pPr>
        <w:pStyle w:val="a4"/>
        <w:numPr>
          <w:ilvl w:val="0"/>
          <w:numId w:val="8"/>
        </w:numPr>
        <w:spacing w:line="300" w:lineRule="auto"/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已知</w:t>
      </w:r>
      <m:oMath>
        <m:func>
          <m:funcPr>
            <m:ctrlPr>
              <w:rPr>
                <w:rFonts w:ascii="Cambria Math" w:hAnsi="Cambria Math" w:cstheme="minorEastAsia" w:hint="eastAsia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y</m:t>
            </m:r>
          </m:e>
        </m:func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+</m:t>
        </m:r>
        <m:sSup>
          <m:sSupPr>
            <m:ctrlPr>
              <w:rPr>
                <w:rFonts w:ascii="Cambria Math" w:hAnsi="Cambria Math" w:cstheme="minorEastAsia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x</m:t>
            </m:r>
          </m:sup>
        </m:sSup>
        <m:r>
          <m:rPr>
            <m:sty m:val="p"/>
          </m:rPr>
          <w:rPr>
            <w:rFonts w:ascii="微软雅黑" w:eastAsia="微软雅黑" w:hAnsi="微软雅黑" w:cs="微软雅黑" w:hint="eastAsia"/>
            <w:szCs w:val="21"/>
          </w:rPr>
          <m:t>-</m:t>
        </m:r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x</m:t>
        </m:r>
        <m:sSup>
          <m:sSupPr>
            <m:ctrlPr>
              <w:rPr>
                <w:rFonts w:ascii="Cambria Math" w:hAnsi="Cambria Math" w:cstheme="minorEastAsia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=0</m:t>
        </m:r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可以确定函数</m:t>
        </m:r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 xml:space="preserve"> y</m:t>
        </m:r>
        <m:d>
          <m:dPr>
            <m:ctrlPr>
              <w:rPr>
                <w:rFonts w:ascii="Cambria Math" w:hAnsi="Cambria Math" w:cstheme="minorEastAsia" w:hint="eastAsia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x</m:t>
            </m:r>
          </m:e>
        </m:d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 xml:space="preserve">.  </m:t>
        </m:r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求</m:t>
        </m:r>
        <m:f>
          <m:fPr>
            <m:ctrlPr>
              <w:rPr>
                <w:rFonts w:ascii="Cambria Math" w:hAnsi="Cambria Math" w:cstheme="minorEastAsia" w:hint="eastAsia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dx</m:t>
            </m:r>
          </m:den>
        </m:f>
      </m:oMath>
    </w:p>
    <w:p w14:paraId="0546F741" w14:textId="77777777" w:rsidR="00C35CC3" w:rsidRDefault="00C35CC3" w:rsidP="00C35CC3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解：设F(x, y)=</w:t>
      </w:r>
      <m:oMath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 xml:space="preserve"> </m:t>
        </m:r>
        <m:func>
          <m:funcPr>
            <m:ctrlPr>
              <w:rPr>
                <w:rFonts w:ascii="Cambria Math" w:hAnsi="Cambria Math" w:cstheme="minorEastAsia" w:hint="eastAsia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y</m:t>
            </m:r>
          </m:e>
        </m:func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+</m:t>
        </m:r>
        <m:sSup>
          <m:sSupPr>
            <m:ctrlPr>
              <w:rPr>
                <w:rFonts w:ascii="Cambria Math" w:hAnsi="Cambria Math" w:cstheme="minorEastAsia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x</m:t>
            </m:r>
          </m:sup>
        </m:sSup>
        <m:r>
          <m:rPr>
            <m:sty m:val="p"/>
          </m:rPr>
          <w:rPr>
            <w:rFonts w:ascii="微软雅黑" w:eastAsia="微软雅黑" w:hAnsi="微软雅黑" w:cs="微软雅黑" w:hint="eastAsia"/>
            <w:szCs w:val="21"/>
          </w:rPr>
          <m:t>-</m:t>
        </m:r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x</m:t>
        </m:r>
        <m:sSup>
          <m:sSupPr>
            <m:ctrlPr>
              <w:rPr>
                <w:rFonts w:ascii="Cambria Math" w:hAnsi="Cambria Math" w:cstheme="minorEastAsia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2</m:t>
            </m:r>
          </m:sup>
        </m:sSup>
      </m:oMath>
    </w:p>
    <w:p w14:paraId="0E88238D" w14:textId="77777777" w:rsidR="00C35CC3" w:rsidRDefault="00C35CC3" w:rsidP="00C35CC3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ab/>
        <w:t xml:space="preserve"> 则</w:t>
      </w:r>
      <m:oMath>
        <m:sSub>
          <m:sSubPr>
            <m:ctrlPr>
              <w:rPr>
                <w:rFonts w:ascii="Cambria Math" w:hAnsi="Cambria Math" w:cstheme="minorEastAsia" w:hint="eastAsia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=</m:t>
        </m:r>
        <m:sSup>
          <m:sSupPr>
            <m:ctrlPr>
              <w:rPr>
                <w:rFonts w:ascii="Cambria Math" w:hAnsi="Cambria Math" w:cstheme="minorEastAsia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x</m:t>
            </m:r>
          </m:sup>
        </m:sSup>
        <m:r>
          <m:rPr>
            <m:sty m:val="p"/>
          </m:rPr>
          <w:rPr>
            <w:rFonts w:ascii="微软雅黑" w:eastAsia="微软雅黑" w:hAnsi="微软雅黑" w:cs="微软雅黑" w:hint="eastAsia"/>
            <w:szCs w:val="21"/>
          </w:rPr>
          <m:t>-</m:t>
        </m:r>
        <m:sSup>
          <m:sSupPr>
            <m:ctrlPr>
              <w:rPr>
                <w:rFonts w:ascii="Cambria Math" w:hAnsi="Cambria Math" w:cstheme="minorEastAsia" w:hint="eastAsia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2</m:t>
            </m:r>
          </m:sup>
        </m:sSup>
      </m:oMath>
      <w:r>
        <w:rPr>
          <w:rFonts w:asciiTheme="minorEastAsia" w:hAnsiTheme="minorEastAsia" w:cstheme="minorEastAsia" w:hint="eastAsia"/>
          <w:szCs w:val="21"/>
        </w:rPr>
        <w:t xml:space="preserve">,  </w:t>
      </w:r>
      <m:oMath>
        <m:sSub>
          <m:sSubPr>
            <m:ctrlPr>
              <w:rPr>
                <w:rFonts w:ascii="Cambria Math" w:hAnsi="Cambria Math" w:cstheme="minorEastAsia" w:hint="eastAsia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=</m:t>
        </m:r>
        <m:func>
          <m:funcPr>
            <m:ctrlPr>
              <w:rPr>
                <w:rFonts w:ascii="Cambria Math" w:hAnsi="Cambria Math" w:cstheme="minorEastAsia" w:hint="eastAsia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y</m:t>
            </m:r>
          </m:e>
        </m:func>
        <m:r>
          <m:rPr>
            <m:sty m:val="p"/>
          </m:rPr>
          <w:rPr>
            <w:rFonts w:ascii="微软雅黑" w:eastAsia="微软雅黑" w:hAnsi="微软雅黑" w:cs="微软雅黑" w:hint="eastAsia"/>
            <w:szCs w:val="21"/>
          </w:rPr>
          <m:t>-</m:t>
        </m:r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2xy</m:t>
        </m:r>
      </m:oMath>
    </w:p>
    <w:p w14:paraId="17C88EC6" w14:textId="77777777" w:rsidR="00C35CC3" w:rsidRDefault="00C35CC3" w:rsidP="00C35CC3">
      <w:pPr>
        <w:spacing w:line="300" w:lineRule="auto"/>
        <w:rPr>
          <w:rFonts w:ascii="Cambria Math" w:hAnsi="Cambria Math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ab/>
      </w:r>
      <w:r>
        <w:rPr>
          <w:rFonts w:asciiTheme="minorEastAsia" w:hAnsiTheme="minorEastAsia" w:cstheme="minorEastAsia" w:hint="eastAsia"/>
          <w:szCs w:val="21"/>
        </w:rPr>
        <w:tab/>
      </w:r>
      <m:oMath>
        <m:f>
          <m:fPr>
            <m:ctrlPr>
              <w:rPr>
                <w:rFonts w:ascii="Cambria Math" w:hAnsi="Cambria Math" w:cstheme="minorEastAsia" w:hint="eastAsia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dy</m:t>
            </m:r>
          </m:num>
          <m:den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dx</m:t>
            </m:r>
          </m:den>
        </m:f>
      </m:oMath>
      <w:r>
        <w:rPr>
          <w:rFonts w:asciiTheme="minorEastAsia" w:hAnsiTheme="minorEastAsia" w:cstheme="minorEastAsia" w:hint="eastAsia"/>
          <w:szCs w:val="21"/>
        </w:rPr>
        <w:tab/>
        <w:t>=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hAnsi="Cambria Math" w:cstheme="minorEastAsia" w:hint="eastAsia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theme="minorEastAsia" w:hint="eastAsia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EastAsia" w:hint="eastAsia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y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theme="minorEastAsia" w:hint="eastAsia"/>
            <w:szCs w:val="21"/>
          </w:rPr>
          <m:t>=</m:t>
        </m:r>
        <m:f>
          <m:fPr>
            <m:ctrlPr>
              <w:rPr>
                <w:rFonts w:ascii="Cambria Math" w:hAnsi="Cambria Math" w:cstheme="minorEastAsia" w:hint="eastAsia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theme="minorEastAsia" w:hint="eastAsia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sSup>
              <m:sSupPr>
                <m:ctrlPr>
                  <w:rPr>
                    <w:rFonts w:ascii="Cambria Math" w:hAnsi="Cambria Math" w:cstheme="minorEastAsia" w:hint="eastAsia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x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 w:cstheme="minorEastAsia" w:hint="eastAsia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theme="minorEastAsia" w:hint="eastAsia"/>
                    <w:szCs w:val="21"/>
                  </w:rPr>
                  <m:t>y</m:t>
                </m:r>
              </m:e>
            </m:func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2xy</m:t>
            </m:r>
          </m:den>
        </m:f>
      </m:oMath>
    </w:p>
    <w:p w14:paraId="0419FE67" w14:textId="77777777" w:rsidR="00C35CC3" w:rsidRDefault="00C35CC3" w:rsidP="00C35CC3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position w:val="-24"/>
          <w:szCs w:val="21"/>
        </w:rPr>
        <w:object w:dxaOrig="5020" w:dyaOrig="660" w14:anchorId="7E279C1F">
          <v:shape id="_x0000_i1279" type="#_x0000_t75" style="width:250.85pt;height:33.1pt" o:ole="">
            <v:imagedata r:id="rId193" o:title=""/>
          </v:shape>
          <o:OLEObject Type="Embed" ProgID="Equation.KSEE3" ShapeID="_x0000_i1279" DrawAspect="Content" ObjectID="_1654736862" r:id="rId194"/>
        </w:object>
      </w:r>
    </w:p>
    <w:p w14:paraId="744158EE" w14:textId="77777777" w:rsidR="00C35CC3" w:rsidRPr="008B3E20" w:rsidRDefault="00C35CC3" w:rsidP="00C35CC3">
      <w:pPr>
        <w:spacing w:line="300" w:lineRule="auto"/>
        <w:rPr>
          <w:rFonts w:ascii="宋体" w:eastAsia="宋体" w:hAnsi="宋体"/>
        </w:rPr>
      </w:pPr>
      <w:r>
        <w:rPr>
          <w:rFonts w:asciiTheme="minorEastAsia" w:hAnsiTheme="minorEastAsia" w:cstheme="minorEastAsia" w:hint="eastAsia"/>
          <w:szCs w:val="21"/>
        </w:rPr>
        <w:t>解</w:t>
      </w:r>
      <m:oMath>
        <m:r>
          <m:rPr>
            <m:sty m:val="p"/>
          </m:rPr>
          <w:rPr>
            <w:rFonts w:ascii="Cambria Math" w:eastAsia="宋体" w:hAnsi="Cambria Math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微软雅黑" w:hAnsi="Cambria Math" w:cs="微软雅黑" w:hint="eastAsia"/>
                </w:rPr>
                <m:t>∂</m:t>
              </m:r>
              <m:r>
                <w:rPr>
                  <w:rFonts w:ascii="Cambria Math" w:eastAsia="宋体" w:hAnsi="宋体"/>
                </w:rPr>
                <m:t>z</m:t>
              </m:r>
              <m:ctrlPr>
                <w:rPr>
                  <w:rFonts w:ascii="Cambria Math" w:eastAsia="宋体" w:hAnsi="宋体"/>
                  <w:i/>
                </w:rPr>
              </m:ctrlPr>
            </m:num>
            <m:den>
              <m:r>
                <w:rPr>
                  <w:rFonts w:ascii="Cambria Math" w:eastAsia="微软雅黑" w:hAnsi="Cambria Math" w:cs="微软雅黑" w:hint="eastAsia"/>
                </w:rPr>
                <m:t>∂</m:t>
              </m:r>
              <m:r>
                <w:rPr>
                  <w:rFonts w:ascii="Cambria Math" w:eastAsia="宋体" w:hAnsi="宋体"/>
                </w:rPr>
                <m:t>x</m:t>
              </m:r>
              <m:ctrlPr>
                <w:rPr>
                  <w:rFonts w:ascii="Cambria Math" w:eastAsia="宋体" w:hAnsi="宋体"/>
                  <w:i/>
                </w:rPr>
              </m:ctrlPr>
            </m:den>
          </m:f>
          <m:r>
            <w:rPr>
              <w:rFonts w:ascii="Cambria Math" w:eastAsia="宋体" w:hAnsi="宋体"/>
            </w:rPr>
            <m:t>=</m:t>
          </m:r>
          <m:r>
            <w:rPr>
              <w:rFonts w:ascii="Cambria Math" w:eastAsia="微软雅黑" w:hAnsi="Cambria Math" w:cs="微软雅黑" w:hint="eastAsia"/>
            </w:rPr>
            <m:t>-</m:t>
          </m:r>
          <m:f>
            <m:fPr>
              <m:ctrlPr>
                <w:rPr>
                  <w:rFonts w:ascii="Cambria Math" w:eastAsia="宋体" w:hAnsi="宋体"/>
                  <w:i/>
                </w:rPr>
              </m:ctrlPr>
            </m:fPr>
            <m:num>
              <m:r>
                <w:rPr>
                  <w:rFonts w:ascii="Cambria Math" w:eastAsia="宋体" w:hAnsi="宋体"/>
                </w:rPr>
                <m:t>Fx</m:t>
              </m:r>
            </m:num>
            <m:den>
              <m:r>
                <w:rPr>
                  <w:rFonts w:ascii="Cambria Math" w:eastAsia="宋体" w:hAnsi="宋体"/>
                </w:rPr>
                <m:t>Fz</m:t>
              </m:r>
            </m:den>
          </m:f>
          <m:r>
            <w:rPr>
              <w:rFonts w:ascii="Cambria Math" w:eastAsia="宋体" w:hAnsi="宋体"/>
            </w:rPr>
            <m:t>=</m:t>
          </m:r>
          <m:f>
            <m:fPr>
              <m:ctrlPr>
                <w:rPr>
                  <w:rFonts w:ascii="Cambria Math" w:eastAsia="宋体" w:hAnsi="宋体"/>
                  <w:i/>
                </w:rPr>
              </m:ctrlPr>
            </m:fPr>
            <m:num>
              <m:r>
                <w:rPr>
                  <w:rFonts w:ascii="Cambria Math" w:eastAsia="宋体" w:hAnsi="宋体"/>
                </w:rPr>
                <m:t>yz</m:t>
              </m:r>
            </m:num>
            <m:den>
              <m:sSup>
                <m:sSupPr>
                  <m:ctrlPr>
                    <w:rPr>
                      <w:rFonts w:ascii="Cambria Math" w:eastAsia="宋体" w:hAnsi="宋体"/>
                      <w:i/>
                    </w:rPr>
                  </m:ctrlPr>
                </m:sSupPr>
                <m:e>
                  <m:r>
                    <w:rPr>
                      <w:rFonts w:ascii="Cambria Math" w:eastAsia="宋体" w:hAnsi="宋体"/>
                    </w:rPr>
                    <m:t>e</m:t>
                  </m:r>
                </m:e>
                <m:sup>
                  <m:r>
                    <w:rPr>
                      <w:rFonts w:ascii="Cambria Math" w:eastAsia="宋体" w:hAnsi="宋体"/>
                    </w:rPr>
                    <m:t>z</m:t>
                  </m:r>
                </m:sup>
              </m:sSup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eastAsia="宋体" w:hAnsi="宋体"/>
                </w:rPr>
                <m:t>xy</m:t>
              </m:r>
            </m:den>
          </m:f>
          <m:r>
            <m:rPr>
              <m:sty m:val="p"/>
            </m:rPr>
            <w:rPr>
              <w:rFonts w:ascii="Cambria Math" w:eastAsia="宋体" w:hAnsi="宋体"/>
            </w:rPr>
            <w:br/>
          </m:r>
        </m:oMath>
        <m:oMath>
          <m:r>
            <w:rPr>
              <w:rFonts w:ascii="Cambria Math" w:eastAsia="宋体" w:hAnsi="宋体"/>
            </w:rPr>
            <m:t>∴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微软雅黑" w:hAnsi="Cambria Math" w:cs="微软雅黑" w:hint="eastAsia"/>
                    </w:rPr>
                    <m:t>∂</m:t>
                  </m:r>
                </m:e>
                <m:sup>
                  <m:r>
                    <w:rPr>
                      <w:rFonts w:ascii="Cambria Math" w:eastAsia="宋体" w:hAnsi="宋体"/>
                    </w:rPr>
                    <m:t>2</m:t>
                  </m:r>
                  <m:ctrlPr>
                    <w:rPr>
                      <w:rFonts w:ascii="Cambria Math" w:eastAsia="宋体" w:hAnsi="宋体"/>
                      <w:i/>
                    </w:rPr>
                  </m:ctrlPr>
                </m:sup>
              </m:sSup>
              <m:r>
                <w:rPr>
                  <w:rFonts w:ascii="Cambria Math" w:eastAsia="宋体" w:hAnsi="宋体"/>
                </w:rPr>
                <m:t>z</m:t>
              </m:r>
              <m:ctrlPr>
                <w:rPr>
                  <w:rFonts w:ascii="Cambria Math" w:eastAsia="宋体" w:hAnsi="宋体"/>
                  <w:i/>
                </w:rPr>
              </m:ctrlPr>
            </m:num>
            <m:den>
              <m:r>
                <w:rPr>
                  <w:rFonts w:ascii="Cambria Math" w:eastAsia="微软雅黑" w:hAnsi="Cambria Math" w:cs="微软雅黑" w:hint="eastAsia"/>
                </w:rPr>
                <m:t>∂</m:t>
              </m:r>
              <m:sSup>
                <m:sSupPr>
                  <m:ctrlPr>
                    <w:rPr>
                      <w:rFonts w:ascii="Cambria Math" w:eastAsia="宋体" w:hAnsi="宋体"/>
                      <w:i/>
                    </w:rPr>
                  </m:ctrlPr>
                </m:sSupPr>
                <m:e>
                  <m:r>
                    <w:rPr>
                      <w:rFonts w:ascii="Cambria Math" w:eastAsia="宋体" w:hAnsi="宋体"/>
                    </w:rPr>
                    <m:t>x</m:t>
                  </m:r>
                </m:e>
                <m:sup>
                  <m:r>
                    <w:rPr>
                      <w:rFonts w:ascii="Cambria Math" w:eastAsia="宋体" w:hAnsi="宋体"/>
                    </w:rPr>
                    <m:t>2</m:t>
                  </m:r>
                </m:sup>
              </m:sSup>
            </m:den>
          </m:f>
          <m:r>
            <w:rPr>
              <w:rFonts w:ascii="Cambria Math" w:eastAsia="宋体" w:hAnsi="宋体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微软雅黑" w:hAnsi="Cambria Math" w:cs="微软雅黑" w:hint="eastAsia"/>
                </w:rPr>
                <m:t>∂</m:t>
              </m:r>
              <m:d>
                <m:dPr>
                  <m:ctrlPr>
                    <w:rPr>
                      <w:rFonts w:ascii="Cambria Math" w:eastAsia="宋体" w:hAnsi="宋体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微软雅黑" w:hAnsi="Cambria Math" w:cs="微软雅黑" w:hint="eastAsia"/>
                        </w:rPr>
                        <m:t>∂</m:t>
                      </m:r>
                      <m:r>
                        <w:rPr>
                          <w:rFonts w:ascii="Cambria Math" w:eastAsia="宋体" w:hAnsi="宋体"/>
                        </w:rPr>
                        <m:t>z</m:t>
                      </m:r>
                      <m:ctrlPr>
                        <w:rPr>
                          <w:rFonts w:ascii="Cambria Math" w:eastAsia="宋体" w:hAnsi="宋体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="微软雅黑" w:hAnsi="Cambria Math" w:cs="微软雅黑" w:hint="eastAsia"/>
                        </w:rPr>
                        <m:t>∂</m:t>
                      </m:r>
                      <m:r>
                        <w:rPr>
                          <w:rFonts w:ascii="Cambria Math" w:eastAsia="宋体" w:hAnsi="宋体"/>
                        </w:rPr>
                        <m:t>x</m:t>
                      </m:r>
                      <m:ctrlPr>
                        <w:rPr>
                          <w:rFonts w:ascii="Cambria Math" w:eastAsia="宋体" w:hAnsi="宋体"/>
                          <w:i/>
                        </w:rPr>
                      </m:ctrlPr>
                    </m:den>
                  </m:f>
                </m:e>
              </m:d>
              <m:ctrlPr>
                <w:rPr>
                  <w:rFonts w:ascii="Cambria Math" w:eastAsia="宋体" w:hAnsi="宋体"/>
                  <w:i/>
                </w:rPr>
              </m:ctrlPr>
            </m:num>
            <m:den>
              <m:r>
                <w:rPr>
                  <w:rFonts w:ascii="Cambria Math" w:eastAsia="微软雅黑" w:hAnsi="Cambria Math" w:cs="微软雅黑" w:hint="eastAsia"/>
                </w:rPr>
                <m:t>∂</m:t>
              </m:r>
              <m:r>
                <w:rPr>
                  <w:rFonts w:ascii="Cambria Math" w:eastAsia="宋体" w:hAnsi="宋体"/>
                </w:rPr>
                <m:t>x</m:t>
              </m:r>
              <m:ctrlPr>
                <w:rPr>
                  <w:rFonts w:ascii="Cambria Math" w:eastAsia="宋体" w:hAnsi="宋体"/>
                  <w:i/>
                </w:rPr>
              </m:ctrlPr>
            </m:den>
          </m:f>
          <m:r>
            <w:rPr>
              <w:rFonts w:ascii="Cambria Math" w:eastAsia="宋体" w:hAnsi="宋体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微软雅黑" w:hAnsi="Cambria Math" w:cs="微软雅黑" w:hint="eastAsia"/>
                </w:rPr>
                <m:t>∂</m:t>
              </m:r>
              <m:d>
                <m:dPr>
                  <m:ctrlPr>
                    <w:rPr>
                      <w:rFonts w:ascii="Cambria Math" w:eastAsia="宋体" w:hAnsi="宋体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宋体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宋体"/>
                        </w:rPr>
                        <m:t>yz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宋体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宋体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宋体" w:hAnsi="宋体"/>
                            </w:rPr>
                            <m:t>z</m:t>
                          </m:r>
                        </m:sup>
                      </m:sSup>
                      <m:r>
                        <w:rPr>
                          <w:rFonts w:ascii="Cambria Math" w:eastAsia="微软雅黑" w:hAnsi="Cambria Math" w:cs="微软雅黑" w:hint="eastAsia"/>
                        </w:rPr>
                        <m:t>-</m:t>
                      </m:r>
                      <m:r>
                        <w:rPr>
                          <w:rFonts w:ascii="Cambria Math" w:eastAsia="宋体" w:hAnsi="宋体"/>
                        </w:rPr>
                        <m:t>xy</m:t>
                      </m:r>
                    </m:den>
                  </m:f>
                </m:e>
              </m:d>
              <m:ctrlPr>
                <w:rPr>
                  <w:rFonts w:ascii="Cambria Math" w:eastAsia="宋体" w:hAnsi="宋体"/>
                  <w:i/>
                </w:rPr>
              </m:ctrlPr>
            </m:num>
            <m:den>
              <m:r>
                <w:rPr>
                  <w:rFonts w:ascii="Cambria Math" w:eastAsia="微软雅黑" w:hAnsi="Cambria Math" w:cs="微软雅黑" w:hint="eastAsia"/>
                </w:rPr>
                <m:t>∂</m:t>
              </m:r>
              <m:r>
                <w:rPr>
                  <w:rFonts w:ascii="Cambria Math" w:eastAsia="宋体" w:hAnsi="宋体"/>
                </w:rPr>
                <m:t>x</m:t>
              </m:r>
              <m:ctrlPr>
                <w:rPr>
                  <w:rFonts w:ascii="Cambria Math" w:eastAsia="宋体" w:hAnsi="宋体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宋体" w:hAnsi="宋体"/>
            </w:rPr>
            <w:br/>
          </m:r>
        </m:oMath>
        <m:oMath>
          <m:r>
            <w:rPr>
              <w:rFonts w:ascii="Cambria Math" w:eastAsia="宋体" w:hAnsi="宋体"/>
            </w:rPr>
            <m:t>=</m:t>
          </m:r>
          <m:f>
            <m:fPr>
              <m:ctrlPr>
                <w:rPr>
                  <w:rFonts w:ascii="Cambria Math" w:eastAsia="宋体" w:hAnsi="宋体"/>
                  <w:i/>
                </w:rPr>
              </m:ctrlPr>
            </m:fPr>
            <m:num>
              <m:r>
                <w:rPr>
                  <w:rFonts w:ascii="Cambria Math" w:eastAsia="宋体" w:hAnsi="宋体"/>
                </w:rPr>
                <m:t>y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微软雅黑" w:hAnsi="Cambria Math" w:cs="微软雅黑" w:hint="eastAsia"/>
                    </w:rPr>
                    <m:t>∂</m:t>
                  </m:r>
                  <m:r>
                    <w:rPr>
                      <w:rFonts w:ascii="Cambria Math" w:eastAsia="宋体" w:hAnsi="宋体"/>
                    </w:rPr>
                    <m:t>z</m:t>
                  </m:r>
                  <m:ctrlPr>
                    <w:rPr>
                      <w:rFonts w:ascii="Cambria Math" w:eastAsia="宋体" w:hAnsi="宋体"/>
                      <w:i/>
                    </w:rPr>
                  </m:ctrlPr>
                </m:num>
                <m:den>
                  <m:r>
                    <w:rPr>
                      <w:rFonts w:ascii="Cambria Math" w:eastAsia="微软雅黑" w:hAnsi="Cambria Math" w:cs="微软雅黑" w:hint="eastAsia"/>
                    </w:rPr>
                    <m:t>∂</m:t>
                  </m:r>
                  <m:r>
                    <w:rPr>
                      <w:rFonts w:ascii="Cambria Math" w:eastAsia="宋体" w:hAnsi="宋体"/>
                    </w:rPr>
                    <m:t>x</m:t>
                  </m:r>
                  <m:ctrlPr>
                    <w:rPr>
                      <w:rFonts w:ascii="Cambria Math" w:eastAsia="宋体" w:hAnsi="宋体"/>
                      <w:i/>
                    </w:rPr>
                  </m:ctrlPr>
                </m:den>
              </m:f>
              <m:d>
                <m:dPr>
                  <m:ctrlPr>
                    <w:rPr>
                      <w:rFonts w:ascii="Cambria Math" w:eastAsia="微软雅黑" w:hAnsi="微软雅黑" w:cs="微软雅黑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宋体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宋体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宋体" w:hAnsi="宋体"/>
                        </w:rPr>
                        <m:t>z</m:t>
                      </m:r>
                    </m:sup>
                  </m:sSup>
                  <m:r>
                    <w:rPr>
                      <w:rFonts w:ascii="Cambria Math" w:eastAsia="微软雅黑" w:hAnsi="Cambria Math" w:cs="微软雅黑" w:hint="eastAsia"/>
                    </w:rPr>
                    <m:t>-</m:t>
                  </m:r>
                  <m:r>
                    <w:rPr>
                      <w:rFonts w:ascii="Cambria Math" w:eastAsia="宋体" w:hAnsi="宋体"/>
                    </w:rPr>
                    <m:t>xy</m:t>
                  </m:r>
                </m:e>
              </m:d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eastAsia="宋体" w:hAnsi="宋体"/>
                </w:rPr>
                <m:t>yz</m:t>
              </m:r>
              <m:d>
                <m:dPr>
                  <m:ctrlPr>
                    <w:rPr>
                      <w:rFonts w:ascii="Cambria Math" w:eastAsia="宋体" w:hAnsi="宋体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宋体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宋体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宋体" w:hAnsi="宋体"/>
                        </w:rPr>
                        <m:t>z</m:t>
                      </m:r>
                    </m:sup>
                  </m:sSup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微软雅黑" w:hAnsi="Cambria Math" w:cs="微软雅黑" w:hint="eastAsia"/>
                        </w:rPr>
                        <m:t>∂</m:t>
                      </m:r>
                      <m:r>
                        <w:rPr>
                          <w:rFonts w:ascii="Cambria Math" w:eastAsia="宋体" w:hAnsi="宋体"/>
                        </w:rPr>
                        <m:t>z</m:t>
                      </m:r>
                      <m:ctrlPr>
                        <w:rPr>
                          <w:rFonts w:ascii="Cambria Math" w:eastAsia="宋体" w:hAnsi="宋体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="微软雅黑" w:hAnsi="Cambria Math" w:cs="微软雅黑" w:hint="eastAsia"/>
                        </w:rPr>
                        <m:t>∂</m:t>
                      </m:r>
                      <m:r>
                        <w:rPr>
                          <w:rFonts w:ascii="Cambria Math" w:eastAsia="宋体" w:hAnsi="宋体"/>
                        </w:rPr>
                        <m:t>x</m:t>
                      </m:r>
                      <m:ctrlPr>
                        <w:rPr>
                          <w:rFonts w:ascii="Cambria Math" w:eastAsia="宋体" w:hAnsi="宋体"/>
                          <w:i/>
                        </w:rPr>
                      </m:ctrlPr>
                    </m:den>
                  </m:f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宋体" w:hAnsi="宋体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="宋体" w:hAnsi="宋体"/>
                </w:rPr>
                <m:t>(</m:t>
              </m:r>
              <m:sSup>
                <m:sSupPr>
                  <m:ctrlPr>
                    <w:rPr>
                      <w:rFonts w:ascii="Cambria Math" w:eastAsia="宋体" w:hAnsi="宋体"/>
                      <w:i/>
                    </w:rPr>
                  </m:ctrlPr>
                </m:sSupPr>
                <m:e>
                  <m:r>
                    <w:rPr>
                      <w:rFonts w:ascii="Cambria Math" w:eastAsia="宋体" w:hAnsi="宋体"/>
                    </w:rPr>
                    <m:t>e</m:t>
                  </m:r>
                </m:e>
                <m:sup>
                  <m:r>
                    <w:rPr>
                      <w:rFonts w:ascii="Cambria Math" w:eastAsia="宋体" w:hAnsi="宋体"/>
                    </w:rPr>
                    <m:t>z</m:t>
                  </m:r>
                </m:sup>
              </m:sSup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eastAsia="宋体" w:hAnsi="宋体"/>
                </w:rPr>
                <m:t>xy</m:t>
              </m:r>
              <m:sSup>
                <m:sSupPr>
                  <m:ctrlPr>
                    <w:rPr>
                      <w:rFonts w:ascii="Cambria Math" w:eastAsia="宋体" w:hAnsi="宋体"/>
                      <w:i/>
                    </w:rPr>
                  </m:ctrlPr>
                </m:sSupPr>
                <m:e>
                  <m:r>
                    <w:rPr>
                      <w:rFonts w:ascii="Cambria Math" w:eastAsia="宋体" w:hAnsi="宋体"/>
                    </w:rPr>
                    <m:t>)</m:t>
                  </m:r>
                </m:e>
                <m:sup>
                  <m:r>
                    <w:rPr>
                      <w:rFonts w:ascii="Cambria Math" w:eastAsia="宋体" w:hAnsi="宋体"/>
                    </w:rPr>
                    <m:t>2</m:t>
                  </m:r>
                </m:sup>
              </m:sSup>
              <m:ctrlPr>
                <w:rPr>
                  <w:rFonts w:ascii="Cambria Math" w:eastAsia="宋体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宋体" w:hAnsi="Cambria Math"/>
            </w:rPr>
            <w:br/>
          </m:r>
        </m:oMath>
        <m:oMath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z-yz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yz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宋体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宋体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宋体" w:hAnsi="宋体"/>
                            </w:rPr>
                            <m:t>z</m:t>
                          </m:r>
                        </m:sup>
                      </m:sSup>
                      <m:r>
                        <w:rPr>
                          <w:rFonts w:ascii="Cambria Math" w:eastAsia="微软雅黑" w:hAnsi="Cambria Math" w:cs="微软雅黑" w:hint="eastAsia"/>
                        </w:rPr>
                        <m:t>-</m:t>
                      </m:r>
                      <m:r>
                        <w:rPr>
                          <w:rFonts w:ascii="Cambria Math" w:eastAsia="宋体" w:hAnsi="宋体"/>
                        </w:rPr>
                        <m:t>xy</m:t>
                      </m:r>
                    </m:den>
                  </m:f>
                  <m:r>
                    <w:rPr>
                      <w:rFonts w:ascii="Cambria Math" w:eastAsia="宋体" w:hAnsi="Cambria Math"/>
                    </w:rPr>
                    <m:t>-y</m:t>
                  </m:r>
                </m:e>
              </m:d>
            </m:num>
            <m:den>
              <m:r>
                <w:rPr>
                  <w:rFonts w:ascii="Cambria Math" w:eastAsia="宋体" w:hAnsi="宋体"/>
                </w:rPr>
                <m:t>(</m:t>
              </m:r>
              <m:sSup>
                <m:sSupPr>
                  <m:ctrlPr>
                    <w:rPr>
                      <w:rFonts w:ascii="Cambria Math" w:eastAsia="宋体" w:hAnsi="宋体"/>
                      <w:i/>
                    </w:rPr>
                  </m:ctrlPr>
                </m:sSupPr>
                <m:e>
                  <m:r>
                    <w:rPr>
                      <w:rFonts w:ascii="Cambria Math" w:eastAsia="宋体" w:hAnsi="宋体"/>
                    </w:rPr>
                    <m:t>e</m:t>
                  </m:r>
                </m:e>
                <m:sup>
                  <m:r>
                    <w:rPr>
                      <w:rFonts w:ascii="Cambria Math" w:eastAsia="宋体" w:hAnsi="宋体"/>
                    </w:rPr>
                    <m:t>z</m:t>
                  </m:r>
                </m:sup>
              </m:sSup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eastAsia="宋体" w:hAnsi="宋体"/>
                </w:rPr>
                <m:t>xy</m:t>
              </m:r>
              <m:sSup>
                <m:sSupPr>
                  <m:ctrlPr>
                    <w:rPr>
                      <w:rFonts w:ascii="Cambria Math" w:eastAsia="宋体" w:hAnsi="宋体"/>
                      <w:i/>
                    </w:rPr>
                  </m:ctrlPr>
                </m:sSupPr>
                <m:e>
                  <m:r>
                    <w:rPr>
                      <w:rFonts w:ascii="Cambria Math" w:eastAsia="宋体" w:hAnsi="宋体"/>
                    </w:rPr>
                    <m:t>)</m:t>
                  </m:r>
                </m:e>
                <m:sup>
                  <m:r>
                    <w:rPr>
                      <w:rFonts w:ascii="Cambria Math" w:eastAsia="宋体" w:hAnsi="宋体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w:br/>
          </m:r>
        </m:oMath>
        <m:oMath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z(2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z</m:t>
                  </m:r>
                </m:sup>
              </m:sSup>
              <m:r>
                <w:rPr>
                  <w:rFonts w:ascii="Cambria Math" w:eastAsia="宋体" w:hAnsi="Cambria Math"/>
                </w:rPr>
                <m:t>-2xy-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z</m:t>
                  </m:r>
                </m:sup>
              </m:sSup>
              <m:r>
                <w:rPr>
                  <w:rFonts w:ascii="Cambria Math" w:eastAsia="宋体" w:hAnsi="Cambria Math"/>
                </w:rPr>
                <m:t>z)</m:t>
              </m:r>
            </m:num>
            <m:den>
              <m:r>
                <w:rPr>
                  <w:rFonts w:ascii="Cambria Math" w:eastAsia="宋体" w:hAnsi="宋体"/>
                </w:rPr>
                <m:t>(</m:t>
              </m:r>
              <m:sSup>
                <m:sSupPr>
                  <m:ctrlPr>
                    <w:rPr>
                      <w:rFonts w:ascii="Cambria Math" w:eastAsia="宋体" w:hAnsi="宋体"/>
                      <w:i/>
                    </w:rPr>
                  </m:ctrlPr>
                </m:sSupPr>
                <m:e>
                  <m:r>
                    <w:rPr>
                      <w:rFonts w:ascii="Cambria Math" w:eastAsia="宋体" w:hAnsi="宋体"/>
                    </w:rPr>
                    <m:t>e</m:t>
                  </m:r>
                </m:e>
                <m:sup>
                  <m:r>
                    <w:rPr>
                      <w:rFonts w:ascii="Cambria Math" w:eastAsia="宋体" w:hAnsi="宋体"/>
                    </w:rPr>
                    <m:t>z</m:t>
                  </m:r>
                </m:sup>
              </m:sSup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eastAsia="宋体" w:hAnsi="宋体"/>
                </w:rPr>
                <m:t>xy</m:t>
              </m:r>
              <m:sSup>
                <m:sSupPr>
                  <m:ctrlPr>
                    <w:rPr>
                      <w:rFonts w:ascii="Cambria Math" w:eastAsia="宋体" w:hAnsi="宋体"/>
                      <w:i/>
                    </w:rPr>
                  </m:ctrlPr>
                </m:sSupPr>
                <m:e>
                  <m:r>
                    <w:rPr>
                      <w:rFonts w:ascii="Cambria Math" w:eastAsia="宋体" w:hAnsi="宋体"/>
                    </w:rPr>
                    <m:t>)</m:t>
                  </m:r>
                </m:e>
                <m:sup>
                  <m:r>
                    <w:rPr>
                      <w:rFonts w:ascii="Cambria Math" w:eastAsia="宋体" w:hAnsi="宋体"/>
                    </w:rPr>
                    <m:t>3</m:t>
                  </m:r>
                </m:sup>
              </m:sSup>
            </m:den>
          </m:f>
        </m:oMath>
      </m:oMathPara>
    </w:p>
    <w:p w14:paraId="09FDA66A" w14:textId="77777777" w:rsidR="00C35CC3" w:rsidRDefault="00C35CC3" w:rsidP="00C35CC3">
      <w:pPr>
        <w:spacing w:line="300" w:lineRule="auto"/>
        <w:rPr>
          <w:rFonts w:asciiTheme="minorEastAsia" w:hAnsiTheme="minorEastAsia" w:cstheme="minorEastAsia"/>
          <w:szCs w:val="21"/>
        </w:rPr>
      </w:pPr>
    </w:p>
    <w:p w14:paraId="62E5DF09" w14:textId="77777777" w:rsidR="00C35CC3" w:rsidRDefault="00C35CC3" w:rsidP="00C35CC3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position w:val="-24"/>
          <w:szCs w:val="21"/>
        </w:rPr>
        <w:object w:dxaOrig="5580" w:dyaOrig="660" w14:anchorId="509D4F37">
          <v:shape id="_x0000_i1280" type="#_x0000_t75" style="width:279.3pt;height:33.1pt" o:ole="">
            <v:imagedata r:id="rId195" o:title=""/>
          </v:shape>
          <o:OLEObject Type="Embed" ProgID="Equation.KSEE3" ShapeID="_x0000_i1280" DrawAspect="Content" ObjectID="_1654736863" r:id="rId196"/>
        </w:object>
      </w:r>
    </w:p>
    <w:p w14:paraId="27AA54C2" w14:textId="77777777" w:rsidR="00C35CC3" w:rsidRDefault="00C35CC3" w:rsidP="00C35CC3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position w:val="-130"/>
          <w:szCs w:val="21"/>
        </w:rPr>
        <w:object w:dxaOrig="4640" w:dyaOrig="2758" w14:anchorId="3DF4D7DC">
          <v:shape id="_x0000_i1281" type="#_x0000_t75" style="width:232.25pt;height:138.2pt" o:ole="">
            <v:imagedata r:id="rId197" o:title=""/>
          </v:shape>
          <o:OLEObject Type="Embed" ProgID="Equation.KSEE3" ShapeID="_x0000_i1281" DrawAspect="Content" ObjectID="_1654736864" r:id="rId198"/>
        </w:object>
      </w:r>
    </w:p>
    <w:p w14:paraId="4C824CF3" w14:textId="77777777" w:rsidR="00C35CC3" w:rsidRDefault="00C35CC3" w:rsidP="00C35CC3">
      <w:pPr>
        <w:numPr>
          <w:ilvl w:val="0"/>
          <w:numId w:val="9"/>
        </w:num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方程</w:t>
      </w:r>
      <w:r>
        <w:rPr>
          <w:rFonts w:asciiTheme="minorEastAsia" w:hAnsiTheme="minorEastAsia" w:cstheme="minorEastAsia" w:hint="eastAsia"/>
          <w:position w:val="-10"/>
          <w:szCs w:val="21"/>
        </w:rPr>
        <w:object w:dxaOrig="1840" w:dyaOrig="360" w14:anchorId="7509D575">
          <v:shape id="_x0000_i1282" type="#_x0000_t75" style="width:91.75pt;height:18pt" o:ole="">
            <v:imagedata r:id="rId199" o:title=""/>
          </v:shape>
          <o:OLEObject Type="Embed" ProgID="Equation.KSEE3" ShapeID="_x0000_i1282" DrawAspect="Content" ObjectID="_1654736865" r:id="rId200"/>
        </w:object>
      </w:r>
      <w:r>
        <w:rPr>
          <w:rFonts w:asciiTheme="minorEastAsia" w:hAnsiTheme="minorEastAsia" w:cstheme="minorEastAsia" w:hint="eastAsia"/>
          <w:szCs w:val="21"/>
        </w:rPr>
        <w:t>在(0, 1, 1)的领域内可否确定出某一个变量是另外两个变量的函数，如可以，求该点对应的两个偏导数。</w:t>
      </w:r>
    </w:p>
    <w:p w14:paraId="3DCEE224" w14:textId="77777777" w:rsidR="00C35CC3" w:rsidRPr="00A478E7" w:rsidRDefault="00C35CC3" w:rsidP="00C35CC3">
      <w:pPr>
        <w:pStyle w:val="a4"/>
        <w:numPr>
          <w:ilvl w:val="0"/>
          <w:numId w:val="9"/>
        </w:numPr>
        <w:spacing w:line="300" w:lineRule="auto"/>
        <w:ind w:firstLineChars="0"/>
        <w:rPr>
          <w:rFonts w:asciiTheme="minorEastAsia" w:hAnsiTheme="minorEastAsia" w:cstheme="minorEastAsia"/>
          <w:szCs w:val="21"/>
        </w:rPr>
      </w:pPr>
      <w:r>
        <w:rPr>
          <w:position w:val="-112"/>
        </w:rPr>
        <w:object w:dxaOrig="923" w:dyaOrig="277" w14:anchorId="396F4E9C">
          <v:shape id="_x0000_s1067" type="#_x0000_t75" style="position:absolute;left:0;text-align:left;margin-left:29.35pt;margin-top:1.1pt;width:157.95pt;height:134pt;z-index:251665408;mso-wrap-distance-left:9pt;mso-wrap-distance-top:0;mso-wrap-distance-right:9pt;mso-wrap-distance-bottom:0;mso-width-relative:page;mso-height-relative:page">
            <v:imagedata r:id="rId201" o:title=""/>
            <w10:wrap type="square"/>
          </v:shape>
          <o:OLEObject Type="Embed" ProgID="Equation.3" ShapeID="_x0000_s1067" DrawAspect="Content" ObjectID="_1654737538" r:id="rId202"/>
        </w:object>
      </w:r>
      <w:r w:rsidRPr="00A478E7">
        <w:rPr>
          <w:rFonts w:asciiTheme="minorEastAsia" w:hAnsiTheme="minorEastAsia" w:cstheme="minorEastAsia" w:hint="eastAsia"/>
          <w:szCs w:val="21"/>
        </w:rPr>
        <w:t xml:space="preserve">解:     </w:t>
      </w:r>
    </w:p>
    <w:p w14:paraId="44C64D14" w14:textId="77777777" w:rsidR="00C35CC3" w:rsidRPr="00A478E7" w:rsidRDefault="00C35CC3" w:rsidP="00C35CC3">
      <w:pPr>
        <w:pStyle w:val="a4"/>
        <w:numPr>
          <w:ilvl w:val="0"/>
          <w:numId w:val="9"/>
        </w:numPr>
        <w:spacing w:line="300" w:lineRule="auto"/>
        <w:ind w:firstLineChars="0"/>
        <w:rPr>
          <w:rFonts w:asciiTheme="minorEastAsia" w:hAnsiTheme="minorEastAsia" w:cstheme="minorEastAsia"/>
          <w:szCs w:val="21"/>
        </w:rPr>
      </w:pPr>
    </w:p>
    <w:p w14:paraId="0687D57B" w14:textId="77777777" w:rsidR="00C35CC3" w:rsidRPr="00A478E7" w:rsidRDefault="00C35CC3" w:rsidP="00C35CC3">
      <w:pPr>
        <w:pStyle w:val="a4"/>
        <w:numPr>
          <w:ilvl w:val="0"/>
          <w:numId w:val="9"/>
        </w:numPr>
        <w:spacing w:line="300" w:lineRule="auto"/>
        <w:ind w:firstLineChars="0"/>
        <w:rPr>
          <w:rFonts w:asciiTheme="minorEastAsia" w:hAnsiTheme="minorEastAsia" w:cstheme="minorEastAsia"/>
          <w:szCs w:val="21"/>
        </w:rPr>
      </w:pPr>
    </w:p>
    <w:p w14:paraId="241581AA" w14:textId="77777777" w:rsidR="00C35CC3" w:rsidRPr="00A478E7" w:rsidRDefault="00C35CC3" w:rsidP="00C35CC3">
      <w:pPr>
        <w:pStyle w:val="a4"/>
        <w:numPr>
          <w:ilvl w:val="0"/>
          <w:numId w:val="9"/>
        </w:numPr>
        <w:spacing w:line="300" w:lineRule="auto"/>
        <w:ind w:firstLineChars="0"/>
        <w:rPr>
          <w:rFonts w:asciiTheme="minorEastAsia" w:hAnsiTheme="minorEastAsia" w:cstheme="minorEastAsia"/>
          <w:szCs w:val="21"/>
        </w:rPr>
      </w:pPr>
    </w:p>
    <w:p w14:paraId="681C1027" w14:textId="77777777" w:rsidR="00C35CC3" w:rsidRPr="00A478E7" w:rsidRDefault="00C35CC3" w:rsidP="00C35CC3">
      <w:pPr>
        <w:pStyle w:val="a4"/>
        <w:numPr>
          <w:ilvl w:val="0"/>
          <w:numId w:val="9"/>
        </w:numPr>
        <w:spacing w:line="300" w:lineRule="auto"/>
        <w:ind w:firstLineChars="0"/>
        <w:rPr>
          <w:rFonts w:asciiTheme="minorEastAsia" w:hAnsiTheme="minorEastAsia" w:cstheme="minorEastAsia"/>
          <w:szCs w:val="21"/>
        </w:rPr>
      </w:pPr>
    </w:p>
    <w:p w14:paraId="17A48741" w14:textId="77777777" w:rsidR="00C35CC3" w:rsidRPr="00A478E7" w:rsidRDefault="00C35CC3" w:rsidP="00C35CC3">
      <w:pPr>
        <w:pStyle w:val="a4"/>
        <w:numPr>
          <w:ilvl w:val="0"/>
          <w:numId w:val="9"/>
        </w:numPr>
        <w:spacing w:line="300" w:lineRule="auto"/>
        <w:ind w:firstLineChars="0"/>
        <w:rPr>
          <w:rFonts w:asciiTheme="minorEastAsia" w:hAnsiTheme="minorEastAsia" w:cstheme="minorEastAsia"/>
          <w:szCs w:val="21"/>
        </w:rPr>
      </w:pPr>
    </w:p>
    <w:p w14:paraId="1DE58F59" w14:textId="77777777" w:rsidR="00C35CC3" w:rsidRDefault="00C35CC3" w:rsidP="00C35CC3">
      <w:pPr>
        <w:pStyle w:val="a4"/>
        <w:spacing w:line="300" w:lineRule="auto"/>
        <w:ind w:left="420" w:firstLineChars="0" w:firstLine="0"/>
        <w:rPr>
          <w:rFonts w:asciiTheme="minorEastAsia" w:hAnsiTheme="minorEastAsia" w:cstheme="minorEastAsia"/>
          <w:szCs w:val="21"/>
        </w:rPr>
      </w:pPr>
    </w:p>
    <w:p w14:paraId="0AB90ECB" w14:textId="77777777" w:rsidR="00C35CC3" w:rsidRPr="002031AC" w:rsidRDefault="00C35CC3" w:rsidP="00C35CC3">
      <w:pPr>
        <w:pStyle w:val="a4"/>
        <w:spacing w:line="300" w:lineRule="auto"/>
        <w:ind w:left="420" w:firstLineChars="0" w:firstLine="0"/>
        <w:rPr>
          <w:rFonts w:asciiTheme="minorEastAsia" w:hAnsiTheme="minorEastAsia" w:cstheme="minorEastAsia"/>
          <w:szCs w:val="21"/>
        </w:rPr>
      </w:pPr>
      <w:r w:rsidRPr="002031AC">
        <w:rPr>
          <w:rFonts w:asciiTheme="minorEastAsia" w:hAnsiTheme="minorEastAsia" w:cstheme="minorEastAsia" w:hint="eastAsia"/>
          <w:szCs w:val="21"/>
        </w:rPr>
        <w:t>可以确定x=(</w:t>
      </w:r>
      <w:proofErr w:type="spellStart"/>
      <w:r w:rsidRPr="002031AC">
        <w:rPr>
          <w:rFonts w:asciiTheme="minorEastAsia" w:hAnsiTheme="minorEastAsia" w:cstheme="minorEastAsia" w:hint="eastAsia"/>
          <w:szCs w:val="21"/>
        </w:rPr>
        <w:t>y,z</w:t>
      </w:r>
      <w:proofErr w:type="spellEnd"/>
      <w:r w:rsidRPr="002031AC">
        <w:rPr>
          <w:rFonts w:asciiTheme="minorEastAsia" w:hAnsiTheme="minorEastAsia" w:cstheme="minorEastAsia" w:hint="eastAsia"/>
          <w:szCs w:val="21"/>
        </w:rPr>
        <w:t>), y=(</w:t>
      </w:r>
      <w:proofErr w:type="spellStart"/>
      <w:r w:rsidRPr="002031AC">
        <w:rPr>
          <w:rFonts w:asciiTheme="minorEastAsia" w:hAnsiTheme="minorEastAsia" w:cstheme="minorEastAsia" w:hint="eastAsia"/>
          <w:szCs w:val="21"/>
        </w:rPr>
        <w:t>x,z</w:t>
      </w:r>
      <w:proofErr w:type="spellEnd"/>
      <w:r w:rsidRPr="002031AC">
        <w:rPr>
          <w:rFonts w:asciiTheme="minorEastAsia" w:hAnsiTheme="minorEastAsia" w:cstheme="minorEastAsia" w:hint="eastAsia"/>
          <w:szCs w:val="21"/>
        </w:rPr>
        <w:t xml:space="preserve">) </w:t>
      </w:r>
      <w:r w:rsidRPr="002031AC">
        <w:rPr>
          <w:rFonts w:asciiTheme="minorEastAsia" w:hAnsiTheme="minorEastAsia" w:cstheme="minorEastAsia"/>
          <w:szCs w:val="21"/>
        </w:rPr>
        <w:t xml:space="preserve">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∂x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 xml:space="preserve">=0;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∂x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∂y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 xml:space="preserve">=0;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∂y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=-2</m:t>
        </m:r>
      </m:oMath>
    </w:p>
    <w:p w14:paraId="787943D4" w14:textId="77777777" w:rsidR="00C35CC3" w:rsidRDefault="00C35CC3" w:rsidP="00C35CC3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D56AB" wp14:editId="49C2E451">
                <wp:simplePos x="0" y="0"/>
                <wp:positionH relativeFrom="column">
                  <wp:posOffset>447040</wp:posOffset>
                </wp:positionH>
                <wp:positionV relativeFrom="paragraph">
                  <wp:posOffset>149860</wp:posOffset>
                </wp:positionV>
                <wp:extent cx="76200" cy="353060"/>
                <wp:effectExtent l="38100" t="4445" r="0" b="10795"/>
                <wp:wrapNone/>
                <wp:docPr id="3" name="左大括号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28140" y="3882390"/>
                          <a:ext cx="76200" cy="3530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B394F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" o:spid="_x0000_s1026" type="#_x0000_t87" style="position:absolute;left:0;text-align:left;margin-left:35.2pt;margin-top:11.8pt;width:6pt;height:2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" adj="388" strokecolor="black [3200]" strokeweight=".5pt">
                <v:stroke joinstyle="miter"/>
              </v:shape>
            </w:pict>
          </mc:Fallback>
        </mc:AlternateContent>
      </w:r>
      <w:r>
        <w:rPr>
          <w:rFonts w:asciiTheme="minorEastAsia" w:hAnsiTheme="minorEastAsia" w:cstheme="minorEastAsia"/>
          <w:szCs w:val="21"/>
        </w:rPr>
        <w:t>5.</w:t>
      </w:r>
      <w:r>
        <w:rPr>
          <w:rFonts w:asciiTheme="minorEastAsia" w:hAnsiTheme="minorEastAsia" w:cstheme="minorEastAsia" w:hint="eastAsia"/>
          <w:szCs w:val="21"/>
        </w:rPr>
        <w:t>(1)</w:t>
      </w:r>
      <w:r>
        <w:rPr>
          <w:rFonts w:asciiTheme="minorEastAsia" w:hAnsiTheme="minorEastAsia" w:cstheme="minorEastAsia" w:hint="eastAsia"/>
          <w:position w:val="-10"/>
          <w:szCs w:val="21"/>
        </w:rPr>
        <w:object w:dxaOrig="180" w:dyaOrig="340" w14:anchorId="154ECEBC">
          <v:shape id="_x0000_i1283" type="#_x0000_t75" style="width:9.3pt;height:16.85pt" o:ole="">
            <v:imagedata r:id="rId203" o:title=""/>
          </v:shape>
          <o:OLEObject Type="Embed" ProgID="Equation.KSEE3" ShapeID="_x0000_i1283" DrawAspect="Content" ObjectID="_1654736866" r:id="rId204"/>
        </w:object>
      </w:r>
      <w:r>
        <w:rPr>
          <w:rFonts w:asciiTheme="minorEastAsia" w:hAnsiTheme="minorEastAsia" w:cstheme="minorEastAsia" w:hint="eastAsia"/>
          <w:position w:val="-28"/>
          <w:szCs w:val="21"/>
        </w:rPr>
        <w:object w:dxaOrig="1920" w:dyaOrig="680" w14:anchorId="0B5DC510">
          <v:shape id="_x0000_i1284" type="#_x0000_t75" style="width:95.8pt;height:34.25pt" o:ole="">
            <v:imagedata r:id="rId205" o:title=""/>
          </v:shape>
          <o:OLEObject Type="Embed" ProgID="Equation.KSEE3" ShapeID="_x0000_i1284" DrawAspect="Content" ObjectID="_1654736867" r:id="rId206"/>
        </w:object>
      </w:r>
      <w:r>
        <w:rPr>
          <w:rFonts w:asciiTheme="minorEastAsia" w:hAnsiTheme="minorEastAsia" w:cstheme="minorEastAsia" w:hint="eastAsia"/>
          <w:szCs w:val="21"/>
        </w:rPr>
        <w:t>, 求</w:t>
      </w:r>
      <w:r>
        <w:rPr>
          <w:rFonts w:asciiTheme="minorEastAsia" w:hAnsiTheme="minorEastAsia" w:cstheme="minorEastAsia" w:hint="eastAsia"/>
          <w:position w:val="-24"/>
          <w:szCs w:val="21"/>
        </w:rPr>
        <w:object w:dxaOrig="360" w:dyaOrig="620" w14:anchorId="275DA439">
          <v:shape id="_x0000_i1285" type="#_x0000_t75" style="width:18pt;height:31.35pt" o:ole="">
            <v:imagedata r:id="rId207" o:title=""/>
          </v:shape>
          <o:OLEObject Type="Embed" ProgID="Equation.KSEE3" ShapeID="_x0000_i1285" DrawAspect="Content" ObjectID="_1654736868" r:id="rId208"/>
        </w:object>
      </w:r>
      <w:r>
        <w:rPr>
          <w:rFonts w:asciiTheme="minorEastAsia" w:hAnsiTheme="minorEastAsia" w:cstheme="minorEastAsia" w:hint="eastAsia"/>
          <w:szCs w:val="21"/>
        </w:rPr>
        <w:t xml:space="preserve">, </w:t>
      </w:r>
      <w:r>
        <w:rPr>
          <w:rFonts w:asciiTheme="minorEastAsia" w:hAnsiTheme="minorEastAsia" w:cstheme="minorEastAsia" w:hint="eastAsia"/>
          <w:position w:val="-24"/>
          <w:szCs w:val="21"/>
        </w:rPr>
        <w:object w:dxaOrig="340" w:dyaOrig="620" w14:anchorId="4E71D508">
          <v:shape id="_x0000_i1286" type="#_x0000_t75" style="width:16.85pt;height:31.35pt" o:ole="">
            <v:imagedata r:id="rId209" o:title=""/>
          </v:shape>
          <o:OLEObject Type="Embed" ProgID="Equation.KSEE3" ShapeID="_x0000_i1286" DrawAspect="Content" ObjectID="_1654736869" r:id="rId210"/>
        </w:object>
      </w:r>
    </w:p>
    <w:p w14:paraId="5F2C2429" w14:textId="77777777" w:rsidR="00C35CC3" w:rsidRDefault="00C35CC3" w:rsidP="00C35CC3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解: 方程两边同时对x求导</w:t>
      </w:r>
    </w:p>
    <w:p w14:paraId="3B741462" w14:textId="77777777" w:rsidR="00C35CC3" w:rsidRDefault="00C35CC3" w:rsidP="00C35CC3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BDDD8D" wp14:editId="12E95A2B">
                <wp:simplePos x="0" y="0"/>
                <wp:positionH relativeFrom="column">
                  <wp:posOffset>33020</wp:posOffset>
                </wp:positionH>
                <wp:positionV relativeFrom="paragraph">
                  <wp:posOffset>121920</wp:posOffset>
                </wp:positionV>
                <wp:extent cx="75565" cy="506095"/>
                <wp:effectExtent l="38100" t="4445" r="635" b="10160"/>
                <wp:wrapNone/>
                <wp:docPr id="4" name="左大括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6020" y="4751070"/>
                          <a:ext cx="75565" cy="50609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A2100" id="左大括号 4" o:spid="_x0000_s1026" type="#_x0000_t87" style="position:absolute;left:0;text-align:left;margin-left:2.6pt;margin-top:9.6pt;width:5.95pt;height:39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" adj="269" strokecolor="black [3200]" strokeweight=".5pt">
                <v:stroke joinstyle="miter"/>
              </v:shape>
            </w:pict>
          </mc:Fallback>
        </mc:AlternateContent>
      </w:r>
      <w:r>
        <w:rPr>
          <w:rFonts w:asciiTheme="minorEastAsia" w:hAnsiTheme="minorEastAsia" w:cstheme="minorEastAsia" w:hint="eastAsia"/>
          <w:szCs w:val="21"/>
        </w:rPr>
        <w:t xml:space="preserve">   </w:t>
      </w:r>
      <w:r>
        <w:rPr>
          <w:rFonts w:asciiTheme="minorEastAsia" w:hAnsiTheme="minorEastAsia" w:cstheme="minorEastAsia" w:hint="eastAsia"/>
          <w:position w:val="-54"/>
          <w:szCs w:val="21"/>
        </w:rPr>
        <w:object w:dxaOrig="2220" w:dyaOrig="1200" w14:anchorId="000661D6">
          <v:shape id="_x0000_i1287" type="#_x0000_t75" style="width:110.9pt;height:59.8pt" o:ole="">
            <v:imagedata r:id="rId211" o:title=""/>
          </v:shape>
          <o:OLEObject Type="Embed" ProgID="Equation.KSEE3" ShapeID="_x0000_i1287" DrawAspect="Content" ObjectID="_1654736870" r:id="rId212"/>
        </w:object>
      </w:r>
    </w:p>
    <w:p w14:paraId="6F3EC51F" w14:textId="77777777" w:rsidR="00C35CC3" w:rsidRDefault="00C35CC3" w:rsidP="00C35CC3">
      <w:pPr>
        <w:spacing w:line="300" w:lineRule="auto"/>
        <w:rPr>
          <w:rFonts w:asciiTheme="minorEastAsia" w:hAnsiTheme="minorEastAsia" w:cstheme="minorEastAsia"/>
          <w:position w:val="-60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34E556" wp14:editId="114ED32F">
                <wp:simplePos x="0" y="0"/>
                <wp:positionH relativeFrom="column">
                  <wp:posOffset>315595</wp:posOffset>
                </wp:positionH>
                <wp:positionV relativeFrom="paragraph">
                  <wp:posOffset>167640</wp:posOffset>
                </wp:positionV>
                <wp:extent cx="75565" cy="598805"/>
                <wp:effectExtent l="38100" t="4445" r="635" b="6350"/>
                <wp:wrapNone/>
                <wp:docPr id="5" name="左大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8595" y="5589270"/>
                          <a:ext cx="75565" cy="59880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B6773" id="左大括号 5" o:spid="_x0000_s1026" type="#_x0000_t87" style="position:absolute;left:0;text-align:left;margin-left:24.85pt;margin-top:13.2pt;width:5.95pt;height:4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" adj="227" strokecolor="black [3200]" strokeweight=".5pt">
                <v:stroke joinstyle="miter"/>
              </v:shape>
            </w:pict>
          </mc:Fallback>
        </mc:AlternateContent>
      </w:r>
      <w:r>
        <w:rPr>
          <w:rFonts w:asciiTheme="minorEastAsia" w:hAnsiTheme="minorEastAsia" w:cstheme="minorEastAsia" w:hint="eastAsia"/>
          <w:szCs w:val="21"/>
        </w:rPr>
        <w:t xml:space="preserve">解得  </w:t>
      </w:r>
      <w:r>
        <w:rPr>
          <w:rFonts w:asciiTheme="minorEastAsia" w:hAnsiTheme="minorEastAsia" w:cstheme="minorEastAsia" w:hint="eastAsia"/>
          <w:position w:val="-60"/>
          <w:szCs w:val="21"/>
        </w:rPr>
        <w:object w:dxaOrig="1620" w:dyaOrig="1320" w14:anchorId="0FE3FEA0">
          <v:shape id="_x0000_i1288" type="#_x0000_t75" style="width:81.3pt;height:66.2pt" o:ole="">
            <v:imagedata r:id="rId213" o:title=""/>
          </v:shape>
          <o:OLEObject Type="Embed" ProgID="Equation.DSMT4" ShapeID="_x0000_i1288" DrawAspect="Content" ObjectID="_1654736871" r:id="rId214"/>
        </w:object>
      </w:r>
    </w:p>
    <w:p w14:paraId="561D2814" w14:textId="77777777" w:rsidR="00C35CC3" w:rsidRDefault="00C35CC3" w:rsidP="00C35CC3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（2）</w:t>
      </w:r>
      <m:oMath>
        <m:d>
          <m:dPr>
            <m:begChr m:val="{"/>
            <m:endChr m:val=""/>
            <m:ctrlPr>
              <w:rPr>
                <w:rFonts w:ascii="Cambria Math" w:hAnsi="Cambria Math" w:cstheme="minorEastAsia" w:hint="eastAsia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theme="minorEastAsia" w:hint="eastAsia"/>
                    <w:szCs w:val="21"/>
                  </w:rPr>
                </m:ctrlPr>
              </m:eqArrPr>
              <m:e>
                <m:r>
                  <w:rPr>
                    <w:rFonts w:ascii="Cambria Math" w:hAnsi="Cambria Math" w:cstheme="minorEastAsia" w:hint="eastAsia"/>
                    <w:szCs w:val="21"/>
                  </w:rPr>
                  <m:t>u=f</m:t>
                </m:r>
                <m:d>
                  <m:dPr>
                    <m:ctrlPr>
                      <w:rPr>
                        <w:rFonts w:ascii="Cambria Math" w:hAnsi="Cambria Math" w:cstheme="minorEastAsia" w:hint="eastAsia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theme="minorEastAsia" w:hint="eastAsia"/>
                        <w:szCs w:val="21"/>
                      </w:rPr>
                      <m:t>ux,v+y</m:t>
                    </m:r>
                  </m:e>
                </m:d>
                <m:r>
                  <w:rPr>
                    <w:rFonts w:ascii="Cambria Math" w:hAnsi="Cambria Math" w:cstheme="minorEastAsia" w:hint="eastAsia"/>
                    <w:szCs w:val="21"/>
                  </w:rPr>
                  <m:t>,</m:t>
                </m:r>
              </m:e>
              <m:e>
                <m:r>
                  <w:rPr>
                    <w:rFonts w:ascii="Cambria Math" w:hAnsi="Cambria Math" w:cstheme="minorEastAsia" w:hint="eastAsia"/>
                    <w:szCs w:val="21"/>
                  </w:rPr>
                  <m:t>v=g(u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hAnsi="Cambria Math" w:cstheme="minorEastAsia" w:hint="eastAsia"/>
                    <w:szCs w:val="21"/>
                  </w:rPr>
                  <m:t>x,</m:t>
                </m:r>
                <m:sSup>
                  <m:sSupPr>
                    <m:ctrlPr>
                      <w:rPr>
                        <w:rFonts w:ascii="Cambria Math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theme="minorEastAsia" w:hint="eastAsia"/>
                        <w:szCs w:val="21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inorEastAsia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EastAsia" w:hint="eastAsia"/>
                    <w:szCs w:val="21"/>
                  </w:rPr>
                  <m:t>y,</m:t>
                </m:r>
              </m:e>
            </m:eqArr>
            <m:r>
              <w:rPr>
                <w:rFonts w:ascii="Cambria Math" w:hAnsi="Cambria Math" w:cstheme="minorEastAsia" w:hint="eastAsia"/>
                <w:szCs w:val="21"/>
              </w:rPr>
              <m:t>,</m:t>
            </m:r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求</m:t>
            </m:r>
            <m:f>
              <m:fPr>
                <m:ctrlPr>
                  <w:rPr>
                    <w:rFonts w:ascii="Cambria Math" w:hAnsi="Cambria Math" w:cstheme="minorEastAsia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 w:hint="eastAsia"/>
                    <w:szCs w:val="21"/>
                  </w:rPr>
                  <m:t>∂u</m:t>
                </m:r>
              </m:num>
              <m:den>
                <m:r>
                  <w:rPr>
                    <w:rFonts w:ascii="Cambria Math" w:hAnsi="Cambria Math" w:cstheme="minorEastAsia" w:hint="eastAsia"/>
                    <w:szCs w:val="21"/>
                  </w:rPr>
                  <m:t>∂x</m:t>
                </m:r>
              </m:den>
            </m:f>
            <m:r>
              <w:rPr>
                <w:rFonts w:ascii="Cambria Math" w:hAnsi="Cambria Math" w:cstheme="minorEastAsia" w:hint="eastAsia"/>
                <w:szCs w:val="21"/>
              </w:rPr>
              <m:t>，</m:t>
            </m:r>
            <m:f>
              <m:fPr>
                <m:ctrlPr>
                  <w:rPr>
                    <w:rFonts w:ascii="Cambria Math" w:hAnsi="Cambria Math" w:cstheme="minorEastAsia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 w:hint="eastAsia"/>
                    <w:szCs w:val="21"/>
                  </w:rPr>
                  <m:t>∂x</m:t>
                </m:r>
              </m:num>
              <m:den>
                <m:r>
                  <w:rPr>
                    <w:rFonts w:ascii="Cambria Math" w:hAnsi="Cambria Math" w:cstheme="minorEastAsia" w:hint="eastAsia"/>
                    <w:szCs w:val="21"/>
                  </w:rPr>
                  <m:t>∂x</m:t>
                </m:r>
              </m:den>
            </m:f>
            <m:r>
              <w:rPr>
                <w:rFonts w:ascii="Cambria Math" w:hAnsi="Cambria Math" w:cstheme="minorEastAsia" w:hint="eastAsia"/>
                <w:szCs w:val="21"/>
              </w:rPr>
              <m:t>，</m:t>
            </m:r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其中</m:t>
            </m:r>
            <m:r>
              <w:rPr>
                <w:rFonts w:ascii="Cambria Math" w:hAnsi="Cambria Math" w:cstheme="minorEastAsia" w:hint="eastAsia"/>
                <w:szCs w:val="21"/>
              </w:rPr>
              <m:t>f,g</m:t>
            </m:r>
            <m:r>
              <w:rPr>
                <w:rFonts w:ascii="Cambria Math" w:hAnsi="Cambria Math" w:cstheme="minorEastAsia" w:hint="eastAsia"/>
                <w:szCs w:val="21"/>
              </w:rPr>
              <m:t>具</m:t>
            </m:r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有一阶连续偏导数</m:t>
            </m:r>
            <m:r>
              <w:rPr>
                <w:rFonts w:ascii="Cambria Math" w:hAnsi="Cambria Math" w:cstheme="minorEastAsia" w:hint="eastAsia"/>
                <w:szCs w:val="21"/>
              </w:rPr>
              <m:t>。</m:t>
            </m:r>
          </m:e>
        </m:d>
      </m:oMath>
    </w:p>
    <w:p w14:paraId="37975DCF" w14:textId="77777777" w:rsidR="00C35CC3" w:rsidRDefault="00C35CC3" w:rsidP="00C35CC3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Theme="minorEastAsia" w:eastAsiaTheme="minorEastAsia" w:hAnsiTheme="minorEastAsia" w:cs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视</w:t>
      </w:r>
      <w:r>
        <w:rPr>
          <w:rFonts w:asciiTheme="minorEastAsia" w:eastAsiaTheme="minorEastAsia" w:hAnsiTheme="minorEastAsia" w:cstheme="minorEastAsia" w:hint="eastAsia"/>
          <w:i/>
          <w:iCs/>
          <w:color w:val="333333"/>
          <w:sz w:val="21"/>
          <w:szCs w:val="21"/>
        </w:rPr>
        <w:t>u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=</w:t>
      </w:r>
      <w:r>
        <w:rPr>
          <w:rFonts w:asciiTheme="minorEastAsia" w:eastAsiaTheme="minorEastAsia" w:hAnsiTheme="minorEastAsia" w:cstheme="minorEastAsia" w:hint="eastAsia"/>
          <w:i/>
          <w:iCs/>
          <w:color w:val="333333"/>
          <w:sz w:val="21"/>
          <w:szCs w:val="21"/>
        </w:rPr>
        <w:t>u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(</w:t>
      </w:r>
      <w:r>
        <w:rPr>
          <w:rFonts w:asciiTheme="minorEastAsia" w:eastAsiaTheme="minorEastAsia" w:hAnsiTheme="minorEastAsia" w:cstheme="minorEastAsia" w:hint="eastAsia"/>
          <w:i/>
          <w:iCs/>
          <w:color w:val="333333"/>
          <w:sz w:val="21"/>
          <w:szCs w:val="21"/>
        </w:rPr>
        <w:t>x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,</w:t>
      </w:r>
      <w:r>
        <w:rPr>
          <w:rStyle w:val="apple-converted-space"/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 </w:t>
      </w:r>
      <w:r>
        <w:rPr>
          <w:rFonts w:asciiTheme="minorEastAsia" w:eastAsiaTheme="minorEastAsia" w:hAnsiTheme="minorEastAsia" w:cstheme="minorEastAsia" w:hint="eastAsia"/>
          <w:i/>
          <w:iCs/>
          <w:color w:val="333333"/>
          <w:sz w:val="21"/>
          <w:szCs w:val="21"/>
        </w:rPr>
        <w:t>y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),</w:t>
      </w:r>
      <w:r>
        <w:rPr>
          <w:rStyle w:val="apple-converted-space"/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 </w:t>
      </w:r>
      <w:r>
        <w:rPr>
          <w:rFonts w:asciiTheme="minorEastAsia" w:eastAsiaTheme="minorEastAsia" w:hAnsiTheme="minorEastAsia" w:cstheme="minorEastAsia" w:hint="eastAsia"/>
          <w:i/>
          <w:iCs/>
          <w:color w:val="333333"/>
          <w:sz w:val="21"/>
          <w:szCs w:val="21"/>
        </w:rPr>
        <w:t>v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=</w:t>
      </w:r>
      <w:r>
        <w:rPr>
          <w:rFonts w:asciiTheme="minorEastAsia" w:eastAsiaTheme="minorEastAsia" w:hAnsiTheme="minorEastAsia" w:cstheme="minorEastAsia" w:hint="eastAsia"/>
          <w:i/>
          <w:iCs/>
          <w:color w:val="333333"/>
          <w:sz w:val="21"/>
          <w:szCs w:val="21"/>
        </w:rPr>
        <w:t>v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(</w:t>
      </w:r>
      <w:r>
        <w:rPr>
          <w:rFonts w:asciiTheme="minorEastAsia" w:eastAsiaTheme="minorEastAsia" w:hAnsiTheme="minorEastAsia" w:cstheme="minorEastAsia" w:hint="eastAsia"/>
          <w:i/>
          <w:iCs/>
          <w:color w:val="333333"/>
          <w:sz w:val="21"/>
          <w:szCs w:val="21"/>
        </w:rPr>
        <w:t>x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,</w:t>
      </w:r>
      <w:r>
        <w:rPr>
          <w:rStyle w:val="apple-converted-space"/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 </w:t>
      </w:r>
      <w:r>
        <w:rPr>
          <w:rFonts w:asciiTheme="minorEastAsia" w:eastAsiaTheme="minorEastAsia" w:hAnsiTheme="minorEastAsia" w:cstheme="minorEastAsia" w:hint="eastAsia"/>
          <w:i/>
          <w:iCs/>
          <w:color w:val="333333"/>
          <w:sz w:val="21"/>
          <w:szCs w:val="21"/>
        </w:rPr>
        <w:t>y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), 方程两边对</w:t>
      </w:r>
      <w:r>
        <w:rPr>
          <w:rFonts w:asciiTheme="minorEastAsia" w:eastAsiaTheme="minorEastAsia" w:hAnsiTheme="minorEastAsia" w:cstheme="minorEastAsia" w:hint="eastAsia"/>
          <w:i/>
          <w:iCs/>
          <w:color w:val="333333"/>
          <w:sz w:val="21"/>
          <w:szCs w:val="21"/>
        </w:rPr>
        <w:t>x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求偏导得</w:t>
      </w:r>
    </w:p>
    <w:p w14:paraId="44F6A02C" w14:textId="77777777" w:rsidR="00C35CC3" w:rsidRDefault="00C35CC3" w:rsidP="00C35CC3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Theme="minorEastAsia" w:eastAsiaTheme="minorEastAsia" w:hAnsiTheme="minorEastAsia" w:cs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      </w:t>
      </w:r>
      <w:r>
        <w:rPr>
          <w:rStyle w:val="apple-converted-space"/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 </w:t>
      </w:r>
      <w:r>
        <w:rPr>
          <w:rFonts w:asciiTheme="minorEastAsia" w:eastAsiaTheme="minorEastAsia" w:hAnsiTheme="minorEastAsia" w:cstheme="minorEastAsia" w:hint="eastAsia"/>
          <w:noProof/>
          <w:color w:val="333333"/>
          <w:sz w:val="21"/>
          <w:szCs w:val="21"/>
        </w:rPr>
        <w:drawing>
          <wp:inline distT="0" distB="0" distL="0" distR="0" wp14:anchorId="18087BBB" wp14:editId="187F7D9E">
            <wp:extent cx="1690370" cy="714375"/>
            <wp:effectExtent l="0" t="0" r="1143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 </w:t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, 即</w:t>
      </w:r>
      <w:r>
        <w:rPr>
          <w:rFonts w:asciiTheme="minorEastAsia" w:eastAsiaTheme="minorEastAsia" w:hAnsiTheme="minorEastAsia" w:cstheme="minorEastAsia" w:hint="eastAsia"/>
          <w:noProof/>
          <w:color w:val="333333"/>
          <w:sz w:val="21"/>
          <w:szCs w:val="21"/>
        </w:rPr>
        <w:drawing>
          <wp:inline distT="0" distB="0" distL="0" distR="0" wp14:anchorId="6E02D137" wp14:editId="7D211B5F">
            <wp:extent cx="1636395" cy="714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.</w:t>
      </w:r>
    </w:p>
    <w:p w14:paraId="446B86E2" w14:textId="77777777" w:rsidR="00C35CC3" w:rsidRDefault="00C35CC3" w:rsidP="00C35CC3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Theme="minorEastAsia" w:eastAsiaTheme="minorEastAsia" w:hAnsiTheme="minorEastAsia" w:cs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得</w:t>
      </w:r>
    </w:p>
    <w:p w14:paraId="6C227034" w14:textId="77777777" w:rsidR="00C35CC3" w:rsidRDefault="00C35CC3" w:rsidP="00C35CC3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Theme="minorEastAsia" w:eastAsiaTheme="minorEastAsia" w:hAnsiTheme="minorEastAsia" w:cs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      </w:t>
      </w:r>
      <w:r>
        <w:rPr>
          <w:rStyle w:val="apple-converted-space"/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 </w:t>
      </w:r>
      <w:r>
        <w:rPr>
          <w:rFonts w:asciiTheme="minorEastAsia" w:eastAsiaTheme="minorEastAsia" w:hAnsiTheme="minorEastAsia" w:cstheme="minorEastAsia" w:hint="eastAsia"/>
          <w:noProof/>
          <w:color w:val="333333"/>
          <w:sz w:val="21"/>
          <w:szCs w:val="21"/>
        </w:rPr>
        <w:drawing>
          <wp:inline distT="0" distB="0" distL="0" distR="0" wp14:anchorId="7A23F708" wp14:editId="50C8E0EC">
            <wp:extent cx="1751965" cy="422910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,</w:t>
      </w:r>
      <w:r>
        <w:rPr>
          <w:rStyle w:val="apple-converted-space"/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 </w:t>
      </w:r>
      <w:r>
        <w:rPr>
          <w:rFonts w:asciiTheme="minorEastAsia" w:eastAsiaTheme="minorEastAsia" w:hAnsiTheme="minorEastAsia" w:cstheme="minorEastAsia" w:hint="eastAsia"/>
          <w:noProof/>
          <w:color w:val="333333"/>
          <w:sz w:val="21"/>
          <w:szCs w:val="21"/>
        </w:rPr>
        <w:drawing>
          <wp:inline distT="0" distB="0" distL="0" distR="0" wp14:anchorId="456990AE" wp14:editId="7DE03FF8">
            <wp:extent cx="1713230" cy="422910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color w:val="333333"/>
          <w:sz w:val="21"/>
          <w:szCs w:val="21"/>
        </w:rPr>
        <w:t>.</w:t>
      </w:r>
    </w:p>
    <w:p w14:paraId="00376E82" w14:textId="77777777" w:rsidR="00C35CC3" w:rsidRDefault="00C35CC3" w:rsidP="00C35CC3">
      <w:pPr>
        <w:ind w:firstLine="420"/>
        <w:rPr>
          <w:rFonts w:asciiTheme="minorEastAsia" w:hAnsiTheme="minorEastAsia" w:cstheme="minorEastAsia"/>
          <w:szCs w:val="21"/>
        </w:rPr>
      </w:pPr>
    </w:p>
    <w:p w14:paraId="69972F31" w14:textId="77777777" w:rsidR="00C35CC3" w:rsidRDefault="00C35CC3" w:rsidP="00C35CC3">
      <w:pPr>
        <w:ind w:firstLine="420"/>
        <w:jc w:val="left"/>
        <w:rPr>
          <w:rFonts w:asciiTheme="minorEastAsia" w:hAnsiTheme="minorEastAsia" w:cstheme="minorEastAsia"/>
          <w:szCs w:val="21"/>
        </w:rPr>
      </w:pPr>
    </w:p>
    <w:p w14:paraId="44F4D636" w14:textId="77777777" w:rsidR="00C35CC3" w:rsidRPr="00C35CC3" w:rsidRDefault="00C35CC3" w:rsidP="00C35CC3">
      <w:pPr>
        <w:jc w:val="left"/>
        <w:rPr>
          <w:rFonts w:hint="eastAsia"/>
          <w:sz w:val="28"/>
          <w:szCs w:val="32"/>
        </w:rPr>
      </w:pPr>
      <w:r>
        <w:rPr>
          <w:rFonts w:asciiTheme="minorEastAsia" w:hAnsiTheme="minorEastAsia" w:cstheme="minorEastAsia" w:hint="eastAsia"/>
          <w:szCs w:val="21"/>
        </w:rPr>
        <w:t>（3）</w:t>
      </w:r>
      <m:oMath>
        <m:d>
          <m:dPr>
            <m:begChr m:val="{"/>
            <m:endChr m:val=""/>
            <m:ctrlPr>
              <w:rPr>
                <w:rFonts w:ascii="Cambria Math" w:hAnsi="Cambria Math" w:cstheme="minorEastAsia" w:hint="eastAsia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theme="minorEastAsia" w:hint="eastAsia"/>
                    <w:szCs w:val="21"/>
                  </w:rPr>
                </m:ctrlPr>
              </m:eqArrPr>
              <m:e>
                <m:r>
                  <w:rPr>
                    <w:rFonts w:ascii="Cambria Math" w:hAnsi="Cambria Math" w:cstheme="minorEastAsia" w:hint="eastAsia"/>
                    <w:szCs w:val="21"/>
                  </w:rPr>
                  <m:t>x=+u</m:t>
                </m:r>
                <m:func>
                  <m:funcPr>
                    <m:ctrlPr>
                      <w:rPr>
                        <w:rFonts w:ascii="Cambria Math" w:hAnsi="Cambria Math" w:cstheme="minorEastAsia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EastAsia" w:hint="eastAsia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theme="minorEastAsia" w:hint="eastAsia"/>
                        <w:szCs w:val="21"/>
                      </w:rPr>
                      <m:t>v</m:t>
                    </m:r>
                  </m:e>
                </m:func>
                <m:r>
                  <w:rPr>
                    <w:rFonts w:ascii="Cambria Math" w:hAnsi="Cambria Math" w:cstheme="minorEastAsia" w:hint="eastAsia"/>
                    <w:szCs w:val="21"/>
                  </w:rPr>
                  <m:t>,</m:t>
                </m:r>
              </m:e>
              <m:e>
                <m:r>
                  <w:rPr>
                    <w:rFonts w:ascii="Cambria Math" w:hAnsi="Cambria Math" w:cstheme="minorEastAsia" w:hint="eastAsia"/>
                    <w:szCs w:val="21"/>
                  </w:rPr>
                  <m:t>v=</m:t>
                </m:r>
                <m:sSup>
                  <m:sSupPr>
                    <m:ctrlPr>
                      <w:rPr>
                        <w:rFonts w:ascii="Cambria Math" w:hAnsi="Cambria Math" w:cstheme="minorEastAsia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theme="minorEastAsia" w:hint="eastAsia"/>
                        <w:szCs w:val="21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EastAsia" w:hint="eastAsia"/>
                        <w:szCs w:val="21"/>
                      </w:rPr>
                      <m:t>u</m:t>
                    </m:r>
                  </m:sup>
                </m:sSup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hAnsi="Cambria Math" w:cstheme="minorEastAsia" w:hint="eastAsia"/>
                    <w:szCs w:val="21"/>
                  </w:rPr>
                  <m:t>u</m:t>
                </m:r>
                <m:func>
                  <m:funcPr>
                    <m:ctrlPr>
                      <w:rPr>
                        <w:rFonts w:ascii="Cambria Math" w:hAnsi="Cambria Math" w:cstheme="minorEastAsia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EastAsia" w:hint="eastAsia"/>
                        <w:szCs w:val="21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theme="minorEastAsia" w:hint="eastAsia"/>
                        <w:szCs w:val="21"/>
                      </w:rPr>
                      <m:t>v,</m:t>
                    </m:r>
                  </m:e>
                </m:func>
              </m:e>
            </m:eqArr>
            <m:r>
              <w:rPr>
                <w:rFonts w:ascii="Cambria Math" w:hAnsi="Cambria Math" w:cstheme="minorEastAsia" w:hint="eastAsia"/>
                <w:szCs w:val="21"/>
              </w:rPr>
              <m:t xml:space="preserve">  , </m:t>
            </m:r>
            <m:r>
              <m:rPr>
                <m:sty m:val="p"/>
              </m:rPr>
              <w:rPr>
                <w:rFonts w:ascii="Cambria Math" w:hAnsi="Cambria Math" w:cstheme="minorEastAsia" w:hint="eastAsia"/>
                <w:szCs w:val="21"/>
              </w:rPr>
              <m:t>求</m:t>
            </m:r>
            <m:f>
              <m:fPr>
                <m:ctrlPr>
                  <w:rPr>
                    <w:rFonts w:ascii="Cambria Math" w:hAnsi="Cambria Math" w:cstheme="minorEastAsia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 w:hint="eastAsia"/>
                    <w:szCs w:val="21"/>
                  </w:rPr>
                  <m:t>∂u</m:t>
                </m:r>
              </m:num>
              <m:den>
                <m:r>
                  <w:rPr>
                    <w:rFonts w:ascii="Cambria Math" w:hAnsi="Cambria Math" w:cstheme="minorEastAsia" w:hint="eastAsia"/>
                    <w:szCs w:val="21"/>
                  </w:rPr>
                  <m:t>∂x</m:t>
                </m:r>
              </m:den>
            </m:f>
            <m:r>
              <w:rPr>
                <w:rFonts w:ascii="Cambria Math" w:hAnsi="Cambria Math" w:cstheme="minorEastAsia" w:hint="eastAsia"/>
                <w:szCs w:val="21"/>
              </w:rPr>
              <m:t>，</m:t>
            </m:r>
            <m:f>
              <m:fPr>
                <m:ctrlPr>
                  <w:rPr>
                    <w:rFonts w:ascii="Cambria Math" w:hAnsi="Cambria Math" w:cstheme="minorEastAsia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 w:hint="eastAsia"/>
                    <w:szCs w:val="21"/>
                  </w:rPr>
                  <m:t>∂v</m:t>
                </m:r>
              </m:num>
              <m:den>
                <m:r>
                  <w:rPr>
                    <w:rFonts w:ascii="Cambria Math" w:hAnsi="Cambria Math" w:cstheme="minorEastAsia" w:hint="eastAsia"/>
                    <w:szCs w:val="21"/>
                  </w:rPr>
                  <m:t>∂x</m:t>
                </m:r>
              </m:den>
            </m:f>
            <m:r>
              <w:rPr>
                <w:rFonts w:ascii="Cambria Math" w:hAnsi="Cambria Math" w:cstheme="minorEastAsia" w:hint="eastAsia"/>
                <w:szCs w:val="21"/>
              </w:rPr>
              <m:t>，</m:t>
            </m:r>
            <m:f>
              <m:fPr>
                <m:ctrlPr>
                  <w:rPr>
                    <w:rFonts w:ascii="Cambria Math" w:hAnsi="Cambria Math" w:cstheme="minorEastAsia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 w:hint="eastAsia"/>
                    <w:szCs w:val="21"/>
                  </w:rPr>
                  <m:t>∂u</m:t>
                </m:r>
              </m:num>
              <m:den>
                <m:r>
                  <w:rPr>
                    <w:rFonts w:ascii="Cambria Math" w:hAnsi="Cambria Math" w:cstheme="minorEastAsia" w:hint="eastAsia"/>
                    <w:szCs w:val="21"/>
                  </w:rPr>
                  <m:t>∂y</m:t>
                </m:r>
              </m:den>
            </m:f>
            <m:r>
              <w:rPr>
                <w:rFonts w:ascii="Cambria Math" w:hAnsi="Cambria Math" w:cstheme="minorEastAsia" w:hint="eastAsia"/>
                <w:szCs w:val="21"/>
              </w:rPr>
              <m:t>，</m:t>
            </m:r>
            <m:f>
              <m:fPr>
                <m:ctrlPr>
                  <w:rPr>
                    <w:rFonts w:ascii="Cambria Math" w:hAnsi="Cambria Math" w:cstheme="minorEastAsia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 w:hint="eastAsia"/>
                    <w:szCs w:val="21"/>
                  </w:rPr>
                  <m:t>∂v</m:t>
                </m:r>
              </m:num>
              <m:den>
                <m:r>
                  <w:rPr>
                    <w:rFonts w:ascii="Cambria Math" w:hAnsi="Cambria Math" w:cstheme="minorEastAsia" w:hint="eastAsia"/>
                    <w:szCs w:val="21"/>
                  </w:rPr>
                  <m:t>∂y</m:t>
                </m:r>
              </m:den>
            </m:f>
          </m:e>
        </m:d>
      </m:oMath>
    </w:p>
    <w:p w14:paraId="74C46C26" w14:textId="10F3DF02" w:rsidR="00DE20BA" w:rsidRDefault="00C35CC3" w:rsidP="00C35CC3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ab/>
      </w:r>
      <w:r>
        <w:rPr>
          <w:noProof/>
          <w:sz w:val="28"/>
          <w:szCs w:val="32"/>
        </w:rPr>
        <w:drawing>
          <wp:inline distT="0" distB="0" distL="0" distR="0" wp14:anchorId="66C10BB7" wp14:editId="7E6BDCA9">
            <wp:extent cx="5274310" cy="443638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7BCC" w14:textId="77777777" w:rsidR="00E73C09" w:rsidRPr="00E73C09" w:rsidRDefault="00E73C09" w:rsidP="00E73C09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E73C09">
        <w:rPr>
          <w:rFonts w:ascii="宋体" w:eastAsia="宋体" w:hAnsi="宋体" w:hint="eastAsia"/>
          <w:b/>
          <w:bCs/>
          <w:sz w:val="30"/>
          <w:szCs w:val="30"/>
        </w:rPr>
        <w:lastRenderedPageBreak/>
        <w:t>6.多元函数微分学的几何应用</w:t>
      </w:r>
    </w:p>
    <w:p w14:paraId="480E395E" w14:textId="77777777" w:rsidR="00E73C09" w:rsidRPr="00E73C09" w:rsidRDefault="00E73C09" w:rsidP="00D046E4">
      <w:pPr>
        <w:numPr>
          <w:ilvl w:val="0"/>
          <w:numId w:val="50"/>
        </w:numPr>
      </w:pPr>
      <w:r w:rsidRPr="00E73C09">
        <w:rPr>
          <w:rFonts w:hint="eastAsia"/>
        </w:rPr>
        <w:t>求曲线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x=t-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func>
              </m:e>
              <m:e>
                <m:r>
                  <w:rPr>
                    <w:rFonts w:ascii="Cambria Math" w:hAnsi="Cambria Math"/>
                  </w:rPr>
                  <m:t>y=1-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func>
              </m:e>
              <m:e>
                <m:r>
                  <w:rPr>
                    <w:rFonts w:ascii="Cambria Math" w:hAnsi="Cambria Math"/>
                  </w:rPr>
                  <m:t>z=4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func>
              </m:e>
            </m:eqArr>
          </m:e>
        </m:d>
      </m:oMath>
      <w:r w:rsidRPr="00E73C09">
        <w:t xml:space="preserve"> </w:t>
      </w:r>
      <w:r w:rsidRPr="00E73C09">
        <w:rPr>
          <w:rFonts w:hint="eastAsia"/>
        </w:rPr>
        <w:t>在点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-1,1,2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e>
        </m:d>
      </m:oMath>
      <w:r w:rsidRPr="00E73C09">
        <w:rPr>
          <w:rFonts w:hint="eastAsia"/>
        </w:rPr>
        <w:t>处的切线及法平面方程</w:t>
      </w:r>
    </w:p>
    <w:p w14:paraId="64BBB984" w14:textId="77777777" w:rsidR="00E73C09" w:rsidRPr="00E73C09" w:rsidRDefault="00E73C09" w:rsidP="00E73C09">
      <w:r w:rsidRPr="00E73C09">
        <w:rPr>
          <w:rFonts w:hint="eastAsia"/>
          <w:iCs/>
        </w:rPr>
        <w:t>解:</w:t>
      </w:r>
      <w:r w:rsidRPr="00E73C09">
        <w:rPr>
          <w:iCs/>
        </w:rPr>
        <w:t xml:space="preserve">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E73C09">
        <w:rPr>
          <w:rFonts w:hint="eastAsia"/>
        </w:rPr>
        <w:t xml:space="preserve"> 时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 xml:space="preserve">=1,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 xml:space="preserve">=1,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</w:p>
    <w:p w14:paraId="10C8EC26" w14:textId="77777777" w:rsidR="00E73C09" w:rsidRPr="00E73C09" w:rsidRDefault="00E73C09" w:rsidP="00E73C09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T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1,1,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e>
          </m:d>
        </m:oMath>
      </m:oMathPara>
    </w:p>
    <w:p w14:paraId="07183690" w14:textId="77777777" w:rsidR="00E73C09" w:rsidRPr="00E73C09" w:rsidRDefault="00E73C09" w:rsidP="00E73C09">
      <w:r w:rsidRPr="00E73C09">
        <w:rPr>
          <w:rFonts w:hint="eastAsia"/>
        </w:rPr>
        <w:t>切线：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+1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y-1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</w:p>
    <w:p w14:paraId="46F1F419" w14:textId="77777777" w:rsidR="00E73C09" w:rsidRPr="00E73C09" w:rsidRDefault="00E73C09" w:rsidP="00E73C09">
      <w:r w:rsidRPr="00E73C09">
        <w:rPr>
          <w:rFonts w:hint="eastAsia"/>
        </w:rPr>
        <w:t>法平面方程：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y-1</m:t>
            </m:r>
          </m:e>
        </m: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e>
        </m:d>
        <m:r>
          <w:rPr>
            <w:rFonts w:ascii="Cambria Math" w:hAnsi="Cambria Math"/>
          </w:rPr>
          <m:t>=0</m:t>
        </m:r>
      </m:oMath>
    </w:p>
    <w:p w14:paraId="4B2E4F5A" w14:textId="77777777" w:rsidR="00E73C09" w:rsidRPr="00E73C09" w:rsidRDefault="00E73C09" w:rsidP="00E73C09">
      <w:r w:rsidRPr="00E73C09">
        <w:rPr>
          <w:rFonts w:hint="eastAsia"/>
        </w:rPr>
        <w:t xml:space="preserve"> </w:t>
      </w:r>
      <w:r w:rsidRPr="00E73C09">
        <w:t xml:space="preserve">           </w:t>
      </w:r>
      <m:oMath>
        <m:r>
          <w:rPr>
            <w:rFonts w:ascii="Cambria Math" w:hAnsi="Cambria Math"/>
          </w:rPr>
          <m:t>x+y+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z=4+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AA71B97" w14:textId="77777777" w:rsidR="00E73C09" w:rsidRPr="00E73C09" w:rsidRDefault="00E73C09" w:rsidP="00D046E4">
      <w:pPr>
        <w:numPr>
          <w:ilvl w:val="0"/>
          <w:numId w:val="50"/>
        </w:numPr>
      </w:pPr>
      <w:r w:rsidRPr="00E73C09">
        <w:rPr>
          <w:rFonts w:hint="eastAsia"/>
        </w:rPr>
        <w:t>求曲线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-3x=0</m:t>
                </m:r>
              </m:e>
              <m:e>
                <m:r>
                  <w:rPr>
                    <w:rFonts w:ascii="Cambria Math" w:hAnsi="Cambria Math"/>
                  </w:rPr>
                  <m:t>2x-3y+5z-4=0</m:t>
                </m:r>
              </m:e>
            </m:eqArr>
          </m:e>
        </m:d>
      </m:oMath>
      <w:r w:rsidRPr="00E73C09">
        <w:rPr>
          <w:rFonts w:hint="eastAsia"/>
        </w:rPr>
        <w:t xml:space="preserve"> 在点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1,1,1</m:t>
            </m:r>
          </m:e>
        </m:d>
      </m:oMath>
      <w:r w:rsidRPr="00E73C09">
        <w:rPr>
          <w:rFonts w:hint="eastAsia"/>
        </w:rPr>
        <w:t>处的切线及法平面方程</w:t>
      </w:r>
    </w:p>
    <w:p w14:paraId="07DA5F47" w14:textId="77777777" w:rsidR="00E73C09" w:rsidRPr="00E73C09" w:rsidRDefault="00E73C09" w:rsidP="00E73C09">
      <w:pPr>
        <w:spacing w:line="300" w:lineRule="auto"/>
      </w:pPr>
      <w:r w:rsidRPr="00E73C09">
        <w:rPr>
          <w:rFonts w:hint="eastAsia"/>
        </w:rPr>
        <w:t>解：</w:t>
      </w:r>
    </w:p>
    <w:p w14:paraId="5F85DE17" w14:textId="77777777" w:rsidR="00E73C09" w:rsidRPr="00E73C09" w:rsidRDefault="00E73C09" w:rsidP="00E73C09">
      <w:pPr>
        <w:spacing w:line="300" w:lineRule="auto"/>
        <w:ind w:left="360"/>
      </w:pPr>
      <w:r w:rsidRPr="00E73C09">
        <w:rPr>
          <w:rFonts w:hint="eastAsia"/>
        </w:rPr>
        <w:t>对x求导，得</w:t>
      </w:r>
    </w:p>
    <w:p w14:paraId="2DA5F425" w14:textId="77777777" w:rsidR="00E73C09" w:rsidRPr="00E73C09" w:rsidRDefault="00E73C09" w:rsidP="00E73C09">
      <w:pPr>
        <w:spacing w:line="300" w:lineRule="auto"/>
        <w:ind w:left="360"/>
      </w:pPr>
      <w:r w:rsidRPr="00E73C09">
        <w:object w:dxaOrig="2740" w:dyaOrig="1320" w14:anchorId="180A7DA7">
          <v:shape id="_x0000_i1302" type="#_x0000_t75" style="width:137.05pt;height:66.2pt" o:ole="">
            <v:imagedata r:id="rId220" o:title=""/>
          </v:shape>
          <o:OLEObject Type="Embed" ProgID="Equation.KSEE3" ShapeID="_x0000_i1302" DrawAspect="Content" ObjectID="_1654736872" r:id="rId221"/>
        </w:object>
      </w:r>
    </w:p>
    <w:p w14:paraId="5293F679" w14:textId="77777777" w:rsidR="00E73C09" w:rsidRPr="00E73C09" w:rsidRDefault="00E73C09" w:rsidP="00E73C09">
      <w:pPr>
        <w:spacing w:line="300" w:lineRule="auto"/>
        <w:ind w:left="360"/>
      </w:pPr>
      <w:r w:rsidRPr="00E73C09">
        <w:rPr>
          <w:rFonts w:hint="eastAsia"/>
        </w:rPr>
        <w:t>将（1,</w:t>
      </w:r>
      <w:r w:rsidRPr="00E73C09">
        <w:t>1</w:t>
      </w:r>
      <w:r w:rsidRPr="00E73C09">
        <w:rPr>
          <w:rFonts w:hint="eastAsia"/>
        </w:rPr>
        <w:t>,</w:t>
      </w:r>
      <w:r w:rsidRPr="00E73C09">
        <w:t>1</w:t>
      </w:r>
      <w:r w:rsidRPr="00E73C09">
        <w:rPr>
          <w:rFonts w:hint="eastAsia"/>
        </w:rPr>
        <w:t>）代入，得</w:t>
      </w:r>
    </w:p>
    <w:p w14:paraId="1163614B" w14:textId="77777777" w:rsidR="00E73C09" w:rsidRPr="00E73C09" w:rsidRDefault="00E73C09" w:rsidP="00E73C09">
      <w:pPr>
        <w:spacing w:line="300" w:lineRule="auto"/>
        <w:ind w:left="360"/>
      </w:pPr>
      <w:r w:rsidRPr="00E73C09">
        <w:object w:dxaOrig="4800" w:dyaOrig="4320" w14:anchorId="6583313A">
          <v:shape id="_x0000_i1303" type="#_x0000_t75" style="width:239.8pt;height:3in" o:ole="">
            <v:imagedata r:id="rId222" o:title=""/>
          </v:shape>
          <o:OLEObject Type="Embed" ProgID="Equation.KSEE3" ShapeID="_x0000_i1303" DrawAspect="Content" ObjectID="_1654736873" r:id="rId223"/>
        </w:object>
      </w:r>
    </w:p>
    <w:p w14:paraId="2C982BDA" w14:textId="77777777" w:rsidR="00E73C09" w:rsidRPr="00E73C09" w:rsidRDefault="00E73C09" w:rsidP="00E73C09">
      <w:pPr>
        <w:spacing w:line="300" w:lineRule="auto"/>
      </w:pPr>
      <w:r w:rsidRPr="00E73C09">
        <w:rPr>
          <w:rFonts w:hint="eastAsia"/>
        </w:rPr>
        <w:t>即：1</w:t>
      </w:r>
      <w:r w:rsidRPr="00E73C09">
        <w:t>6</w:t>
      </w:r>
      <w:r w:rsidRPr="00E73C09">
        <w:rPr>
          <w:rFonts w:hint="eastAsia"/>
        </w:rPr>
        <w:t>x</w:t>
      </w:r>
      <w:r w:rsidRPr="00E73C09">
        <w:t>+9y-z=24</w:t>
      </w:r>
    </w:p>
    <w:p w14:paraId="64D7071C" w14:textId="77777777" w:rsidR="00E73C09" w:rsidRPr="00E73C09" w:rsidRDefault="00E73C09" w:rsidP="00E73C09"/>
    <w:p w14:paraId="2838B0DD" w14:textId="77777777" w:rsidR="00E73C09" w:rsidRPr="00E73C09" w:rsidRDefault="00E73C09" w:rsidP="00E73C09">
      <w:r w:rsidRPr="00E73C09">
        <w:rPr>
          <w:rFonts w:hint="eastAsia"/>
        </w:rPr>
        <w:t>3</w:t>
      </w:r>
      <w:r w:rsidRPr="00E73C09">
        <w:t>.</w:t>
      </w:r>
      <w:r w:rsidRPr="00E73C09">
        <w:rPr>
          <w:rFonts w:hint="eastAsia"/>
        </w:rPr>
        <w:t>求曲面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z</m:t>
                </m:r>
              </m:den>
            </m:f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z</m:t>
                </m:r>
              </m:den>
            </m:f>
          </m:sup>
        </m:sSup>
        <m:r>
          <w:rPr>
            <w:rFonts w:ascii="Cambria Math" w:hAnsi="Cambria Math"/>
          </w:rPr>
          <m:t>=4</m:t>
        </m:r>
      </m:oMath>
      <w:r w:rsidRPr="00E73C09">
        <w:rPr>
          <w:rFonts w:hint="eastAsia"/>
        </w:rPr>
        <w:t>在点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2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2</m:t>
                </m:r>
              </m:e>
            </m:func>
            <m:r>
              <w:rPr>
                <w:rFonts w:ascii="Cambria Math" w:hAnsi="Cambria Math"/>
              </w:rPr>
              <m:t>,1</m:t>
            </m:r>
          </m:e>
        </m:d>
      </m:oMath>
      <w:r w:rsidRPr="00E73C09">
        <w:rPr>
          <w:rFonts w:hint="eastAsia"/>
        </w:rPr>
        <w:t>处的切平面及法线方程</w:t>
      </w:r>
    </w:p>
    <w:p w14:paraId="21E5D325" w14:textId="77777777" w:rsidR="00E73C09" w:rsidRPr="00E73C09" w:rsidRDefault="00E73C09" w:rsidP="00E73C09">
      <w:r w:rsidRPr="00E73C09">
        <w:rPr>
          <w:rFonts w:hint="eastAsia"/>
        </w:rPr>
        <w:t>解:</w:t>
      </w:r>
      <w:r w:rsidRPr="00E73C09">
        <w:t xml:space="preserve"> </w:t>
      </w:r>
      <w:r w:rsidRPr="00E73C09">
        <w:rPr>
          <w:rFonts w:hint="eastAsia"/>
        </w:rPr>
        <w:t>设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z</m:t>
                </m:r>
              </m:den>
            </m:f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z</m:t>
                </m:r>
              </m:den>
            </m:f>
          </m:sup>
        </m:sSup>
        <m:r>
          <w:rPr>
            <w:rFonts w:ascii="Cambria Math" w:hAnsi="Cambria Math"/>
          </w:rPr>
          <m:t>-4</m:t>
        </m:r>
      </m:oMath>
    </w:p>
    <w:p w14:paraId="08E20983" w14:textId="77777777" w:rsidR="00E73C09" w:rsidRPr="00E73C09" w:rsidRDefault="00E73C09" w:rsidP="00E73C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z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z</m:t>
                </m:r>
              </m:den>
            </m:f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2</m:t>
                </m:r>
              </m:e>
            </m:func>
          </m:sup>
        </m:sSup>
        <m:r>
          <w:rPr>
            <w:rFonts w:ascii="Cambria Math" w:hAnsi="Cambria Math"/>
          </w:rPr>
          <m:t>=2</m:t>
        </m:r>
      </m:oMath>
      <w:r w:rsidRPr="00E73C09">
        <w:rPr>
          <w:rFonts w:hint="eastAsia"/>
        </w:rPr>
        <w:t>,</w:t>
      </w:r>
      <w:r w:rsidRPr="00E73C0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z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z</m:t>
                </m:r>
              </m:den>
            </m:f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2</m:t>
                </m:r>
              </m:e>
            </m:func>
          </m:sup>
        </m:sSup>
        <m:r>
          <w:rPr>
            <w:rFonts w:ascii="Cambria Math" w:hAnsi="Cambria Math"/>
          </w:rPr>
          <m:t>=2</m:t>
        </m:r>
      </m:oMath>
      <w:r w:rsidRPr="00E73C09">
        <w:rPr>
          <w:rFonts w:hint="eastAsia"/>
        </w:rPr>
        <w:t>,</w:t>
      </w:r>
      <w:r w:rsidRPr="00E73C0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z</m:t>
                </m:r>
              </m:den>
            </m:f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z</m:t>
                </m:r>
              </m:den>
            </m:f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=-4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2</m:t>
            </m:r>
          </m:e>
        </m:func>
      </m:oMath>
    </w:p>
    <w:p w14:paraId="62939C9D" w14:textId="77777777" w:rsidR="00E73C09" w:rsidRPr="00E73C09" w:rsidRDefault="00E73C09" w:rsidP="00E73C09">
      <w:r w:rsidRPr="00E73C09">
        <w:rPr>
          <w:rFonts w:hint="eastAsia"/>
        </w:rPr>
        <w:t>切平面:</w:t>
      </w:r>
      <w:r w:rsidRPr="00E73C09">
        <w:t xml:space="preserve"> </w:t>
      </w:r>
      <m:oMath>
        <m:r>
          <w:rPr>
            <w:rFonts w:ascii="Cambria Math" w:hAnsi="Cambria Math"/>
          </w:rPr>
          <m:t>x-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2</m:t>
            </m:r>
          </m:e>
        </m:func>
        <m:r>
          <w:rPr>
            <w:rFonts w:ascii="Cambria Math" w:hAnsi="Cambria Math"/>
          </w:rPr>
          <m:t>+y-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2</m:t>
            </m:r>
          </m:e>
        </m:func>
        <m:r>
          <w:rPr>
            <w:rFonts w:ascii="Cambria Math" w:hAnsi="Cambria Math"/>
          </w:rPr>
          <m:t>-2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z-1</m:t>
                </m:r>
              </m:e>
            </m:d>
          </m:e>
        </m:func>
        <m:r>
          <w:rPr>
            <w:rFonts w:ascii="Cambria Math" w:hAnsi="Cambria Math"/>
          </w:rPr>
          <m:t>=0</m:t>
        </m:r>
      </m:oMath>
      <w:r w:rsidRPr="00E73C09">
        <w:rPr>
          <w:rFonts w:hint="eastAsia"/>
        </w:rPr>
        <w:t xml:space="preserve"> </w:t>
      </w:r>
      <w:r w:rsidRPr="00E73C09">
        <w:t xml:space="preserve"> </w:t>
      </w:r>
    </w:p>
    <w:p w14:paraId="53EC0B73" w14:textId="77777777" w:rsidR="00E73C09" w:rsidRPr="00E73C09" w:rsidRDefault="00E73C09" w:rsidP="00E73C09">
      <w:r w:rsidRPr="00E73C09">
        <w:rPr>
          <w:rFonts w:hint="eastAsia"/>
        </w:rPr>
        <w:t xml:space="preserve"> </w:t>
      </w:r>
      <w:r w:rsidRPr="00E73C09">
        <w:t xml:space="preserve">      </w:t>
      </w:r>
      <m:oMath>
        <m:r>
          <w:rPr>
            <w:rFonts w:ascii="Cambria Math" w:hAnsi="Cambria Math"/>
          </w:rPr>
          <m:t>x+y-2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2z</m:t>
            </m:r>
          </m:e>
        </m:func>
        <m:r>
          <w:rPr>
            <w:rFonts w:ascii="Cambria Math" w:hAnsi="Cambria Math"/>
          </w:rPr>
          <m:t>=0</m:t>
        </m:r>
      </m:oMath>
    </w:p>
    <w:p w14:paraId="21802182" w14:textId="77777777" w:rsidR="00E73C09" w:rsidRPr="00E73C09" w:rsidRDefault="00E73C09" w:rsidP="00E73C09">
      <w:r w:rsidRPr="00E73C09">
        <w:rPr>
          <w:rFonts w:hint="eastAsia"/>
        </w:rPr>
        <w:t>法线:</w:t>
      </w:r>
      <w:r w:rsidRPr="00E73C09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2</m:t>
                </m:r>
              </m:e>
            </m:func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2</m:t>
                </m:r>
              </m:e>
            </m:func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z-1</m:t>
            </m:r>
          </m:num>
          <m:den>
            <m:r>
              <w:rPr>
                <w:rFonts w:ascii="Cambria Math" w:hAnsi="Cambria Math"/>
              </w:rPr>
              <m:t>-2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2</m:t>
                </m:r>
              </m:e>
            </m:func>
          </m:den>
        </m:f>
      </m:oMath>
    </w:p>
    <w:p w14:paraId="4B922CD3" w14:textId="77777777" w:rsidR="00E73C09" w:rsidRPr="00E73C09" w:rsidRDefault="00E73C09" w:rsidP="00E73C09"/>
    <w:p w14:paraId="41CE881F" w14:textId="77777777" w:rsidR="00E73C09" w:rsidRPr="00E73C09" w:rsidRDefault="00E73C09" w:rsidP="00E73C09">
      <w:r w:rsidRPr="00E73C09">
        <w:rPr>
          <w:rFonts w:hint="eastAsia"/>
        </w:rPr>
        <w:t>4</w:t>
      </w:r>
      <w:r w:rsidRPr="00E73C09">
        <w:t>.</w:t>
      </w:r>
      <w:r w:rsidRPr="00E73C09">
        <w:rPr>
          <w:rFonts w:hint="eastAsia"/>
        </w:rPr>
        <w:t>在全面</w:t>
      </w:r>
      <m:oMath>
        <m:r>
          <w:rPr>
            <w:rFonts w:ascii="Cambria Math" w:hAnsi="Cambria Math"/>
          </w:rPr>
          <m:t>z=xy</m:t>
        </m:r>
      </m:oMath>
      <w:r w:rsidRPr="00E73C09">
        <w:rPr>
          <w:rFonts w:hint="eastAsia"/>
        </w:rPr>
        <w:t>上求一点，使得该点的法线垂直于平面</w:t>
      </w:r>
      <m:oMath>
        <m:r>
          <w:rPr>
            <w:rFonts w:ascii="Cambria Math" w:hAnsi="Cambria Math"/>
          </w:rPr>
          <m:t>x+3y+z+9=0</m:t>
        </m:r>
      </m:oMath>
      <w:r w:rsidRPr="00E73C09">
        <w:rPr>
          <w:rFonts w:hint="eastAsia"/>
        </w:rPr>
        <w:t>,</w:t>
      </w:r>
      <w:r w:rsidRPr="00E73C09">
        <w:t xml:space="preserve"> </w:t>
      </w:r>
      <w:r w:rsidRPr="00E73C09">
        <w:rPr>
          <w:rFonts w:hint="eastAsia"/>
        </w:rPr>
        <w:t>并写出法线方程</w:t>
      </w:r>
    </w:p>
    <w:p w14:paraId="2B48F590" w14:textId="77777777" w:rsidR="00E73C09" w:rsidRPr="00E73C09" w:rsidRDefault="00E73C09" w:rsidP="00E73C09">
      <w:r w:rsidRPr="00E73C09">
        <w:rPr>
          <w:rFonts w:hint="eastAsia"/>
        </w:rPr>
        <w:t>设该点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  F=xy-z</m:t>
        </m:r>
      </m:oMath>
    </w:p>
    <w:p w14:paraId="29016929" w14:textId="77777777" w:rsidR="00E73C09" w:rsidRPr="00E73C09" w:rsidRDefault="00E73C09" w:rsidP="00E73C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73C09">
        <w:rPr>
          <w:rFonts w:hint="eastAsia"/>
        </w:rPr>
        <w:t>,</w:t>
      </w:r>
      <w:r w:rsidRPr="00E73C0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73C09">
        <w:rPr>
          <w:rFonts w:hint="eastAsia"/>
        </w:rPr>
        <w:t>,</w:t>
      </w:r>
      <w:r w:rsidRPr="00E73C0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=-1</m:t>
        </m:r>
      </m:oMath>
    </w:p>
    <w:p w14:paraId="362C0730" w14:textId="77777777" w:rsidR="00E73C09" w:rsidRPr="00E73C09" w:rsidRDefault="00E73C09" w:rsidP="00E73C09"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,-1</m:t>
              </m:r>
            </m:e>
          </m:d>
          <m:r>
            <w:rPr>
              <w:rFonts w:ascii="Cambria Math" w:hAnsi="Cambria Math"/>
            </w:rPr>
            <m:t>//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1,3,1</m:t>
              </m:r>
            </m:e>
          </m:d>
        </m:oMath>
      </m:oMathPara>
    </w:p>
    <w:p w14:paraId="521C863E" w14:textId="77777777" w:rsidR="00E73C09" w:rsidRPr="00E73C09" w:rsidRDefault="00E73C09" w:rsidP="00E73C0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=-3,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=-1</m:t>
          </m:r>
        </m:oMath>
      </m:oMathPara>
    </w:p>
    <w:p w14:paraId="2B56CF24" w14:textId="77777777" w:rsidR="00E73C09" w:rsidRPr="00E73C09" w:rsidRDefault="00E73C09" w:rsidP="00E73C09">
      <w:r w:rsidRPr="00E73C09">
        <w:rPr>
          <w:rFonts w:hint="eastAsia"/>
        </w:rPr>
        <w:t>该点为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-3,-1,3</m:t>
            </m:r>
          </m:e>
        </m:d>
      </m:oMath>
    </w:p>
    <w:p w14:paraId="3C557105" w14:textId="77777777" w:rsidR="00E73C09" w:rsidRPr="00E73C09" w:rsidRDefault="00E73C09" w:rsidP="00E73C09">
      <w:r w:rsidRPr="00E73C09">
        <w:rPr>
          <w:rFonts w:hint="eastAsia"/>
        </w:rPr>
        <w:t>法线:</w:t>
      </w:r>
      <w:r w:rsidRPr="00E73C09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x+3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y+1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z-3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</m:oMath>
    </w:p>
    <w:p w14:paraId="34DD9799" w14:textId="77777777" w:rsidR="00E73C09" w:rsidRPr="00E73C09" w:rsidRDefault="00E73C09" w:rsidP="00E73C09"/>
    <w:p w14:paraId="340D86B3" w14:textId="77777777" w:rsidR="00E73C09" w:rsidRPr="00E73C09" w:rsidRDefault="00E73C09" w:rsidP="00E73C09">
      <w:r w:rsidRPr="00E73C09">
        <w:rPr>
          <w:rFonts w:hint="eastAsia"/>
        </w:rPr>
        <w:t>5</w:t>
      </w:r>
      <w:r w:rsidRPr="00E73C09">
        <w:t>.</w:t>
      </w:r>
      <w:r w:rsidRPr="00E73C09">
        <w:rPr>
          <w:rFonts w:hint="eastAsia"/>
        </w:rPr>
        <w:t>证明曲面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y</m:t>
            </m:r>
          </m:e>
        </m:ra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  <w:r w:rsidRPr="00E73C09">
        <w:rPr>
          <w:rFonts w:hint="eastAsia"/>
        </w:rPr>
        <w:t>上任何点处的切平面在各坐标轴上的截距之和为a</w:t>
      </w:r>
    </w:p>
    <w:p w14:paraId="05F54AC3" w14:textId="77777777" w:rsidR="00E73C09" w:rsidRPr="00E73C09" w:rsidRDefault="00E73C09" w:rsidP="00E73C09">
      <w:r w:rsidRPr="00E73C09">
        <w:rPr>
          <w:rFonts w:hint="eastAsia"/>
        </w:rPr>
        <w:t>证明：设点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  F=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y</m:t>
            </m:r>
          </m:e>
        </m:rad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z</m:t>
            </m:r>
          </m:e>
        </m:rad>
        <m: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</m:e>
        </m:rad>
      </m:oMath>
    </w:p>
    <w:p w14:paraId="2E41C420" w14:textId="77777777" w:rsidR="00E73C09" w:rsidRPr="00E73C09" w:rsidRDefault="00E73C09" w:rsidP="00E73C0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 xml:space="preserve"> 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</w:rPr>
            <m:t xml:space="preserve">  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rad>
            </m:den>
          </m:f>
        </m:oMath>
      </m:oMathPara>
    </w:p>
    <w:p w14:paraId="2C0DDCB0" w14:textId="77777777" w:rsidR="00E73C09" w:rsidRPr="00E73C09" w:rsidRDefault="00E73C09" w:rsidP="00E73C09"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rad>
                </m:den>
              </m:f>
              <m:r>
                <w:rPr>
                  <w:rFonts w:ascii="Cambria Math" w:hAnsi="Cambria Math"/>
                </w:rPr>
                <m:t xml:space="preserve"> 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rad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rad>
                </m:den>
              </m:f>
            </m:e>
          </m:d>
        </m:oMath>
      </m:oMathPara>
    </w:p>
    <w:p w14:paraId="2AD81658" w14:textId="77777777" w:rsidR="00E73C09" w:rsidRPr="00E73C09" w:rsidRDefault="00E73C09" w:rsidP="00E73C09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E73C09">
        <w:rPr>
          <w:rFonts w:hint="eastAsia"/>
        </w:rPr>
        <w:t>+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</w:p>
    <w:p w14:paraId="3EDDEF9B" w14:textId="77777777" w:rsidR="00E73C09" w:rsidRPr="00E73C09" w:rsidRDefault="00E73C09" w:rsidP="00E73C09">
      <w:r w:rsidRPr="00E73C09">
        <w:rPr>
          <w:rFonts w:hint="eastAsia"/>
        </w:rPr>
        <w:t>令</w:t>
      </w:r>
      <m:oMath>
        <m:r>
          <w:rPr>
            <w:rFonts w:ascii="Cambria Math" w:hAnsi="Cambria Math"/>
          </w:rPr>
          <m:t>x=y=0</m:t>
        </m:r>
      </m:oMath>
      <w:r w:rsidRPr="00E73C09">
        <w:rPr>
          <w:rFonts w:hint="eastAsia"/>
        </w:rPr>
        <w:t xml:space="preserve"> </w:t>
      </w:r>
      <w:r w:rsidRPr="00E73C09">
        <w:t xml:space="preserve">  </w:t>
      </w:r>
      <m:oMath>
        <m:r>
          <m:rPr>
            <m:sty m:val="p"/>
          </m:rP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rad>
        <m: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33DEBA4" w14:textId="77777777" w:rsidR="00E73C09" w:rsidRPr="00E73C09" w:rsidRDefault="00E73C09" w:rsidP="00E73C09">
      <w:r w:rsidRPr="00E73C09">
        <w:rPr>
          <w:rFonts w:hint="eastAsia"/>
        </w:rPr>
        <w:t xml:space="preserve"> </w:t>
      </w:r>
      <w:r w:rsidRPr="00E73C09">
        <w:t xml:space="preserve">           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rad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e>
        </m:d>
      </m:oMath>
    </w:p>
    <w:p w14:paraId="5985E6B7" w14:textId="77777777" w:rsidR="00E73C09" w:rsidRPr="00E73C09" w:rsidRDefault="00E73C09" w:rsidP="00E73C09">
      <w:r w:rsidRPr="00E73C09">
        <w:rPr>
          <w:rFonts w:hint="eastAsia"/>
        </w:rPr>
        <w:t>令</w:t>
      </w:r>
      <m:oMath>
        <m:r>
          <w:rPr>
            <w:rFonts w:ascii="Cambria Math" w:hAnsi="Cambria Math"/>
          </w:rPr>
          <m:t>x=z=0</m:t>
        </m:r>
      </m:oMath>
      <w:r w:rsidRPr="00E73C09">
        <w:rPr>
          <w:rFonts w:hint="eastAsia"/>
        </w:rPr>
        <w:t xml:space="preserve"> </w:t>
      </w:r>
      <w:r w:rsidRPr="00E73C09"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rad>
        <m: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0F0E927" w14:textId="77777777" w:rsidR="00E73C09" w:rsidRPr="00E73C09" w:rsidRDefault="00E73C09" w:rsidP="00E73C09">
      <w:r w:rsidRPr="00E73C09">
        <w:rPr>
          <w:rFonts w:hint="eastAsia"/>
        </w:rPr>
        <w:t xml:space="preserve"> </w:t>
      </w:r>
      <w:r w:rsidRPr="00E73C09">
        <w:t xml:space="preserve">           </w:t>
      </w:r>
      <m:oMath>
        <m:r>
          <m:rPr>
            <m:sty m:val="p"/>
          </m:rPr>
          <w:rPr>
            <w:rFonts w:ascii="Cambria Math" w:hAnsi="Cambria Math"/>
          </w:rPr>
          <m:t xml:space="preserve">   </m:t>
        </m:r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rad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e>
        </m:d>
      </m:oMath>
    </w:p>
    <w:p w14:paraId="352D3B82" w14:textId="77777777" w:rsidR="00E73C09" w:rsidRPr="00E73C09" w:rsidRDefault="00E73C09" w:rsidP="00E73C09">
      <w:r w:rsidRPr="00E73C09">
        <w:rPr>
          <w:rFonts w:hint="eastAsia"/>
        </w:rPr>
        <w:t>令</w:t>
      </w:r>
      <m:oMath>
        <m:r>
          <w:rPr>
            <w:rFonts w:ascii="Cambria Math" w:hAnsi="Cambria Math"/>
          </w:rPr>
          <m:t>y=z=0</m:t>
        </m:r>
      </m:oMath>
      <w:r w:rsidRPr="00E73C09">
        <w:rPr>
          <w:rFonts w:hint="eastAsia"/>
        </w:rPr>
        <w:t xml:space="preserve"> </w:t>
      </w:r>
      <w:r w:rsidRPr="00E73C09">
        <w:t xml:space="preserve"> 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rad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rad>
          </m:e>
        </m:d>
      </m:oMath>
    </w:p>
    <w:p w14:paraId="2350C8DD" w14:textId="77777777" w:rsidR="00E73C09" w:rsidRPr="00E73C09" w:rsidRDefault="00E73C09" w:rsidP="00E73C09">
      <m:oMathPara>
        <m:oMathParaPr>
          <m:jc m:val="left"/>
        </m:oMathParaPr>
        <m:oMath>
          <m:r>
            <w:rPr>
              <w:rFonts w:ascii="Cambria Math" w:hAnsi="Cambria Math"/>
            </w:rPr>
            <m:t>x+y+z=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rad>
          <m:r>
            <w:rPr>
              <w:rFonts w:ascii="Cambria Math" w:hAnsi="Cambria Math"/>
            </w:rPr>
            <m:t>+2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rad>
          <m:r>
            <w:rPr>
              <w:rFonts w:ascii="Cambria Math" w:hAnsi="Cambria Math"/>
            </w:rPr>
            <m:t>+2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rad>
        </m:oMath>
      </m:oMathPara>
    </w:p>
    <w:p w14:paraId="6D369512" w14:textId="77777777" w:rsidR="00E73C09" w:rsidRPr="00E73C09" w:rsidRDefault="00E73C09" w:rsidP="00E73C09">
      <w:r w:rsidRPr="00E73C09">
        <w:rPr>
          <w:rFonts w:hint="eastAsia"/>
        </w:rPr>
        <w:t xml:space="preserve"> </w:t>
      </w:r>
      <w:r w:rsidRPr="00E73C09">
        <w:t xml:space="preserve">      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ra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rad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ra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=a</m:t>
        </m:r>
      </m:oMath>
    </w:p>
    <w:p w14:paraId="6201C05F" w14:textId="77777777" w:rsidR="00E73C09" w:rsidRPr="00E73C09" w:rsidRDefault="00E73C09" w:rsidP="00E73C09"/>
    <w:p w14:paraId="783DE33C" w14:textId="77777777" w:rsidR="00E73C09" w:rsidRPr="00E73C09" w:rsidRDefault="00E73C09" w:rsidP="00E73C09">
      <w:r w:rsidRPr="00E73C09">
        <w:rPr>
          <w:rFonts w:hint="eastAsia"/>
        </w:rPr>
        <w:t>6</w:t>
      </w:r>
      <w:r w:rsidRPr="00E73C09">
        <w:t>.</w:t>
      </w:r>
      <w:r w:rsidRPr="00E73C09">
        <w:rPr>
          <w:rFonts w:hint="eastAsia"/>
        </w:rPr>
        <w:t>证明曲面</w:t>
      </w:r>
      <m:oMath>
        <m:r>
          <w:rPr>
            <w:rFonts w:ascii="Cambria Math" w:hAnsi="Cambria Math"/>
          </w:rPr>
          <m:t>z=xf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 w:rsidRPr="00E73C09">
        <w:rPr>
          <w:rFonts w:hint="eastAsia"/>
        </w:rPr>
        <w:t>上任一点处的切平面均经过原点</w:t>
      </w:r>
    </w:p>
    <w:p w14:paraId="7943761F" w14:textId="77777777" w:rsidR="00E73C09" w:rsidRPr="00E73C09" w:rsidRDefault="00E73C09" w:rsidP="00E73C09">
      <w:r w:rsidRPr="00E73C09">
        <w:rPr>
          <w:rFonts w:hint="eastAsia"/>
        </w:rPr>
        <w:t>设：点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E73C09">
        <w:rPr>
          <w:rFonts w:hint="eastAsia"/>
        </w:rPr>
        <w:t xml:space="preserve"> </w:t>
      </w:r>
      <w:r w:rsidRPr="00E73C09">
        <w:t xml:space="preserve">  </w:t>
      </w:r>
      <m:oMath>
        <m:r>
          <w:rPr>
            <w:rFonts w:ascii="Cambria Math" w:hAnsi="Cambria Math"/>
          </w:rPr>
          <m:t xml:space="preserve">  F=xf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-z</m:t>
        </m:r>
      </m:oMath>
    </w:p>
    <w:p w14:paraId="2C1770E2" w14:textId="77777777" w:rsidR="00E73C09" w:rsidRPr="00E73C09" w:rsidRDefault="00E73C09" w:rsidP="00E73C0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=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</m:oMath>
      </m:oMathPara>
    </w:p>
    <w:p w14:paraId="1A525E0D" w14:textId="77777777" w:rsidR="00E73C09" w:rsidRPr="00E73C09" w:rsidRDefault="00E73C09" w:rsidP="00E73C0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</m:oMath>
      </m:oMathPara>
    </w:p>
    <w:p w14:paraId="64EEEB4B" w14:textId="77777777" w:rsidR="00E73C09" w:rsidRPr="00E73C09" w:rsidRDefault="00E73C09" w:rsidP="00E73C0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</m:oMath>
      </m:oMathPara>
    </w:p>
    <w:p w14:paraId="3CC57C88" w14:textId="77777777" w:rsidR="00E73C09" w:rsidRPr="00E73C09" w:rsidRDefault="00E73C09" w:rsidP="00E73C09"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7F47308A" w14:textId="77777777" w:rsidR="00E73C09" w:rsidRPr="00E73C09" w:rsidRDefault="00E73C09" w:rsidP="00E73C09">
      <w:r w:rsidRPr="00E73C09">
        <w:rPr>
          <w:rFonts w:hint="eastAsia"/>
        </w:rPr>
        <w:t>令</w:t>
      </w:r>
      <m:oMath>
        <m:r>
          <w:rPr>
            <w:rFonts w:ascii="Cambria Math" w:hAnsi="Cambria Math"/>
          </w:rPr>
          <m:t>x=y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z=0</m:t>
        </m:r>
      </m:oMath>
    </w:p>
    <w:p w14:paraId="691E14BE" w14:textId="77777777" w:rsidR="00E73C09" w:rsidRPr="00E73C09" w:rsidRDefault="00E73C09" w:rsidP="00E73C09">
      <w:r w:rsidRPr="00E73C09">
        <w:rPr>
          <w:rFonts w:hint="eastAsia"/>
        </w:rPr>
        <w:t>则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420EAB8B" w14:textId="77777777" w:rsidR="00E73C09" w:rsidRPr="00E73C09" w:rsidRDefault="00E73C09" w:rsidP="00E73C09">
      <m:oMathPara>
        <m:oMathParaPr>
          <m:jc m:val="left"/>
        </m:oMathParaPr>
        <m:oMath>
          <m:r>
            <w:rPr>
              <w:rFonts w:ascii="Cambria Math" w:hAnsi="Cambria Math"/>
            </w:rPr>
            <m:t>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7D7CA43" w14:textId="77777777" w:rsidR="00E73C09" w:rsidRPr="00E73C09" w:rsidRDefault="00E73C09" w:rsidP="00E73C09">
      <m:oMathPara>
        <m:oMathParaPr>
          <m:jc m:val="left"/>
        </m:oMathParaPr>
        <m:oMath>
          <m:r>
            <w:rPr>
              <w:rFonts w:ascii="Cambria Math" w:hAnsi="Cambria Math"/>
            </w:rPr>
            <m:t>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d>
        </m:oMath>
      </m:oMathPara>
    </w:p>
    <w:p w14:paraId="3C775338" w14:textId="77777777" w:rsidR="00E73C09" w:rsidRPr="00E73C09" w:rsidRDefault="00E73C09" w:rsidP="00E73C09">
      <m:oMathPara>
        <m:oMathParaPr>
          <m:jc m:val="left"/>
        </m:oMathParaPr>
        <m:oMath>
          <m:r>
            <w:rPr>
              <w:rFonts w:ascii="Cambria Math" w:hAnsi="Cambria Math"/>
            </w:rPr>
            <m:t>=0</m:t>
          </m:r>
        </m:oMath>
      </m:oMathPara>
    </w:p>
    <w:p w14:paraId="76BEFD5B" w14:textId="524B5B8C" w:rsidR="00E73C09" w:rsidRDefault="00E73C09" w:rsidP="00C35CC3">
      <w:pPr>
        <w:jc w:val="left"/>
        <w:rPr>
          <w:sz w:val="28"/>
          <w:szCs w:val="32"/>
        </w:rPr>
      </w:pPr>
    </w:p>
    <w:p w14:paraId="3003F2FD" w14:textId="228D9852" w:rsidR="00E73C09" w:rsidRDefault="00E73C09" w:rsidP="00C35CC3">
      <w:pPr>
        <w:jc w:val="left"/>
        <w:rPr>
          <w:sz w:val="28"/>
          <w:szCs w:val="32"/>
        </w:rPr>
      </w:pPr>
    </w:p>
    <w:p w14:paraId="6AA7CD4D" w14:textId="77777777" w:rsidR="005F6C65" w:rsidRDefault="005F6C65" w:rsidP="005F6C65">
      <w:pPr>
        <w:spacing w:line="300" w:lineRule="auto"/>
        <w:jc w:val="center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7.方向导数与梯度</w:t>
      </w:r>
    </w:p>
    <w:p w14:paraId="427C063F" w14:textId="77777777" w:rsidR="005F6C65" w:rsidRDefault="005F6C65" w:rsidP="00D046E4">
      <w:pPr>
        <w:numPr>
          <w:ilvl w:val="0"/>
          <w:numId w:val="51"/>
        </w:numPr>
        <w:spacing w:line="300" w:lineRule="auto"/>
        <w:jc w:val="left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求函数</w:t>
      </w:r>
      <w:r>
        <w:rPr>
          <w:rFonts w:asciiTheme="minorEastAsia" w:hAnsiTheme="minorEastAsia" w:cstheme="minorEastAsia" w:hint="eastAsia"/>
          <w:position w:val="-10"/>
        </w:rPr>
        <w:object w:dxaOrig="792" w:dyaOrig="264" w14:anchorId="11C83C15">
          <v:shape id="_x0000_i1306" type="#_x0000_t75" style="width:39.5pt;height:13.35pt" o:ole="">
            <v:imagedata r:id="rId224" o:title=""/>
          </v:shape>
          <o:OLEObject Type="Embed" ProgID="Equation.KSEE3" ShapeID="_x0000_i1306" DrawAspect="Content" ObjectID="_1654736874" r:id="rId225"/>
        </w:object>
      </w:r>
      <w:r>
        <w:rPr>
          <w:rFonts w:asciiTheme="minorEastAsia" w:hAnsiTheme="minorEastAsia" w:cstheme="minorEastAsia" w:hint="eastAsia"/>
        </w:rPr>
        <w:t xml:space="preserve">在M(1,1,1)处的梯度以及沿{2,-1,3}的方向导数. </w:t>
      </w:r>
    </w:p>
    <w:p w14:paraId="2B0881B8" w14:textId="77777777" w:rsidR="005F6C65" w:rsidRDefault="005F6C65" w:rsidP="005F6C65">
      <w:pPr>
        <w:spacing w:line="300" w:lineRule="auto"/>
        <w:jc w:val="left"/>
        <w:rPr>
          <w:rFonts w:asciiTheme="minorEastAsia" w:hAnsiTheme="minorEastAsia" w:cstheme="minorEastAsia" w:hint="eastAsia"/>
        </w:rPr>
      </w:pPr>
    </w:p>
    <w:p w14:paraId="006539BA" w14:textId="77777777" w:rsidR="005F6C65" w:rsidRDefault="005F6C65" w:rsidP="005F6C65">
      <w:pPr>
        <w:spacing w:line="300" w:lineRule="auto"/>
        <w:jc w:val="left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解：</w:t>
      </w:r>
    </w:p>
    <w:p w14:paraId="46644BCB" w14:textId="77777777" w:rsidR="005F6C65" w:rsidRDefault="005F6C65" w:rsidP="005F6C65">
      <w:pPr>
        <w:spacing w:line="300" w:lineRule="auto"/>
        <w:jc w:val="left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  <w:position w:val="-30"/>
        </w:rPr>
        <w:object w:dxaOrig="2640" w:dyaOrig="720" w14:anchorId="49B5A734">
          <v:shape id="_x0000_i1307" type="#_x0000_t75" style="width:131.8pt;height:36pt" o:ole="">
            <v:imagedata r:id="rId226" o:title=""/>
          </v:shape>
          <o:OLEObject Type="Embed" ProgID="Equation.KSEE3" ShapeID="_x0000_i1307" DrawAspect="Content" ObjectID="_1654736875" r:id="rId227"/>
        </w:object>
      </w:r>
      <w:r>
        <w:rPr>
          <w:rFonts w:asciiTheme="minorEastAsia" w:hAnsiTheme="minorEastAsia" w:cstheme="minorEastAsia" w:hint="eastAsia"/>
          <w:position w:val="-30"/>
        </w:rPr>
        <w:t xml:space="preserve">, </w:t>
      </w:r>
      <w:r>
        <w:rPr>
          <w:rFonts w:asciiTheme="minorEastAsia" w:hAnsiTheme="minorEastAsia" w:cstheme="minorEastAsia" w:hint="eastAsia"/>
          <w:position w:val="-28"/>
        </w:rPr>
        <w:object w:dxaOrig="2496" w:dyaOrig="660" w14:anchorId="58DC4ADC">
          <v:shape id="_x0000_i1308" type="#_x0000_t75" style="width:124.85pt;height:33.1pt" o:ole="">
            <v:imagedata r:id="rId228" o:title=""/>
          </v:shape>
          <o:OLEObject Type="Embed" ProgID="Equation.KSEE3" ShapeID="_x0000_i1308" DrawAspect="Content" ObjectID="_1654736876" r:id="rId229"/>
        </w:object>
      </w:r>
      <w:r>
        <w:rPr>
          <w:rFonts w:asciiTheme="minorEastAsia" w:hAnsiTheme="minorEastAsia" w:cstheme="minorEastAsia" w:hint="eastAsia"/>
          <w:position w:val="-28"/>
        </w:rPr>
        <w:t xml:space="preserve">, </w:t>
      </w:r>
      <w:r>
        <w:rPr>
          <w:rFonts w:asciiTheme="minorEastAsia" w:hAnsiTheme="minorEastAsia" w:cstheme="minorEastAsia" w:hint="eastAsia"/>
          <w:position w:val="-14"/>
        </w:rPr>
        <w:object w:dxaOrig="1824" w:dyaOrig="408" w14:anchorId="1630B304">
          <v:shape id="_x0000_i1309" type="#_x0000_t75" style="width:91.15pt;height:20.3pt" o:ole="">
            <v:imagedata r:id="rId230" o:title=""/>
          </v:shape>
          <o:OLEObject Type="Embed" ProgID="Equation.KSEE3" ShapeID="_x0000_i1309" DrawAspect="Content" ObjectID="_1654736877" r:id="rId231"/>
        </w:object>
      </w:r>
      <w:r>
        <w:rPr>
          <w:rFonts w:asciiTheme="minorEastAsia" w:hAnsiTheme="minorEastAsia" w:cstheme="minorEastAsia" w:hint="eastAsia"/>
          <w:position w:val="-14"/>
        </w:rPr>
        <w:t xml:space="preserve">, </w:t>
      </w:r>
    </w:p>
    <w:p w14:paraId="10BC7F92" w14:textId="77777777" w:rsidR="005F6C65" w:rsidRDefault="005F6C65" w:rsidP="005F6C65">
      <w:pPr>
        <w:spacing w:line="300" w:lineRule="auto"/>
        <w:jc w:val="left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  <w:position w:val="-30"/>
        </w:rPr>
        <w:object w:dxaOrig="3528" w:dyaOrig="720" w14:anchorId="655052CE">
          <v:shape id="_x0000_i1310" type="#_x0000_t75" style="width:176.5pt;height:36pt" o:ole="">
            <v:imagedata r:id="rId232" o:title=""/>
          </v:shape>
          <o:OLEObject Type="Embed" ProgID="Equation.KSEE3" ShapeID="_x0000_i1310" DrawAspect="Content" ObjectID="_1654736878" r:id="rId233"/>
        </w:object>
      </w:r>
      <w:r>
        <w:rPr>
          <w:rFonts w:asciiTheme="minorEastAsia" w:hAnsiTheme="minorEastAsia" w:cstheme="minorEastAsia" w:hint="eastAsia"/>
          <w:position w:val="-30"/>
        </w:rPr>
        <w:t xml:space="preserve">, </w:t>
      </w:r>
      <w:r>
        <w:rPr>
          <w:rFonts w:asciiTheme="minorEastAsia" w:hAnsiTheme="minorEastAsia" w:cstheme="minorEastAsia" w:hint="eastAsia"/>
          <w:position w:val="-28"/>
        </w:rPr>
        <w:object w:dxaOrig="4008" w:dyaOrig="660" w14:anchorId="55858512">
          <v:shape id="_x0000_i1311" type="#_x0000_t75" style="width:200.3pt;height:33.1pt" o:ole="">
            <v:imagedata r:id="rId234" o:title=""/>
          </v:shape>
          <o:OLEObject Type="Embed" ProgID="Equation.KSEE3" ShapeID="_x0000_i1311" DrawAspect="Content" ObjectID="_1654736879" r:id="rId235"/>
        </w:object>
      </w:r>
    </w:p>
    <w:p w14:paraId="2A76B737" w14:textId="77777777" w:rsidR="005F6C65" w:rsidRDefault="005F6C65" w:rsidP="00D046E4">
      <w:pPr>
        <w:numPr>
          <w:ilvl w:val="0"/>
          <w:numId w:val="51"/>
        </w:numPr>
        <w:spacing w:line="300" w:lineRule="auto"/>
        <w:jc w:val="left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求函数</w:t>
      </w:r>
      <w:r>
        <w:rPr>
          <w:rFonts w:asciiTheme="minorEastAsia" w:hAnsiTheme="minorEastAsia" w:cstheme="minorEastAsia" w:hint="eastAsia"/>
          <w:position w:val="-32"/>
        </w:rPr>
        <w:object w:dxaOrig="1728" w:dyaOrig="768" w14:anchorId="7E4EF461">
          <v:shape id="_x0000_i1312" type="#_x0000_t75" style="width:86.5pt;height:38.3pt" o:ole="">
            <v:imagedata r:id="rId236" o:title=""/>
          </v:shape>
          <o:OLEObject Type="Embed" ProgID="Equation.KSEE3" ShapeID="_x0000_i1312" DrawAspect="Content" ObjectID="_1654736880" r:id="rId237"/>
        </w:object>
      </w:r>
      <w:r>
        <w:rPr>
          <w:rFonts w:asciiTheme="minorEastAsia" w:hAnsiTheme="minorEastAsia" w:cstheme="minorEastAsia" w:hint="eastAsia"/>
        </w:rPr>
        <w:t>在点</w:t>
      </w:r>
      <w:r>
        <w:rPr>
          <w:rFonts w:asciiTheme="minorEastAsia" w:hAnsiTheme="minorEastAsia" w:cstheme="minorEastAsia" w:hint="eastAsia"/>
          <w:position w:val="-30"/>
        </w:rPr>
        <w:object w:dxaOrig="1104" w:dyaOrig="720" w14:anchorId="36021C35">
          <v:shape id="_x0000_i1313" type="#_x0000_t75" style="width:55.15pt;height:36pt" o:ole="">
            <v:imagedata r:id="rId238" o:title=""/>
          </v:shape>
          <o:OLEObject Type="Embed" ProgID="Equation.KSEE3" ShapeID="_x0000_i1313" DrawAspect="Content" ObjectID="_1654736881" r:id="rId239"/>
        </w:object>
      </w:r>
      <w:r>
        <w:rPr>
          <w:rFonts w:asciiTheme="minorEastAsia" w:hAnsiTheme="minorEastAsia" w:cstheme="minorEastAsia" w:hint="eastAsia"/>
        </w:rPr>
        <w:t>处沿曲线</w:t>
      </w:r>
      <w:r>
        <w:rPr>
          <w:rFonts w:asciiTheme="minorEastAsia" w:hAnsiTheme="minorEastAsia" w:cstheme="minorEastAsia" w:hint="eastAsia"/>
          <w:position w:val="-24"/>
        </w:rPr>
        <w:object w:dxaOrig="1164" w:dyaOrig="660" w14:anchorId="0A00F78C">
          <v:shape id="_x0000_i1314" type="#_x0000_t75" style="width:58.05pt;height:33.1pt" o:ole="">
            <v:imagedata r:id="rId240" o:title=""/>
          </v:shape>
          <o:OLEObject Type="Embed" ProgID="Equation.KSEE3" ShapeID="_x0000_i1314" DrawAspect="Content" ObjectID="_1654736882" r:id="rId241"/>
        </w:object>
      </w:r>
      <w:r>
        <w:rPr>
          <w:rFonts w:asciiTheme="minorEastAsia" w:hAnsiTheme="minorEastAsia" w:cstheme="minorEastAsia" w:hint="eastAsia"/>
        </w:rPr>
        <w:t xml:space="preserve">在该点的内发线方向的方向导数. </w:t>
      </w:r>
    </w:p>
    <w:p w14:paraId="275F9525" w14:textId="77777777" w:rsidR="005F6C65" w:rsidRDefault="005F6C65" w:rsidP="005F6C65">
      <w:pPr>
        <w:spacing w:line="300" w:lineRule="auto"/>
        <w:jc w:val="left"/>
        <w:rPr>
          <w:rFonts w:asciiTheme="minorEastAsia" w:hAnsiTheme="minorEastAsia" w:cstheme="minorEastAsia" w:hint="eastAsia"/>
        </w:rPr>
      </w:pPr>
    </w:p>
    <w:p w14:paraId="18E96FF4" w14:textId="77777777" w:rsidR="005F6C65" w:rsidRDefault="005F6C65" w:rsidP="005F6C65">
      <w:pPr>
        <w:spacing w:line="300" w:lineRule="auto"/>
        <w:jc w:val="left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解：</w:t>
      </w:r>
    </w:p>
    <w:p w14:paraId="4E78B05E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Theme="minorEastAsia" w:hAnsiTheme="minorEastAsia" w:cstheme="minorEastAsia" w:hint="eastAsia"/>
          <w:position w:val="-24"/>
        </w:rPr>
        <w:object w:dxaOrig="5352" w:dyaOrig="660" w14:anchorId="6225649D">
          <v:shape id="_x0000_i1315" type="#_x0000_t75" style="width:267.7pt;height:33.1pt" o:ole="">
            <v:imagedata r:id="rId242" o:title=""/>
          </v:shape>
          <o:OLEObject Type="Embed" ProgID="Equation.KSEE3" ShapeID="_x0000_i1315" DrawAspect="Content" ObjectID="_1654736883" r:id="rId243"/>
        </w:object>
      </w:r>
      <w:r>
        <w:rPr>
          <w:rFonts w:asciiTheme="minorEastAsia" w:hAnsiTheme="minorEastAsia" w:cstheme="minorEastAsia" w:hint="eastAsia"/>
          <w:position w:val="-24"/>
        </w:rPr>
        <w:object w:dxaOrig="1632" w:dyaOrig="624" w14:anchorId="4F91C210">
          <v:shape id="_x0000_i1316" type="#_x0000_t75" style="width:81.85pt;height:31.35pt" o:ole="">
            <v:imagedata r:id="rId244" o:title=""/>
          </v:shape>
          <o:OLEObject Type="Embed" ProgID="Equation.KSEE3" ShapeID="_x0000_i1316" DrawAspect="Content" ObjectID="_1654736884" r:id="rId245"/>
        </w:object>
      </w:r>
      <w:r>
        <w:rPr>
          <w:rFonts w:asciiTheme="minorEastAsia" w:hAnsiTheme="minorEastAsia" w:cstheme="minorEastAsia" w:hint="eastAsia"/>
        </w:rPr>
        <w:t xml:space="preserve">. </w:t>
      </w:r>
      <w:r>
        <w:rPr>
          <w:rFonts w:asciiTheme="minorEastAsia" w:hAnsiTheme="minorEastAsia" w:cstheme="minorEastAsia" w:hint="eastAsia"/>
          <w:position w:val="-38"/>
        </w:rPr>
        <w:object w:dxaOrig="3696" w:dyaOrig="888" w14:anchorId="25CEB04A">
          <v:shape id="_x0000_i1317" type="#_x0000_t75" style="width:184.65pt;height:44.15pt" o:ole="">
            <v:imagedata r:id="rId246" o:title=""/>
          </v:shape>
          <o:OLEObject Type="Embed" ProgID="Equation.KSEE3" ShapeID="_x0000_i1317" DrawAspect="Content" ObjectID="_1654736885" r:id="rId247"/>
        </w:object>
      </w:r>
      <w:r>
        <w:rPr>
          <w:rFonts w:asciiTheme="minorEastAsia" w:hAnsiTheme="minorEastAsia" w:cstheme="minorEastAsia" w:hint="eastAsia"/>
          <w:position w:val="-38"/>
        </w:rPr>
        <w:t xml:space="preserve">, </w:t>
      </w:r>
      <w:r>
        <w:rPr>
          <w:rFonts w:asciiTheme="minorEastAsia" w:hAnsiTheme="minorEastAsia" w:cstheme="minorEastAsia" w:hint="eastAsia"/>
        </w:rPr>
        <w:t>法线斜率为</w:t>
      </w:r>
      <w:r>
        <w:rPr>
          <w:rFonts w:asciiTheme="minorEastAsia" w:hAnsiTheme="minorEastAsia" w:cstheme="minorEastAsia" w:hint="eastAsia"/>
          <w:position w:val="-24"/>
        </w:rPr>
        <w:object w:dxaOrig="1248" w:dyaOrig="624" w14:anchorId="054DBD82">
          <v:shape id="_x0000_i1318" type="#_x0000_t75" style="width:62.15pt;height:31.35pt" o:ole="">
            <v:imagedata r:id="rId248" o:title=""/>
          </v:shape>
          <o:OLEObject Type="Embed" ProgID="Equation.KSEE3" ShapeID="_x0000_i1318" DrawAspect="Content" ObjectID="_1654736886" r:id="rId249"/>
        </w:object>
      </w:r>
      <w:r>
        <w:rPr>
          <w:rFonts w:asciiTheme="minorEastAsia" w:hAnsiTheme="minorEastAsia" w:cstheme="minorEastAsia" w:hint="eastAsia"/>
          <w:position w:val="-24"/>
        </w:rPr>
        <w:t xml:space="preserve">, </w:t>
      </w:r>
      <w:r>
        <w:rPr>
          <w:rFonts w:asciiTheme="minorEastAsia" w:hAnsiTheme="minorEastAsia" w:cstheme="minorEastAsia" w:hint="eastAsia"/>
        </w:rPr>
        <w:t>内发现方向</w:t>
      </w:r>
      <w:r>
        <w:rPr>
          <w:rFonts w:asciiTheme="minorEastAsia" w:hAnsiTheme="minorEastAsia" w:cstheme="minorEastAsia" w:hint="eastAsia"/>
          <w:position w:val="-32"/>
        </w:rPr>
        <w:object w:dxaOrig="4128" w:dyaOrig="768" w14:anchorId="126BE7AA">
          <v:shape id="_x0000_i1319" type="#_x0000_t75" style="width:206.15pt;height:38.3pt" o:ole="">
            <v:imagedata r:id="rId250" o:title=""/>
          </v:shape>
          <o:OLEObject Type="Embed" ProgID="Equation.KSEE3" ShapeID="_x0000_i1319" DrawAspect="Content" ObjectID="_1654736887" r:id="rId251"/>
        </w:object>
      </w:r>
      <w:r>
        <w:rPr>
          <w:rFonts w:asciiTheme="minorEastAsia" w:hAnsiTheme="minorEastAsia" w:cstheme="minorEastAsia" w:hint="eastAsia"/>
        </w:rPr>
        <w:t>又</w:t>
      </w:r>
      <w:r>
        <w:rPr>
          <w:rFonts w:asciiTheme="minorEastAsia" w:hAnsiTheme="minorEastAsia" w:cstheme="minorEastAsia" w:hint="eastAsia"/>
          <w:position w:val="-38"/>
        </w:rPr>
        <w:object w:dxaOrig="3672" w:dyaOrig="888" w14:anchorId="50A32A84">
          <v:shape id="_x0000_i1320" type="#_x0000_t75" style="width:183.5pt;height:44.15pt" o:ole="">
            <v:imagedata r:id="rId252" o:title=""/>
          </v:shape>
          <o:OLEObject Type="Embed" ProgID="Equation.KSEE3" ShapeID="_x0000_i1320" DrawAspect="Content" ObjectID="_1654736888" r:id="rId253"/>
        </w:object>
      </w:r>
      <w:r>
        <w:rPr>
          <w:rFonts w:asciiTheme="minorEastAsia" w:hAnsiTheme="minorEastAsia" w:cstheme="minorEastAsia" w:hint="eastAsia"/>
          <w:position w:val="-38"/>
        </w:rPr>
        <w:t xml:space="preserve">, </w:t>
      </w:r>
      <w:r>
        <w:rPr>
          <w:rFonts w:asciiTheme="minorEastAsia" w:hAnsiTheme="minorEastAsia" w:cstheme="minorEastAsia" w:hint="eastAsia"/>
        </w:rPr>
        <w:lastRenderedPageBreak/>
        <w:t>故</w:t>
      </w:r>
      <w:r>
        <w:rPr>
          <w:rFonts w:asciiTheme="minorEastAsia" w:hAnsiTheme="minorEastAsia" w:cstheme="minorEastAsia" w:hint="eastAsia"/>
          <w:position w:val="-70"/>
        </w:rPr>
        <w:object w:dxaOrig="5160" w:dyaOrig="1512" w14:anchorId="1EA2E7EA">
          <v:shape id="_x0000_i1321" type="#_x0000_t75" style="width:257.8pt;height:75.5pt" o:ole="">
            <v:imagedata r:id="rId254" o:title=""/>
          </v:shape>
          <o:OLEObject Type="Embed" ProgID="Equation.KSEE3" ShapeID="_x0000_i1321" DrawAspect="Content" ObjectID="_1654736889" r:id="rId255"/>
        </w:object>
      </w:r>
      <w:r>
        <w:rPr>
          <w:rFonts w:asciiTheme="minorEastAsia" w:hAnsiTheme="minorEastAsia" w:cstheme="minorEastAsia" w:hint="eastAsia"/>
          <w:position w:val="-70"/>
        </w:rPr>
        <w:t xml:space="preserve">. </w:t>
      </w:r>
    </w:p>
    <w:p w14:paraId="0712DFFE" w14:textId="77777777" w:rsidR="005F6C65" w:rsidRDefault="005F6C65" w:rsidP="00D046E4">
      <w:pPr>
        <w:numPr>
          <w:ilvl w:val="0"/>
          <w:numId w:val="51"/>
        </w:num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求函数</w:t>
      </w:r>
      <w:bookmarkStart w:id="5" w:name="_Hlk42452390"/>
      <m:oMath>
        <m:r>
          <w:rPr>
            <w:rFonts w:ascii="Cambria Math" w:eastAsia="宋体" w:hAnsi="Cambria Math"/>
            <w:szCs w:val="21"/>
          </w:rPr>
          <m:t>u=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z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bookmarkEnd w:id="5"/>
      <w:r>
        <w:rPr>
          <w:rFonts w:ascii="宋体" w:eastAsia="宋体" w:hAnsi="宋体" w:hint="eastAsia"/>
          <w:szCs w:val="21"/>
        </w:rPr>
        <w:t>在曲线</w:t>
      </w:r>
      <m:oMath>
        <m:r>
          <w:rPr>
            <w:rFonts w:ascii="Cambria Math" w:eastAsia="宋体" w:hAnsi="Cambria Math"/>
            <w:szCs w:val="21"/>
          </w:rPr>
          <m:t>x=t</m:t>
        </m:r>
      </m:oMath>
      <w:r>
        <w:rPr>
          <w:rFonts w:ascii="宋体" w:eastAsia="宋体" w:hAnsi="宋体" w:hint="eastAsia"/>
          <w:szCs w:val="21"/>
        </w:rPr>
        <w:t>,</w:t>
      </w:r>
      <m:oMath>
        <m:r>
          <w:rPr>
            <w:rFonts w:ascii="Cambria Math" w:eastAsia="宋体" w:hAnsi="Cambria Math"/>
            <w:szCs w:val="21"/>
          </w:rPr>
          <m:t>y=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r>
        <w:rPr>
          <w:rFonts w:ascii="宋体" w:eastAsia="宋体" w:hAnsi="宋体" w:hint="eastAsia"/>
          <w:szCs w:val="21"/>
        </w:rPr>
        <w:t>,</w:t>
      </w:r>
      <m:oMath>
        <m:r>
          <w:rPr>
            <w:rFonts w:ascii="Cambria Math" w:eastAsia="宋体" w:hAnsi="Cambria Math"/>
            <w:szCs w:val="21"/>
          </w:rPr>
          <m:t>z=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p>
            <m:r>
              <w:rPr>
                <w:rFonts w:ascii="Cambria Math" w:eastAsia="宋体" w:hAnsi="Cambria Math"/>
                <w:szCs w:val="21"/>
              </w:rPr>
              <m:t>3</m:t>
            </m:r>
          </m:sup>
        </m:sSup>
      </m:oMath>
      <w:r>
        <w:rPr>
          <w:rFonts w:ascii="宋体" w:eastAsia="宋体" w:hAnsi="宋体" w:hint="eastAsia"/>
          <w:szCs w:val="21"/>
        </w:rPr>
        <w:t>上的</w:t>
      </w:r>
      <w:bookmarkStart w:id="6" w:name="_Hlk42452601"/>
      <w:r>
        <w:rPr>
          <w:rFonts w:ascii="宋体" w:eastAsia="宋体" w:hAnsi="宋体" w:hint="eastAsia"/>
          <w:szCs w:val="21"/>
        </w:rPr>
        <w:t>点(1,1,1)处</w:t>
      </w:r>
      <w:bookmarkEnd w:id="6"/>
      <w:r>
        <w:rPr>
          <w:rFonts w:ascii="宋体" w:eastAsia="宋体" w:hAnsi="宋体" w:hint="eastAsia"/>
          <w:szCs w:val="21"/>
        </w:rPr>
        <w:t>,沿曲线在该点的切线正方向(对应</w:t>
      </w:r>
      <m:oMath>
        <m:r>
          <w:rPr>
            <w:rFonts w:ascii="Cambria Math" w:eastAsia="宋体" w:hAnsi="Cambria Math"/>
            <w:szCs w:val="21"/>
          </w:rPr>
          <m:t>t</m:t>
        </m:r>
      </m:oMath>
      <w:r>
        <w:rPr>
          <w:rFonts w:ascii="宋体" w:eastAsia="宋体" w:hAnsi="宋体" w:hint="eastAsia"/>
          <w:szCs w:val="21"/>
        </w:rPr>
        <w:t xml:space="preserve">增大方向)的方向导数. </w:t>
      </w:r>
    </w:p>
    <w:p w14:paraId="7A27BE94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解:</w:t>
      </w:r>
    </w:p>
    <w:p w14:paraId="61C73384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m:oMath>
        <m:r>
          <w:rPr>
            <w:rFonts w:ascii="Cambria Math" w:eastAsia="宋体" w:hAnsi="Cambria Math"/>
            <w:szCs w:val="21"/>
          </w:rPr>
          <m:t>u=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z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r>
        <w:rPr>
          <w:rFonts w:ascii="宋体" w:eastAsia="宋体" w:hAnsi="宋体" w:hint="eastAsia"/>
          <w:szCs w:val="21"/>
        </w:rPr>
        <w:t>在点(1,1,1)处,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∂u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∂x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1,1,1</m:t>
                </m:r>
              </m:e>
            </m:d>
          </m:sub>
        </m:sSub>
        <m:r>
          <w:rPr>
            <w:rFonts w:ascii="Cambria Math" w:eastAsia="宋体" w:hAnsi="Cambria Math"/>
            <w:szCs w:val="21"/>
          </w:rPr>
          <m:t>=2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1,1,1</m:t>
                </m:r>
              </m:e>
            </m:d>
          </m:sub>
        </m:sSub>
        <m:r>
          <w:rPr>
            <w:rFonts w:ascii="Cambria Math" w:eastAsia="宋体" w:hAnsi="Cambria Math"/>
            <w:szCs w:val="21"/>
          </w:rPr>
          <m:t>=2</m:t>
        </m:r>
      </m:oMath>
      <w:r>
        <w:rPr>
          <w:rFonts w:ascii="宋体" w:eastAsia="宋体" w:hAnsi="宋体" w:hint="eastAsia"/>
          <w:szCs w:val="21"/>
        </w:rPr>
        <w:t xml:space="preserve">, </w:t>
      </w:r>
    </w:p>
    <w:p w14:paraId="3210439E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同理,</w:t>
      </w:r>
      <m:oMath>
        <m:r>
          <w:rPr>
            <w:rFonts w:ascii="Cambria Math" w:eastAsia="宋体" w:hAnsi="Cambria Math"/>
            <w:szCs w:val="21"/>
          </w:rPr>
          <m:t xml:space="preserve"> 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w:bookmarkStart w:id="7" w:name="_Hlk42455964"/>
                    <m:r>
                      <w:rPr>
                        <w:rFonts w:ascii="Cambria Math" w:eastAsia="宋体" w:hAnsi="Cambria Math"/>
                        <w:szCs w:val="21"/>
                      </w:rPr>
                      <m:t>∂u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∂y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1,1,1</m:t>
                </m:r>
              </m:e>
            </m:d>
          </m:sub>
        </m:sSub>
        <m:r>
          <w:rPr>
            <w:rFonts w:ascii="Cambria Math" w:eastAsia="宋体" w:hAnsi="Cambria Math"/>
            <w:szCs w:val="21"/>
          </w:rPr>
          <m:t>=2</m:t>
        </m:r>
        <w:bookmarkEnd w:id="7"/>
        <m:r>
          <m:rPr>
            <m:sty m:val="p"/>
          </m:rPr>
          <w:rPr>
            <w:rFonts w:ascii="Cambria Math" w:eastAsia="宋体" w:hAnsi="Cambria Math"/>
            <w:szCs w:val="21"/>
          </w:rPr>
          <m:t>,</m:t>
        </m:r>
        <m:r>
          <w:rPr>
            <w:rFonts w:ascii="Cambria Math" w:eastAsia="宋体" w:hAnsi="Cambria Math"/>
            <w:szCs w:val="21"/>
          </w:rPr>
          <m:t xml:space="preserve"> 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∂u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∂z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1,1,1</m:t>
                </m:r>
              </m:e>
            </m:d>
          </m:sub>
        </m:sSub>
        <m:r>
          <w:rPr>
            <w:rFonts w:ascii="Cambria Math" w:eastAsia="宋体" w:hAnsi="Cambria Math"/>
            <w:szCs w:val="21"/>
          </w:rPr>
          <m:t>=2</m:t>
        </m:r>
      </m:oMath>
    </w:p>
    <w:p w14:paraId="34FED71F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故</w:t>
      </w:r>
      <m:oMath>
        <m:r>
          <w:rPr>
            <w:rFonts w:ascii="Cambria Math" w:eastAsia="宋体" w:hAnsi="Cambria Math"/>
            <w:szCs w:val="21"/>
          </w:rPr>
          <m:t>∇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1,1,1</m:t>
                </m:r>
              </m:e>
            </m:d>
          </m:sub>
        </m:sSub>
        <m:r>
          <w:rPr>
            <w:rFonts w:ascii="Cambria Math" w:eastAsia="宋体" w:hAnsi="Cambria Math"/>
            <w:szCs w:val="21"/>
          </w:rPr>
          <m:t>=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2,2,2</m:t>
            </m:r>
          </m:e>
        </m:d>
      </m:oMath>
      <w:r>
        <w:rPr>
          <w:rFonts w:ascii="宋体" w:eastAsia="宋体" w:hAnsi="宋体" w:hint="eastAsia"/>
          <w:szCs w:val="21"/>
        </w:rPr>
        <w:t>,</w:t>
      </w:r>
    </w:p>
    <w:p w14:paraId="2F8F881F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曲线</w:t>
      </w:r>
      <m:oMath>
        <m:r>
          <w:rPr>
            <w:rFonts w:ascii="Cambria Math" w:eastAsia="宋体" w:hAnsi="Cambria Math"/>
            <w:szCs w:val="21"/>
          </w:rPr>
          <m:t>x=t</m:t>
        </m:r>
      </m:oMath>
      <w:r>
        <w:rPr>
          <w:rFonts w:ascii="宋体" w:eastAsia="宋体" w:hAnsi="宋体" w:hint="eastAsia"/>
          <w:szCs w:val="21"/>
        </w:rPr>
        <w:t>,</w:t>
      </w:r>
      <m:oMath>
        <m:r>
          <w:rPr>
            <w:rFonts w:ascii="Cambria Math" w:eastAsia="宋体" w:hAnsi="Cambria Math"/>
            <w:szCs w:val="21"/>
          </w:rPr>
          <m:t>y=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r>
        <w:rPr>
          <w:rFonts w:ascii="宋体" w:eastAsia="宋体" w:hAnsi="宋体" w:hint="eastAsia"/>
          <w:szCs w:val="21"/>
        </w:rPr>
        <w:t>,</w:t>
      </w:r>
      <m:oMath>
        <m:r>
          <w:rPr>
            <w:rFonts w:ascii="Cambria Math" w:eastAsia="宋体" w:hAnsi="Cambria Math"/>
            <w:szCs w:val="21"/>
          </w:rPr>
          <m:t>z=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p>
            <m:r>
              <w:rPr>
                <w:rFonts w:ascii="Cambria Math" w:eastAsia="宋体" w:hAnsi="Cambria Math"/>
                <w:szCs w:val="21"/>
              </w:rPr>
              <m:t>3</m:t>
            </m:r>
          </m:sup>
        </m:sSup>
      </m:oMath>
      <w:r>
        <w:rPr>
          <w:rFonts w:ascii="宋体" w:eastAsia="宋体" w:hAnsi="宋体" w:hint="eastAsia"/>
          <w:szCs w:val="21"/>
        </w:rPr>
        <w:t>在点(1,1,1)处正向切向量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n</m:t>
            </m:r>
          </m:e>
        </m:acc>
        <m:r>
          <w:rPr>
            <w:rFonts w:ascii="Cambria Math" w:eastAsia="宋体" w:hAnsi="Cambria Math"/>
            <w:szCs w:val="21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1,2t,3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</m:e>
                </m:d>
              </m:e>
            </m:d>
          </m:e>
          <m:sub>
            <m:r>
              <w:rPr>
                <w:rFonts w:ascii="Cambria Math" w:eastAsia="宋体" w:hAnsi="Cambria Math"/>
                <w:szCs w:val="21"/>
              </w:rPr>
              <m:t>t=1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1,2,3</m:t>
            </m:r>
          </m:e>
        </m:d>
      </m:oMath>
      <w:r>
        <w:rPr>
          <w:rFonts w:ascii="宋体" w:eastAsia="宋体" w:hAnsi="宋体" w:hint="eastAsia"/>
          <w:szCs w:val="21"/>
        </w:rPr>
        <w:t xml:space="preserve">, </w:t>
      </w:r>
    </w:p>
    <w:p w14:paraId="3065C828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则正向单位切向量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</m:acc>
        <m:r>
          <w:rPr>
            <w:rFonts w:ascii="Cambria Math" w:eastAsia="宋体" w:hAnsi="Cambria Math"/>
            <w:szCs w:val="21"/>
          </w:rPr>
          <m:t>=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14</m:t>
                    </m:r>
                  </m:e>
                </m:rad>
              </m:den>
            </m:f>
            <m:r>
              <w:rPr>
                <w:rFonts w:ascii="Cambria Math" w:eastAsia="宋体" w:hAnsi="Cambria Math"/>
                <w:szCs w:val="21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14</m:t>
                    </m:r>
                  </m:e>
                </m:rad>
              </m:den>
            </m:f>
            <m:r>
              <w:rPr>
                <w:rFonts w:ascii="Cambria Math" w:eastAsia="宋体" w:hAnsi="Cambria Math"/>
                <w:szCs w:val="21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14</m:t>
                    </m:r>
                  </m:e>
                </m:rad>
              </m:den>
            </m:f>
          </m:e>
        </m:d>
      </m:oMath>
      <w:r>
        <w:rPr>
          <w:rFonts w:ascii="宋体" w:eastAsia="宋体" w:hAnsi="宋体" w:hint="eastAsia"/>
          <w:szCs w:val="21"/>
        </w:rPr>
        <w:t>, 故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∂u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∂l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1,1,1</m:t>
                </m:r>
              </m:e>
            </m:d>
          </m:sub>
        </m:sSub>
        <m:r>
          <w:rPr>
            <w:rFonts w:ascii="Cambria Math" w:eastAsia="宋体" w:hAnsi="Cambria Math"/>
            <w:szCs w:val="21"/>
          </w:rPr>
          <m:t>=2</m:t>
        </m:r>
        <m:r>
          <w:rPr>
            <w:rFonts w:ascii="Cambria Math" w:eastAsia="宋体" w:hAnsi="Cambria Math" w:hint="eastAsia"/>
            <w:szCs w:val="21"/>
          </w:rPr>
          <m:t>·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14</m:t>
                </m:r>
              </m:e>
            </m:rad>
          </m:den>
        </m:f>
        <m:r>
          <w:rPr>
            <w:rFonts w:ascii="Cambria Math" w:eastAsia="宋体" w:hAnsi="Cambria Math"/>
            <w:szCs w:val="21"/>
          </w:rPr>
          <m:t>+2</m:t>
        </m:r>
        <m:r>
          <w:rPr>
            <w:rFonts w:ascii="Cambria Math" w:eastAsia="宋体" w:hAnsi="Cambria Math" w:hint="eastAsia"/>
            <w:szCs w:val="21"/>
          </w:rPr>
          <m:t>·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14</m:t>
                </m:r>
              </m:e>
            </m:rad>
          </m:den>
        </m:f>
        <m:r>
          <w:rPr>
            <w:rFonts w:ascii="Cambria Math" w:eastAsia="宋体" w:hAnsi="Cambria Math"/>
            <w:szCs w:val="21"/>
          </w:rPr>
          <m:t>+2</m:t>
        </m:r>
        <m:r>
          <w:rPr>
            <w:rFonts w:ascii="Cambria Math" w:eastAsia="宋体" w:hAnsi="Cambria Math" w:hint="eastAsia"/>
            <w:szCs w:val="21"/>
          </w:rPr>
          <m:t>·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3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14</m:t>
                </m:r>
              </m:e>
            </m:rad>
          </m:den>
        </m:f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6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14</m:t>
                </m:r>
              </m:e>
            </m:rad>
          </m:num>
          <m:den>
            <m:r>
              <w:rPr>
                <w:rFonts w:ascii="Cambria Math" w:eastAsia="宋体" w:hAnsi="Cambria Math"/>
                <w:szCs w:val="21"/>
              </w:rPr>
              <m:t>7</m:t>
            </m:r>
          </m:den>
        </m:f>
      </m:oMath>
      <w:r>
        <w:rPr>
          <w:rFonts w:ascii="宋体" w:eastAsia="宋体" w:hAnsi="宋体" w:hint="eastAsia"/>
          <w:szCs w:val="21"/>
        </w:rPr>
        <w:t>.</w:t>
      </w:r>
    </w:p>
    <w:p w14:paraId="4BBC7787" w14:textId="77777777" w:rsidR="005F6C65" w:rsidRDefault="005F6C65" w:rsidP="00D046E4">
      <w:pPr>
        <w:numPr>
          <w:ilvl w:val="0"/>
          <w:numId w:val="51"/>
        </w:num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求函数</w:t>
      </w:r>
      <w:bookmarkStart w:id="8" w:name="_Hlk42455270"/>
      <m:oMath>
        <m:r>
          <w:rPr>
            <w:rFonts w:ascii="Cambria Math" w:eastAsia="宋体" w:hAnsi="Cambria Math"/>
            <w:szCs w:val="21"/>
          </w:rPr>
          <m:t>u=x+y+z</m:t>
        </m:r>
      </m:oMath>
      <w:bookmarkEnd w:id="8"/>
      <w:r>
        <w:rPr>
          <w:rFonts w:ascii="宋体" w:eastAsia="宋体" w:hAnsi="宋体" w:hint="eastAsia"/>
          <w:szCs w:val="21"/>
        </w:rPr>
        <w:t>在球面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z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=1</m:t>
        </m:r>
      </m:oMath>
      <w:r>
        <w:rPr>
          <w:rFonts w:ascii="宋体" w:eastAsia="宋体" w:hAnsi="宋体" w:hint="eastAsia"/>
          <w:szCs w:val="21"/>
        </w:rPr>
        <w:t>上点</w:t>
      </w: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z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 w:hint="eastAsia"/>
          <w:szCs w:val="21"/>
        </w:rPr>
        <w:t xml:space="preserve">处,沿球面在该点的外法线方向的方向导数. </w:t>
      </w:r>
    </w:p>
    <w:p w14:paraId="18425D72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解:</w:t>
      </w:r>
      <m:oMath>
        <m:r>
          <w:rPr>
            <w:rFonts w:ascii="Cambria Math" w:eastAsia="宋体" w:hAnsi="Cambria Math"/>
            <w:szCs w:val="21"/>
          </w:rPr>
          <m:t xml:space="preserve"> u=x+y+z</m:t>
        </m:r>
      </m:oMath>
      <w:r>
        <w:rPr>
          <w:rFonts w:ascii="宋体" w:eastAsia="宋体" w:hAnsi="宋体" w:hint="eastAsia"/>
          <w:szCs w:val="21"/>
        </w:rPr>
        <w:t>在点</w:t>
      </w: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z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 w:hint="eastAsia"/>
          <w:szCs w:val="21"/>
        </w:rPr>
        <w:t>处,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w:bookmarkStart w:id="9" w:name="_Hlk42455889"/>
                    <m:r>
                      <w:rPr>
                        <w:rFonts w:ascii="Cambria Math" w:eastAsia="宋体" w:hAnsi="Cambria Math"/>
                        <w:szCs w:val="21"/>
                      </w:rPr>
                      <m:t>∂u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∂x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e>
            </m:d>
          </m:sub>
        </m:sSub>
        <m:r>
          <w:rPr>
            <w:rFonts w:ascii="Cambria Math" w:eastAsia="宋体" w:hAnsi="Cambria Math"/>
            <w:szCs w:val="21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e>
            </m:d>
          </m:sub>
        </m:sSub>
        <m:r>
          <w:rPr>
            <w:rFonts w:ascii="Cambria Math" w:eastAsia="宋体" w:hAnsi="Cambria Math"/>
            <w:szCs w:val="21"/>
          </w:rPr>
          <m:t>=1</m:t>
        </m:r>
      </m:oMath>
      <w:bookmarkEnd w:id="9"/>
      <w:r>
        <w:rPr>
          <w:rFonts w:ascii="宋体" w:eastAsia="宋体" w:hAnsi="宋体" w:hint="eastAsia"/>
          <w:szCs w:val="21"/>
        </w:rPr>
        <w:t>,</w:t>
      </w:r>
    </w:p>
    <w:p w14:paraId="4507AB5E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同理,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∂u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∂y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e>
            </m:d>
          </m:sub>
        </m:sSub>
        <m:r>
          <w:rPr>
            <w:rFonts w:ascii="Cambria Math" w:eastAsia="宋体" w:hAnsi="Cambria Math"/>
            <w:szCs w:val="21"/>
          </w:rPr>
          <m:t>=1</m:t>
        </m:r>
        <m:r>
          <m:rPr>
            <m:sty m:val="p"/>
          </m:rPr>
          <w:rPr>
            <w:rFonts w:ascii="Cambria Math" w:eastAsia="宋体" w:hAnsi="Cambria Math"/>
            <w:szCs w:val="21"/>
          </w:rPr>
          <m:t>,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∂u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∂z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e>
            </m:d>
          </m:sub>
        </m:sSub>
        <m:r>
          <w:rPr>
            <w:rFonts w:ascii="Cambria Math" w:eastAsia="宋体" w:hAnsi="Cambria Math"/>
            <w:szCs w:val="21"/>
          </w:rPr>
          <m:t>=1</m:t>
        </m:r>
      </m:oMath>
      <w:r>
        <w:rPr>
          <w:rFonts w:ascii="宋体" w:eastAsia="宋体" w:hAnsi="宋体" w:hint="eastAsia"/>
          <w:szCs w:val="21"/>
        </w:rPr>
        <w:t>, 故</w:t>
      </w:r>
      <m:oMath>
        <m:r>
          <w:rPr>
            <w:rFonts w:ascii="Cambria Math" w:eastAsia="宋体" w:hAnsi="Cambria Math"/>
            <w:szCs w:val="21"/>
          </w:rPr>
          <m:t>∇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e>
            </m:d>
          </m:sub>
        </m:sSub>
        <m:r>
          <w:rPr>
            <w:rFonts w:ascii="Cambria Math" w:eastAsia="宋体" w:hAnsi="Cambria Math"/>
            <w:szCs w:val="21"/>
          </w:rPr>
          <m:t>=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1,1,1</m:t>
            </m:r>
          </m:e>
        </m:d>
      </m:oMath>
      <w:r>
        <w:rPr>
          <w:rFonts w:ascii="宋体" w:eastAsia="宋体" w:hAnsi="宋体" w:hint="eastAsia"/>
          <w:szCs w:val="21"/>
        </w:rPr>
        <w:t>,</w:t>
      </w:r>
    </w:p>
    <w:p w14:paraId="5245FD87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球面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z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=1</m:t>
        </m:r>
      </m:oMath>
      <w:r>
        <w:rPr>
          <w:rFonts w:ascii="宋体" w:eastAsia="宋体" w:hAnsi="宋体" w:hint="eastAsia"/>
          <w:szCs w:val="21"/>
        </w:rPr>
        <w:t>,在点</w:t>
      </w: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z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 w:hint="eastAsia"/>
          <w:szCs w:val="21"/>
        </w:rPr>
        <w:t>处的外法线方向向量</w:t>
      </w:r>
    </w:p>
    <w:p w14:paraId="621C0FB7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n</m:t>
            </m:r>
          </m:e>
        </m:acc>
        <m:r>
          <w:rPr>
            <w:rFonts w:ascii="Cambria Math" w:eastAsia="宋体" w:hAnsi="Cambria Math"/>
            <w:szCs w:val="21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2x,2y,2z</m:t>
                    </m:r>
                  </m:e>
                </m:d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e>
            </m:d>
          </m:sub>
        </m:sSub>
        <m:r>
          <w:rPr>
            <w:rFonts w:ascii="Cambria Math" w:eastAsia="宋体" w:hAnsi="Cambria Math"/>
            <w:szCs w:val="21"/>
          </w:rPr>
          <m:t>=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2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,2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,2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z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 w:hint="eastAsia"/>
          <w:szCs w:val="21"/>
        </w:rPr>
        <w:t>,</w:t>
      </w:r>
    </w:p>
    <w:p w14:paraId="6993B9FE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则外法线方向单位向量</w:t>
      </w:r>
    </w:p>
    <w:p w14:paraId="63532F4C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</m:acc>
        <m:r>
          <w:rPr>
            <w:rFonts w:ascii="Cambria Math" w:eastAsia="宋体" w:hAnsi="Cambria Math"/>
            <w:szCs w:val="21"/>
          </w:rPr>
          <m:t>=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(2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(2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(2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="宋体" w:hAnsi="Cambria Math"/>
                <w:szCs w:val="21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(2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(2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(2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="宋体" w:hAnsi="Cambria Math"/>
                <w:szCs w:val="21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(2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(2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(2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d>
      </m:oMath>
      <w:r>
        <w:rPr>
          <w:rFonts w:ascii="宋体" w:eastAsia="宋体" w:hAnsi="宋体" w:hint="eastAsia"/>
          <w:szCs w:val="21"/>
        </w:rPr>
        <w:t>=</w:t>
      </w: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z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</m:e>
        </m:d>
      </m:oMath>
      <w:r>
        <w:rPr>
          <w:rFonts w:ascii="宋体" w:eastAsia="宋体" w:hAnsi="宋体" w:hint="eastAsia"/>
          <w:szCs w:val="21"/>
        </w:rPr>
        <w:t>,</w:t>
      </w:r>
    </w:p>
    <w:p w14:paraId="094A5147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故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  <w:szCs w:val="21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  <w:szCs w:val="21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l</m:t>
                    </m:r>
                  </m:den>
                </m:f>
              </m:e>
            </m:d>
          </m:e>
          <m:sub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sub>
                </m:sSub>
              </m:e>
            </m:d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=1</m:t>
        </m:r>
        <m:r>
          <m:rPr>
            <m:sty m:val="p"/>
          </m:rPr>
          <w:rPr>
            <w:rFonts w:ascii="MS Gothic" w:eastAsia="MS Gothic" w:hAnsi="MS Gothic" w:cs="MS Gothic" w:hint="eastAsia"/>
            <w:szCs w:val="21"/>
          </w:rPr>
          <m:t>⋅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+1</m:t>
        </m:r>
        <m:r>
          <m:rPr>
            <m:sty m:val="p"/>
          </m:rPr>
          <w:rPr>
            <w:rFonts w:ascii="MS Gothic" w:eastAsia="MS Gothic" w:hAnsi="MS Gothic" w:cs="MS Gothic" w:hint="eastAsia"/>
            <w:szCs w:val="21"/>
          </w:rPr>
          <m:t>⋅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+1</m:t>
        </m:r>
        <m:r>
          <m:rPr>
            <m:sty m:val="p"/>
          </m:rPr>
          <w:rPr>
            <w:rFonts w:ascii="MS Gothic" w:eastAsia="MS Gothic" w:hAnsi="MS Gothic" w:cs="MS Gothic" w:hint="eastAsia"/>
            <w:szCs w:val="21"/>
          </w:rPr>
          <m:t>⋅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+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  <w:szCs w:val="21"/>
          </w:rPr>
          <m:t>+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sub>
        </m:sSub>
      </m:oMath>
      <w:r>
        <w:rPr>
          <w:rFonts w:ascii="宋体" w:eastAsia="宋体" w:hAnsi="宋体" w:hint="eastAsia"/>
          <w:szCs w:val="21"/>
        </w:rPr>
        <w:t>.</w:t>
      </w:r>
    </w:p>
    <w:p w14:paraId="031CBC08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5. 函数</w:t>
      </w:r>
      <m:oMath>
        <m:r>
          <w:rPr>
            <w:rFonts w:ascii="Cambria Math" w:eastAsia="宋体" w:hAnsi="Cambria Math"/>
            <w:szCs w:val="21"/>
          </w:rPr>
          <m:t>u=x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z</m:t>
        </m:r>
      </m:oMath>
      <w:r>
        <w:rPr>
          <w:rFonts w:ascii="宋体" w:eastAsia="宋体" w:hAnsi="宋体" w:hint="eastAsia"/>
          <w:szCs w:val="21"/>
        </w:rPr>
        <w:t>在（1，-1,2）处沿什么方向的方向导数最大和最小？求出此方向导数的最大值和最小值。</w:t>
      </w:r>
    </w:p>
    <w:p w14:paraId="00662AF8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 解:</w:t>
      </w:r>
    </w:p>
    <w:p w14:paraId="6A8B1814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 ▽u={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z</m:t>
        </m:r>
      </m:oMath>
      <w:r>
        <w:rPr>
          <w:rFonts w:ascii="宋体" w:eastAsia="宋体" w:hAnsi="宋体" w:hint="eastAsia"/>
          <w:szCs w:val="21"/>
        </w:rPr>
        <w:t xml:space="preserve">, </w:t>
      </w:r>
      <m:oMath>
        <m:r>
          <w:rPr>
            <w:rFonts w:ascii="Cambria Math" w:eastAsia="宋体" w:hAnsi="Cambria Math"/>
            <w:szCs w:val="21"/>
          </w:rPr>
          <m:t>2xyz</m:t>
        </m:r>
      </m:oMath>
      <w:r>
        <w:rPr>
          <w:rFonts w:ascii="宋体" w:eastAsia="宋体" w:hAnsi="宋体" w:hint="eastAsia"/>
          <w:szCs w:val="21"/>
        </w:rPr>
        <w:t xml:space="preserve">, </w:t>
      </w:r>
      <m:oMath>
        <m:r>
          <w:rPr>
            <w:rFonts w:ascii="Cambria Math" w:eastAsia="宋体" w:hAnsi="Cambria Math"/>
            <w:szCs w:val="21"/>
          </w:rPr>
          <m:t>x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r>
        <w:rPr>
          <w:rFonts w:ascii="宋体" w:eastAsia="宋体" w:hAnsi="宋体" w:hint="eastAsia"/>
          <w:szCs w:val="21"/>
        </w:rPr>
        <w:t xml:space="preserve"> }, ▽u∣(1,-1,2)={ 2, -4 ,1 } , </w:t>
      </w:r>
    </w:p>
    <w:p w14:paraId="752799A3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增长最快方向{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21</m:t>
                </m:r>
              </m:e>
            </m:rad>
          </m:num>
          <m:den>
            <m:r>
              <w:rPr>
                <w:rFonts w:ascii="Cambria Math" w:eastAsia="宋体" w:hAnsi="Cambria Math"/>
                <w:szCs w:val="21"/>
              </w:rPr>
              <m:t>21</m:t>
            </m:r>
          </m:den>
        </m:f>
      </m:oMath>
      <w:r>
        <w:rPr>
          <w:rFonts w:ascii="宋体" w:eastAsia="宋体" w:hAnsi="宋体" w:hint="eastAsia"/>
          <w:szCs w:val="21"/>
        </w:rPr>
        <w:t>, -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4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21</m:t>
                </m:r>
              </m:e>
            </m:rad>
          </m:num>
          <m:den>
            <m:r>
              <w:rPr>
                <w:rFonts w:ascii="Cambria Math" w:eastAsia="宋体" w:hAnsi="Cambria Math"/>
                <w:szCs w:val="21"/>
              </w:rPr>
              <m:t>21</m:t>
            </m:r>
          </m:den>
        </m:f>
      </m:oMath>
      <w:r>
        <w:rPr>
          <w:rFonts w:ascii="宋体" w:eastAsia="宋体" w:hAnsi="宋体" w:hint="eastAsia"/>
          <w:szCs w:val="21"/>
        </w:rPr>
        <w:t xml:space="preserve">,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21</m:t>
                </m:r>
              </m:e>
            </m:rad>
          </m:num>
          <m:den>
            <m:r>
              <w:rPr>
                <w:rFonts w:ascii="Cambria Math" w:eastAsia="宋体" w:hAnsi="Cambria Math"/>
                <w:szCs w:val="21"/>
              </w:rPr>
              <m:t>21</m:t>
            </m:r>
          </m:den>
        </m:f>
      </m:oMath>
      <w:r>
        <w:rPr>
          <w:rFonts w:ascii="宋体" w:eastAsia="宋体" w:hAnsi="宋体" w:hint="eastAsia"/>
          <w:szCs w:val="21"/>
        </w:rPr>
        <w:t xml:space="preserve"> } ,方向导数最大值</w:t>
      </w:r>
      <m:oMath>
        <m:rad>
          <m:radPr>
            <m:degHide m:val="1"/>
            <m:ctrlPr>
              <w:rPr>
                <w:rFonts w:ascii="Cambria Math" w:eastAsia="宋体" w:hAnsi="Cambria Math"/>
                <w:szCs w:val="21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21</m:t>
            </m:r>
          </m:e>
        </m:rad>
      </m:oMath>
      <w:r>
        <w:rPr>
          <w:rFonts w:ascii="宋体" w:eastAsia="宋体" w:hAnsi="宋体" w:hint="eastAsia"/>
          <w:szCs w:val="21"/>
        </w:rPr>
        <w:t xml:space="preserve">; </w:t>
      </w:r>
    </w:p>
    <w:p w14:paraId="0B3E051E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增长最慢方向{ </w:t>
      </w:r>
      <m:oMath>
        <m:r>
          <w:rPr>
            <w:rFonts w:ascii="Cambria Math" w:eastAsia="宋体" w:hAnsi="Cambria Math"/>
            <w:szCs w:val="21"/>
          </w:rPr>
          <m:t>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21</m:t>
                </m:r>
              </m:e>
            </m:rad>
          </m:num>
          <m:den>
            <m:r>
              <w:rPr>
                <w:rFonts w:ascii="Cambria Math" w:eastAsia="宋体" w:hAnsi="Cambria Math"/>
                <w:szCs w:val="21"/>
              </w:rPr>
              <m:t>21</m:t>
            </m:r>
          </m:den>
        </m:f>
      </m:oMath>
      <w:r>
        <w:rPr>
          <w:rFonts w:ascii="宋体" w:eastAsia="宋体" w:hAnsi="宋体" w:hint="eastAsia"/>
          <w:szCs w:val="21"/>
        </w:rPr>
        <w:t xml:space="preserve">,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4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21</m:t>
                </m:r>
              </m:e>
            </m:rad>
          </m:num>
          <m:den>
            <m:r>
              <w:rPr>
                <w:rFonts w:ascii="Cambria Math" w:eastAsia="宋体" w:hAnsi="Cambria Math"/>
                <w:szCs w:val="21"/>
              </w:rPr>
              <m:t>21</m:t>
            </m:r>
          </m:den>
        </m:f>
      </m:oMath>
      <w:r>
        <w:rPr>
          <w:rFonts w:ascii="宋体" w:eastAsia="宋体" w:hAnsi="宋体" w:hint="eastAsia"/>
          <w:szCs w:val="21"/>
        </w:rPr>
        <w:t xml:space="preserve">, </w:t>
      </w:r>
      <m:oMath>
        <m:r>
          <w:rPr>
            <w:rFonts w:ascii="Cambria Math" w:eastAsia="宋体" w:hAnsi="Cambria Math"/>
            <w:szCs w:val="21"/>
          </w:rPr>
          <m:t>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21</m:t>
                </m:r>
              </m:e>
            </m:rad>
          </m:num>
          <m:den>
            <m:r>
              <w:rPr>
                <w:rFonts w:ascii="Cambria Math" w:eastAsia="宋体" w:hAnsi="Cambria Math"/>
                <w:szCs w:val="21"/>
              </w:rPr>
              <m:t>21</m:t>
            </m:r>
          </m:den>
        </m:f>
      </m:oMath>
      <w:r>
        <w:rPr>
          <w:rFonts w:ascii="宋体" w:eastAsia="宋体" w:hAnsi="宋体" w:hint="eastAsia"/>
          <w:szCs w:val="21"/>
        </w:rPr>
        <w:t>},方向导数最小值-</w:t>
      </w:r>
      <m:oMath>
        <m:rad>
          <m:radPr>
            <m:degHide m:val="1"/>
            <m:ctrlPr>
              <w:rPr>
                <w:rFonts w:ascii="Cambria Math" w:eastAsia="宋体" w:hAnsi="Cambria Math"/>
                <w:szCs w:val="21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21</m:t>
            </m:r>
          </m:e>
        </m:rad>
      </m:oMath>
      <w:r>
        <w:rPr>
          <w:rFonts w:ascii="宋体" w:eastAsia="宋体" w:hAnsi="宋体" w:hint="eastAsia"/>
          <w:szCs w:val="21"/>
        </w:rPr>
        <w:t xml:space="preserve"> . </w:t>
      </w:r>
    </w:p>
    <w:p w14:paraId="65570FF6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i/>
          <w:szCs w:val="21"/>
        </w:rPr>
      </w:pPr>
      <w:r>
        <w:rPr>
          <w:rFonts w:ascii="宋体" w:eastAsia="宋体" w:hAnsi="宋体" w:hint="eastAsia"/>
          <w:szCs w:val="21"/>
        </w:rPr>
        <w:t>设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x,y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rad>
          <m:radPr>
            <m:ctrlPr>
              <w:rPr>
                <w:rFonts w:ascii="Cambria Math" w:eastAsia="宋体" w:hAnsi="Cambria Math"/>
                <w:i/>
                <w:szCs w:val="21"/>
              </w:rPr>
            </m:ctrlPr>
          </m:radPr>
          <m:deg>
            <m:r>
              <w:rPr>
                <w:rFonts w:ascii="Cambria Math" w:eastAsia="宋体" w:hAnsi="Cambria Math"/>
                <w:szCs w:val="21"/>
              </w:rPr>
              <m:t>3</m:t>
            </m:r>
          </m:deg>
          <m:e>
            <m:r>
              <w:rPr>
                <w:rFonts w:ascii="Cambria Math" w:eastAsia="宋体" w:hAnsi="Cambria Math"/>
                <w:szCs w:val="21"/>
              </w:rPr>
              <m:t>xy</m:t>
            </m:r>
          </m:e>
        </m:rad>
      </m:oMath>
      <w:r>
        <w:rPr>
          <w:rFonts w:ascii="宋体" w:eastAsia="宋体" w:hAnsi="宋体" w:hint="eastAsia"/>
          <w:szCs w:val="21"/>
        </w:rPr>
        <w:t>,证明：f在（0,0）连续，且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0,0</m:t>
            </m:r>
          </m:e>
        </m:d>
      </m:oMath>
      <w:r>
        <w:rPr>
          <w:rFonts w:ascii="宋体" w:eastAsia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</m:sSub>
        <m:r>
          <w:rPr>
            <w:rFonts w:ascii="Cambria Math" w:eastAsia="宋体" w:hAnsi="Cambria Math"/>
            <w:szCs w:val="21"/>
          </w:rPr>
          <m:t>(0,0)</m:t>
        </m:r>
      </m:oMath>
      <w:r>
        <w:rPr>
          <w:rFonts w:ascii="宋体" w:eastAsia="宋体" w:hAnsi="宋体" w:hint="eastAsia"/>
          <w:szCs w:val="21"/>
        </w:rPr>
        <w:t>都存在，但在原点沿</w:t>
      </w:r>
      <m:oMath>
        <m:r>
          <w:rPr>
            <w:rFonts w:ascii="Cambria Math" w:eastAsia="宋体" w:hAnsi="Cambria Math"/>
            <w:szCs w:val="21"/>
          </w:rPr>
          <m:t>I={a,b}</m:t>
        </m:r>
      </m:oMath>
      <w:r>
        <w:rPr>
          <w:rFonts w:ascii="宋体" w:eastAsia="宋体" w:hAnsi="宋体" w:hint="eastAsia"/>
          <w:szCs w:val="21"/>
        </w:rPr>
        <w:t>方向的方向导数不存在（其中a，b为任意非零常数）。</w:t>
      </w:r>
    </w:p>
    <w:p w14:paraId="580C35D2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 xml:space="preserve"> </w:t>
      </w:r>
      <m:oMath>
        <m:func>
          <m:funcPr>
            <m:ctrlPr>
              <w:rPr>
                <w:rFonts w:ascii="Cambria Math" w:eastAsia="宋体" w:hAnsi="Cambria Math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argPr>
                  <m:argSz m:val="1"/>
                </m:argPr>
                <m:eqArr>
                  <m:eqArr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hint="eastAsia"/>
                        <w:szCs w:val="21"/>
                      </w:rPr>
                      <m:t>→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hint="eastAsia"/>
                        <w:szCs w:val="21"/>
                      </w:rPr>
                      <m:t>→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</m:e>
                </m:eqArr>
              </m:lim>
            </m:limLow>
          </m:fName>
          <m:e>
            <m:rad>
              <m:radPr>
                <m:ctrlPr>
                  <w:rPr>
                    <w:rFonts w:ascii="Cambria Math" w:eastAsia="宋体" w:hAnsi="Cambria Math"/>
                    <w:szCs w:val="21"/>
                  </w:rPr>
                </m:ctrlPr>
              </m:radPr>
              <m:deg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3</m:t>
                </m:r>
              </m:deg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xy</m:t>
                </m:r>
              </m:e>
            </m:rad>
          </m:e>
        </m:func>
      </m:oMath>
      <w:r>
        <w:rPr>
          <w:rFonts w:ascii="宋体" w:eastAsia="宋体" w:hAnsi="宋体" w:hint="eastAsia"/>
          <w:szCs w:val="21"/>
        </w:rPr>
        <w:t xml:space="preserve"> =0=f(0,0). 所以f在(0,0)连续. </w:t>
      </w:r>
    </w:p>
    <w:p w14:paraId="677990E1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</m:sSub>
      </m:oMath>
      <w:r>
        <w:rPr>
          <w:rFonts w:ascii="宋体" w:eastAsia="宋体" w:hAnsi="宋体" w:hint="eastAsia"/>
          <w:szCs w:val="21"/>
        </w:rPr>
        <w:t>(0,0)=</w:t>
      </w:r>
      <m:oMath>
        <m:func>
          <m:funcPr>
            <m:ctrlPr>
              <w:rPr>
                <w:rFonts w:ascii="Cambria Math" w:eastAsia="宋体" w:hAnsi="Cambria Math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  <w:szCs w:val="21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  <w:szCs w:val="21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x,0</m:t>
                    </m:r>
                  </m:e>
                </m:d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f(0,0)</m:t>
                </m:r>
              </m:num>
              <m:den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  <w:szCs w:val="21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x</m:t>
                </m:r>
              </m:den>
            </m:f>
          </m:e>
        </m:func>
      </m:oMath>
      <w:r>
        <w:rPr>
          <w:rFonts w:ascii="宋体" w:eastAsia="宋体" w:hAnsi="宋体" w:hint="eastAsia"/>
          <w:szCs w:val="21"/>
        </w:rPr>
        <w:t xml:space="preserve"> =</w:t>
      </w:r>
      <m:oMath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∆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→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lim>
        </m:limLow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num>
          <m:den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∆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x</m:t>
            </m:r>
          </m:den>
        </m:f>
      </m:oMath>
      <w:r>
        <w:rPr>
          <w:rFonts w:ascii="宋体" w:eastAsia="宋体" w:hAnsi="宋体" w:hint="eastAsia"/>
          <w:szCs w:val="21"/>
        </w:rPr>
        <w:t xml:space="preserve"> =0 . </w:t>
      </w:r>
    </w:p>
    <w:p w14:paraId="3DB7EE8A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</m:sSub>
      </m:oMath>
      <w:r>
        <w:rPr>
          <w:rFonts w:ascii="宋体" w:eastAsia="宋体" w:hAnsi="宋体" w:hint="eastAsia"/>
          <w:szCs w:val="21"/>
        </w:rPr>
        <w:t>(0,0)=</w:t>
      </w:r>
      <m:oMath>
        <m:func>
          <m:funcPr>
            <m:ctrlPr>
              <w:rPr>
                <w:rFonts w:ascii="Cambria Math" w:eastAsia="宋体" w:hAnsi="Cambria Math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  <w:szCs w:val="21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0,</m:t>
                    </m:r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  <w:szCs w:val="21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f(0,0)</m:t>
                </m:r>
              </m:num>
              <m:den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  <w:szCs w:val="21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y</m:t>
                </m:r>
              </m:den>
            </m:f>
          </m:e>
        </m:func>
      </m:oMath>
      <w:r>
        <w:rPr>
          <w:rFonts w:ascii="宋体" w:eastAsia="宋体" w:hAnsi="宋体" w:hint="eastAsia"/>
          <w:szCs w:val="21"/>
        </w:rPr>
        <w:t xml:space="preserve"> =</w:t>
      </w:r>
      <m:oMath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∆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y</m:t>
            </m:r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→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lim>
        </m:limLow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</m:t>
            </m:r>
          </m:num>
          <m:den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∆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y</m:t>
            </m:r>
          </m:den>
        </m:f>
      </m:oMath>
      <w:r>
        <w:rPr>
          <w:rFonts w:ascii="宋体" w:eastAsia="宋体" w:hAnsi="宋体" w:hint="eastAsia"/>
          <w:szCs w:val="21"/>
        </w:rPr>
        <w:t xml:space="preserve"> =0 . </w:t>
      </w:r>
    </w:p>
    <w:p w14:paraId="54470610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所以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</m:sSub>
      </m:oMath>
      <w:r>
        <w:rPr>
          <w:rFonts w:ascii="宋体" w:eastAsia="宋体" w:hAnsi="宋体" w:hint="eastAsia"/>
          <w:szCs w:val="21"/>
        </w:rPr>
        <w:t>(0,0)和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</m:sSub>
      </m:oMath>
      <w:r>
        <w:rPr>
          <w:rFonts w:ascii="宋体" w:eastAsia="宋体" w:hAnsi="宋体" w:hint="eastAsia"/>
          <w:szCs w:val="21"/>
        </w:rPr>
        <w:t xml:space="preserve">(0,0)都存在. </w:t>
      </w:r>
    </w:p>
    <w:p w14:paraId="43C07D29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取方向l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°</m:t>
        </m:r>
      </m:oMath>
      <w:r>
        <w:rPr>
          <w:rFonts w:ascii="宋体" w:eastAsia="宋体" w:hAnsi="宋体" w:hint="eastAsia"/>
          <w:szCs w:val="21"/>
        </w:rPr>
        <w:t>={cosα,sinα}</w:t>
      </w:r>
    </w:p>
    <w:p w14:paraId="4A8E7692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f</m:t>
            </m:r>
          </m:num>
          <m:den>
            <m:r>
              <m:rPr>
                <m:sty m:val="p"/>
              </m:rPr>
              <w:rPr>
                <w:rFonts w:ascii="微软雅黑" w:eastAsia="微软雅黑" w:hAnsi="微软雅黑" w:cs="微软雅黑" w:hint="eastAsia"/>
                <w:szCs w:val="21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</m:t>
        </m:r>
      </m:oMath>
      <w:r>
        <w:rPr>
          <w:rFonts w:ascii="宋体" w:eastAsia="宋体" w:hAnsi="宋体" w:hint="eastAsia"/>
          <w:szCs w:val="21"/>
        </w:rPr>
        <w:t>=</w:t>
      </w:r>
      <m:oMath>
        <m:func>
          <m:funcPr>
            <m:ctrlPr>
              <w:rPr>
                <w:rFonts w:ascii="Cambria Math" w:eastAsia="宋体" w:hAnsi="Cambria Math"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0+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0+tcos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hint="eastAsia"/>
                        <w:szCs w:val="21"/>
                      </w:rPr>
                      <m:t>α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 xml:space="preserve"> ,   0+tsin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hint="eastAsia"/>
                        <w:szCs w:val="21"/>
                      </w:rPr>
                      <m:t>α</m:t>
                    </m:r>
                  </m:e>
                </m:d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f(0,0)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t</m:t>
                </m:r>
              </m:den>
            </m:f>
          </m:e>
        </m:func>
      </m:oMath>
      <w:r>
        <w:rPr>
          <w:rFonts w:ascii="宋体" w:eastAsia="宋体" w:hAnsi="宋体" w:hint="eastAsia"/>
          <w:szCs w:val="21"/>
        </w:rPr>
        <w:t xml:space="preserve"> =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</m:t>
        </m:r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→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0+</m:t>
            </m:r>
          </m:lim>
        </m:limLow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ad>
              <m:radPr>
                <m:ctrlPr>
                  <w:rPr>
                    <w:rFonts w:ascii="Cambria Math" w:eastAsia="宋体" w:hAnsi="Cambria Math"/>
                    <w:szCs w:val="21"/>
                  </w:rPr>
                </m:ctrlPr>
              </m:radPr>
              <m:deg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3</m:t>
                </m:r>
              </m:deg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tcos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α</m:t>
                </m:r>
                <m:r>
                  <m:rPr>
                    <m:sty m:val="p"/>
                  </m:rPr>
                  <w:rPr>
                    <w:rFonts w:ascii="MS Gothic" w:eastAsia="MS Gothic" w:hAnsi="MS Gothic" w:cs="MS Gothic" w:hint="eastAsia"/>
                    <w:szCs w:val="21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tsin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α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t</m:t>
            </m:r>
          </m:den>
        </m:f>
      </m:oMath>
      <w:r>
        <w:rPr>
          <w:rFonts w:ascii="宋体" w:eastAsia="宋体" w:hAnsi="宋体" w:hint="eastAsia"/>
          <w:szCs w:val="21"/>
        </w:rPr>
        <w:t xml:space="preserve"> = </w:t>
      </w:r>
      <m:oMath>
        <m:limLow>
          <m:limLowPr>
            <m:ctrlPr>
              <w:rPr>
                <w:rFonts w:ascii="Cambria Math" w:eastAsia="宋体" w:hAnsi="Cambria Math"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→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0+</m:t>
            </m:r>
          </m:lim>
        </m:limLow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ad>
              <m:radPr>
                <m:ctrlPr>
                  <w:rPr>
                    <w:rFonts w:ascii="Cambria Math" w:eastAsia="宋体" w:hAnsi="Cambria Math"/>
                    <w:szCs w:val="21"/>
                  </w:rPr>
                </m:ctrlPr>
              </m:radPr>
              <m:deg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3</m:t>
                </m:r>
              </m:deg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sin2</m:t>
                </m:r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α</m:t>
                </m:r>
              </m:e>
            </m:rad>
          </m:num>
          <m:den>
            <m:rad>
              <m:radPr>
                <m:ctrlPr>
                  <w:rPr>
                    <w:rFonts w:ascii="Cambria Math" w:eastAsia="宋体" w:hAnsi="Cambria Math"/>
                    <w:szCs w:val="21"/>
                  </w:rPr>
                </m:ctrlPr>
              </m:radPr>
              <m:deg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3</m:t>
                </m:r>
              </m:deg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2t</m:t>
                </m:r>
              </m:e>
            </m:rad>
          </m:den>
        </m:f>
      </m:oMath>
      <w:r>
        <w:rPr>
          <w:rFonts w:ascii="宋体" w:eastAsia="宋体" w:hAnsi="宋体" w:hint="eastAsia"/>
          <w:szCs w:val="21"/>
        </w:rPr>
        <w:t xml:space="preserve"> </w:t>
      </w:r>
    </w:p>
    <w:p w14:paraId="56678F5C" w14:textId="77777777" w:rsidR="005F6C65" w:rsidRDefault="005F6C65" w:rsidP="005F6C65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仅当sin2α=0时, a=0, b=0. 方向导数存在且为0. 而a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≠</m:t>
        </m:r>
        <m:r>
          <m:rPr>
            <m:sty m:val="p"/>
          </m:rPr>
          <w:rPr>
            <w:rFonts w:ascii="Cambria Math" w:eastAsia="宋体" w:hAnsi="Cambria Math"/>
            <w:szCs w:val="21"/>
          </w:rPr>
          <m:t>0,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且</m:t>
        </m:r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 b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≠</m:t>
        </m:r>
      </m:oMath>
      <w:r>
        <w:rPr>
          <w:rFonts w:ascii="宋体" w:eastAsia="宋体" w:hAnsi="宋体" w:hint="eastAsia"/>
          <w:szCs w:val="21"/>
        </w:rPr>
        <w:t>0 , 故方向导数不存在</w:t>
      </w:r>
    </w:p>
    <w:p w14:paraId="2D195569" w14:textId="362ADB8B" w:rsidR="00E73C09" w:rsidRDefault="00E73C09" w:rsidP="00C35CC3">
      <w:pPr>
        <w:jc w:val="left"/>
        <w:rPr>
          <w:sz w:val="28"/>
          <w:szCs w:val="32"/>
        </w:rPr>
      </w:pPr>
    </w:p>
    <w:p w14:paraId="04308463" w14:textId="77777777" w:rsidR="006F1447" w:rsidRPr="0045078F" w:rsidRDefault="006F1447" w:rsidP="006F1447">
      <w:pPr>
        <w:spacing w:line="300" w:lineRule="auto"/>
        <w:jc w:val="center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8.</w:t>
      </w:r>
      <w:r w:rsidRPr="0045078F">
        <w:rPr>
          <w:rFonts w:ascii="宋体" w:eastAsia="宋体" w:hAnsi="宋体" w:hint="eastAsia"/>
          <w:b/>
          <w:bCs/>
          <w:sz w:val="30"/>
          <w:szCs w:val="30"/>
        </w:rPr>
        <w:t>多元函数的</w:t>
      </w:r>
      <w:r>
        <w:rPr>
          <w:rFonts w:ascii="宋体" w:eastAsia="宋体" w:hAnsi="宋体" w:hint="eastAsia"/>
          <w:b/>
          <w:bCs/>
          <w:sz w:val="30"/>
          <w:szCs w:val="30"/>
        </w:rPr>
        <w:t>极值</w:t>
      </w:r>
    </w:p>
    <w:p w14:paraId="54536B89" w14:textId="77777777" w:rsidR="006F1447" w:rsidRPr="0045078F" w:rsidRDefault="006F1447" w:rsidP="006F1447">
      <w:pPr>
        <w:spacing w:line="300" w:lineRule="auto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1.求</w:t>
      </w:r>
      <w:r w:rsidRPr="0045078F">
        <w:rPr>
          <w:rFonts w:ascii="宋体" w:eastAsia="宋体" w:hAnsi="宋体" w:cs="宋体" w:hint="eastAsia"/>
          <w:position w:val="-10"/>
          <w:szCs w:val="21"/>
        </w:rPr>
        <w:object w:dxaOrig="2659" w:dyaOrig="360" w14:anchorId="7197815D">
          <v:shape id="_x0000_i1338" type="#_x0000_t75" style="width:132.95pt;height:18pt" o:ole="">
            <v:imagedata r:id="rId256" o:title=""/>
          </v:shape>
          <o:OLEObject Type="Embed" ProgID="Equation.KSEE3" ShapeID="_x0000_i1338" DrawAspect="Content" ObjectID="_1654736890" r:id="rId257"/>
        </w:object>
      </w:r>
      <w:r w:rsidRPr="0045078F">
        <w:rPr>
          <w:rFonts w:ascii="宋体" w:eastAsia="宋体" w:hAnsi="宋体" w:cs="宋体" w:hint="eastAsia"/>
          <w:szCs w:val="21"/>
        </w:rPr>
        <w:t>的极值.</w:t>
      </w:r>
    </w:p>
    <w:p w14:paraId="1F513FA1" w14:textId="77777777" w:rsidR="006F1447" w:rsidRPr="0045078F" w:rsidRDefault="006F1447" w:rsidP="006F1447">
      <w:pPr>
        <w:spacing w:line="300" w:lineRule="auto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 xml:space="preserve">解： </w:t>
      </w:r>
    </w:p>
    <w:p w14:paraId="0B02B804" w14:textId="77777777" w:rsidR="006F1447" w:rsidRPr="0045078F" w:rsidRDefault="006F1447" w:rsidP="006F1447">
      <w:pPr>
        <w:spacing w:line="300" w:lineRule="auto"/>
        <w:ind w:firstLineChars="300" w:firstLine="63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解方程组</w:t>
      </w:r>
      <w:r w:rsidRPr="0045078F">
        <w:rPr>
          <w:rFonts w:ascii="宋体" w:eastAsia="宋体" w:hAnsi="宋体" w:cs="宋体" w:hint="eastAsia"/>
          <w:position w:val="-48"/>
          <w:szCs w:val="21"/>
        </w:rPr>
        <w:object w:dxaOrig="3795" w:dyaOrig="1213" w14:anchorId="5C4AB024">
          <v:shape id="_x0000_i1339" type="#_x0000_t75" style="width:189.85pt;height:60.4pt" o:ole="">
            <v:imagedata r:id="rId258" o:title=""/>
          </v:shape>
          <o:OLEObject Type="Embed" ProgID="Equation.KSEE3" ShapeID="_x0000_i1339" DrawAspect="Content" ObjectID="_1654736891" r:id="rId259"/>
        </w:object>
      </w:r>
    </w:p>
    <w:p w14:paraId="025A3199" w14:textId="77777777" w:rsidR="006F1447" w:rsidRPr="0045078F" w:rsidRDefault="006F1447" w:rsidP="006F1447">
      <w:pPr>
        <w:spacing w:line="300" w:lineRule="auto"/>
        <w:ind w:firstLineChars="300" w:firstLine="63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求得驻点</w:t>
      </w:r>
      <w:r w:rsidRPr="0045078F">
        <w:rPr>
          <w:rFonts w:ascii="宋体" w:eastAsia="宋体" w:hAnsi="宋体" w:cs="宋体" w:hint="eastAsia"/>
          <w:position w:val="-24"/>
          <w:szCs w:val="21"/>
        </w:rPr>
        <w:object w:dxaOrig="740" w:dyaOrig="639" w14:anchorId="38542986">
          <v:shape id="_x0000_i1340" type="#_x0000_t75" style="width:37.15pt;height:31.95pt" o:ole="">
            <v:imagedata r:id="rId260" o:title=""/>
          </v:shape>
          <o:OLEObject Type="Embed" ProgID="Equation.KSEE3" ShapeID="_x0000_i1340" DrawAspect="Content" ObjectID="_1654736892" r:id="rId261"/>
        </w:object>
      </w:r>
      <w:r w:rsidRPr="0045078F">
        <w:rPr>
          <w:rFonts w:ascii="宋体" w:eastAsia="宋体" w:hAnsi="宋体" w:cs="宋体" w:hint="eastAsia"/>
          <w:szCs w:val="21"/>
        </w:rPr>
        <w:t>.</w:t>
      </w:r>
    </w:p>
    <w:p w14:paraId="592D5A47" w14:textId="77777777" w:rsidR="006F1447" w:rsidRPr="0045078F" w:rsidRDefault="006F1447" w:rsidP="006F1447">
      <w:pPr>
        <w:spacing w:line="300" w:lineRule="auto"/>
        <w:ind w:firstLineChars="300" w:firstLine="63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 xml:space="preserve">由  </w:t>
      </w:r>
      <w:r w:rsidRPr="0045078F">
        <w:rPr>
          <w:rFonts w:ascii="宋体" w:eastAsia="宋体" w:hAnsi="宋体" w:cs="宋体" w:hint="eastAsia"/>
          <w:position w:val="-24"/>
          <w:szCs w:val="21"/>
        </w:rPr>
        <w:object w:dxaOrig="2340" w:dyaOrig="639" w14:anchorId="0FC9C85C">
          <v:shape id="_x0000_i1341" type="#_x0000_t75" style="width:117.3pt;height:31.95pt" o:ole="">
            <v:imagedata r:id="rId262" o:title=""/>
          </v:shape>
          <o:OLEObject Type="Embed" ProgID="Equation.KSEE3" ShapeID="_x0000_i1341" DrawAspect="Content" ObjectID="_1654736893" r:id="rId263"/>
        </w:object>
      </w:r>
    </w:p>
    <w:p w14:paraId="3BED2944" w14:textId="77777777" w:rsidR="006F1447" w:rsidRPr="0045078F" w:rsidRDefault="006F1447" w:rsidP="006F1447">
      <w:pPr>
        <w:spacing w:line="300" w:lineRule="auto"/>
        <w:ind w:firstLineChars="500" w:firstLine="105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position w:val="-24"/>
          <w:szCs w:val="21"/>
        </w:rPr>
        <w:object w:dxaOrig="1840" w:dyaOrig="639" w14:anchorId="4B181A42">
          <v:shape id="_x0000_i1342" type="#_x0000_t75" style="width:91.75pt;height:31.95pt" o:ole="">
            <v:imagedata r:id="rId264" o:title=""/>
          </v:shape>
          <o:OLEObject Type="Embed" ProgID="Equation.KSEE3" ShapeID="_x0000_i1342" DrawAspect="Content" ObjectID="_1654736894" r:id="rId265"/>
        </w:object>
      </w:r>
    </w:p>
    <w:p w14:paraId="1454ED86" w14:textId="77777777" w:rsidR="006F1447" w:rsidRPr="0045078F" w:rsidRDefault="006F1447" w:rsidP="006F1447">
      <w:pPr>
        <w:spacing w:line="300" w:lineRule="auto"/>
        <w:ind w:firstLineChars="500" w:firstLine="105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position w:val="-24"/>
          <w:szCs w:val="21"/>
        </w:rPr>
        <w:object w:dxaOrig="1960" w:dyaOrig="639" w14:anchorId="76B42F96">
          <v:shape id="_x0000_i1343" type="#_x0000_t75" style="width:98.15pt;height:31.95pt" o:ole="">
            <v:imagedata r:id="rId266" o:title=""/>
          </v:shape>
          <o:OLEObject Type="Embed" ProgID="Equation.KSEE3" ShapeID="_x0000_i1343" DrawAspect="Content" ObjectID="_1654736895" r:id="rId267"/>
        </w:object>
      </w:r>
      <w:r w:rsidRPr="0045078F">
        <w:rPr>
          <w:rFonts w:ascii="宋体" w:eastAsia="宋体" w:hAnsi="宋体" w:cs="宋体" w:hint="eastAsia"/>
          <w:szCs w:val="21"/>
        </w:rPr>
        <w:t>，</w:t>
      </w:r>
    </w:p>
    <w:p w14:paraId="1928DCAA" w14:textId="77777777" w:rsidR="006F1447" w:rsidRPr="0045078F" w:rsidRDefault="006F1447" w:rsidP="006F1447">
      <w:pPr>
        <w:spacing w:line="300" w:lineRule="auto"/>
        <w:ind w:firstLineChars="300" w:firstLine="63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得：</w:t>
      </w:r>
      <w:r w:rsidRPr="0045078F">
        <w:rPr>
          <w:rFonts w:ascii="宋体" w:eastAsia="宋体" w:hAnsi="宋体" w:cs="宋体" w:hint="eastAsia"/>
          <w:position w:val="-6"/>
          <w:szCs w:val="21"/>
        </w:rPr>
        <w:object w:dxaOrig="1880" w:dyaOrig="320" w14:anchorId="799296FB">
          <v:shape id="_x0000_i1344" type="#_x0000_t75" style="width:94.05pt;height:16.25pt" o:ole="">
            <v:imagedata r:id="rId268" o:title=""/>
          </v:shape>
          <o:OLEObject Type="Embed" ProgID="Equation.KSEE3" ShapeID="_x0000_i1344" DrawAspect="Content" ObjectID="_1654736896" r:id="rId269"/>
        </w:object>
      </w:r>
      <w:r w:rsidRPr="0045078F">
        <w:rPr>
          <w:rFonts w:ascii="宋体" w:eastAsia="宋体" w:hAnsi="宋体" w:cs="宋体" w:hint="eastAsia"/>
          <w:szCs w:val="21"/>
        </w:rPr>
        <w:t>，</w:t>
      </w:r>
    </w:p>
    <w:p w14:paraId="4FA614F6" w14:textId="77777777" w:rsidR="006F1447" w:rsidRPr="0045078F" w:rsidRDefault="006F1447" w:rsidP="006F1447">
      <w:pPr>
        <w:spacing w:line="300" w:lineRule="auto"/>
        <w:ind w:firstLineChars="300" w:firstLine="63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由判定极值的充分条件知，在点</w:t>
      </w:r>
      <w:r w:rsidRPr="0045078F">
        <w:rPr>
          <w:rFonts w:ascii="宋体" w:eastAsia="宋体" w:hAnsi="宋体" w:cs="宋体" w:hint="eastAsia"/>
          <w:position w:val="-24"/>
          <w:szCs w:val="21"/>
        </w:rPr>
        <w:object w:dxaOrig="740" w:dyaOrig="639" w14:anchorId="07B72761">
          <v:shape id="_x0000_i1345" type="#_x0000_t75" style="width:37.15pt;height:31.95pt" o:ole="">
            <v:imagedata r:id="rId270" o:title=""/>
          </v:shape>
          <o:OLEObject Type="Embed" ProgID="Equation.KSEE3" ShapeID="_x0000_i1345" DrawAspect="Content" ObjectID="_1654736897" r:id="rId271"/>
        </w:object>
      </w:r>
      <w:r w:rsidRPr="0045078F">
        <w:rPr>
          <w:rFonts w:ascii="宋体" w:eastAsia="宋体" w:hAnsi="宋体" w:cs="宋体" w:hint="eastAsia"/>
          <w:szCs w:val="21"/>
        </w:rPr>
        <w:t>处，函数取得极小值</w:t>
      </w:r>
    </w:p>
    <w:p w14:paraId="317F0BD7" w14:textId="77777777" w:rsidR="006F1447" w:rsidRPr="0045078F" w:rsidRDefault="006F1447" w:rsidP="006F1447">
      <w:pPr>
        <w:spacing w:line="300" w:lineRule="auto"/>
        <w:ind w:firstLineChars="900" w:firstLine="189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position w:val="-24"/>
          <w:szCs w:val="21"/>
        </w:rPr>
        <w:object w:dxaOrig="1500" w:dyaOrig="639" w14:anchorId="186E6206">
          <v:shape id="_x0000_i1346" type="#_x0000_t75" style="width:74.9pt;height:31.95pt" o:ole="">
            <v:imagedata r:id="rId272" o:title=""/>
          </v:shape>
          <o:OLEObject Type="Embed" ProgID="Equation.KSEE3" ShapeID="_x0000_i1346" DrawAspect="Content" ObjectID="_1654736898" r:id="rId273"/>
        </w:object>
      </w:r>
      <w:r w:rsidRPr="0045078F">
        <w:rPr>
          <w:rFonts w:ascii="宋体" w:eastAsia="宋体" w:hAnsi="宋体" w:cs="宋体" w:hint="eastAsia"/>
          <w:szCs w:val="21"/>
        </w:rPr>
        <w:t>.</w:t>
      </w:r>
    </w:p>
    <w:p w14:paraId="71F61536" w14:textId="77777777" w:rsidR="006F1447" w:rsidRPr="0045078F" w:rsidRDefault="006F1447" w:rsidP="006F1447">
      <w:pPr>
        <w:spacing w:line="300" w:lineRule="auto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lastRenderedPageBreak/>
        <w:t>2.求</w:t>
      </w:r>
      <w:r w:rsidRPr="0045078F">
        <w:rPr>
          <w:rFonts w:ascii="宋体" w:eastAsia="宋体" w:hAnsi="宋体" w:cs="宋体" w:hint="eastAsia"/>
          <w:position w:val="-10"/>
          <w:szCs w:val="21"/>
        </w:rPr>
        <w:object w:dxaOrig="3460" w:dyaOrig="360" w14:anchorId="5DB332FB">
          <v:shape id="_x0000_i1347" type="#_x0000_t75" style="width:173.05pt;height:18pt" o:ole="">
            <v:imagedata r:id="rId274" o:title=""/>
          </v:shape>
          <o:OLEObject Type="Embed" ProgID="Equation.KSEE3" ShapeID="_x0000_i1347" DrawAspect="Content" ObjectID="_1654736899" r:id="rId275"/>
        </w:object>
      </w:r>
      <w:r w:rsidRPr="0045078F">
        <w:rPr>
          <w:rFonts w:ascii="宋体" w:eastAsia="宋体" w:hAnsi="宋体" w:cs="宋体" w:hint="eastAsia"/>
          <w:szCs w:val="21"/>
        </w:rPr>
        <w:t>所确定的隐函数</w:t>
      </w:r>
      <w:r w:rsidRPr="0045078F">
        <w:rPr>
          <w:rFonts w:ascii="宋体" w:eastAsia="宋体" w:hAnsi="宋体" w:cs="宋体" w:hint="eastAsia"/>
          <w:position w:val="-10"/>
          <w:szCs w:val="21"/>
        </w:rPr>
        <w:object w:dxaOrig="1180" w:dyaOrig="320" w14:anchorId="3EB7A6DE">
          <v:shape id="_x0000_i1348" type="#_x0000_t75" style="width:59.25pt;height:16.25pt" o:ole="">
            <v:imagedata r:id="rId276" o:title=""/>
          </v:shape>
          <o:OLEObject Type="Embed" ProgID="Equation.KSEE3" ShapeID="_x0000_i1348" DrawAspect="Content" ObjectID="_1654736900" r:id="rId277"/>
        </w:object>
      </w:r>
      <w:r w:rsidRPr="0045078F">
        <w:rPr>
          <w:rFonts w:ascii="宋体" w:eastAsia="宋体" w:hAnsi="宋体" w:cs="宋体" w:hint="eastAsia"/>
          <w:szCs w:val="21"/>
        </w:rPr>
        <w:t>的极值.</w:t>
      </w:r>
    </w:p>
    <w:p w14:paraId="0898BE38" w14:textId="77777777" w:rsidR="006F1447" w:rsidRPr="0045078F" w:rsidRDefault="006F1447" w:rsidP="006F1447">
      <w:pPr>
        <w:spacing w:line="300" w:lineRule="auto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解：</w:t>
      </w:r>
    </w:p>
    <w:p w14:paraId="66C618B9" w14:textId="77777777" w:rsidR="006F1447" w:rsidRPr="0045078F" w:rsidRDefault="006F1447" w:rsidP="006F1447">
      <w:pPr>
        <w:spacing w:line="300" w:lineRule="auto"/>
        <w:ind w:firstLine="42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方程两边对x求偏导，得：</w:t>
      </w:r>
      <w:r w:rsidRPr="0045078F">
        <w:rPr>
          <w:rFonts w:ascii="宋体" w:eastAsia="宋体" w:hAnsi="宋体" w:cs="宋体" w:hint="eastAsia"/>
          <w:position w:val="-24"/>
          <w:szCs w:val="21"/>
        </w:rPr>
        <w:object w:dxaOrig="2780" w:dyaOrig="639" w14:anchorId="26896AC4">
          <v:shape id="_x0000_i1349" type="#_x0000_t75" style="width:138.75pt;height:31.95pt" o:ole="">
            <v:imagedata r:id="rId278" o:title=""/>
          </v:shape>
          <o:OLEObject Type="Embed" ProgID="Equation.KSEE3" ShapeID="_x0000_i1349" DrawAspect="Content" ObjectID="_1654736901" r:id="rId279"/>
        </w:object>
      </w:r>
    </w:p>
    <w:p w14:paraId="58AF5BC1" w14:textId="77777777" w:rsidR="006F1447" w:rsidRPr="0045078F" w:rsidRDefault="006F1447" w:rsidP="006F1447">
      <w:pPr>
        <w:spacing w:line="300" w:lineRule="auto"/>
        <w:ind w:firstLine="42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方程两边对y求偏导，得：</w:t>
      </w:r>
      <w:r w:rsidRPr="0045078F">
        <w:rPr>
          <w:rFonts w:ascii="宋体" w:eastAsia="宋体" w:hAnsi="宋体" w:cs="宋体" w:hint="eastAsia"/>
          <w:position w:val="-28"/>
          <w:szCs w:val="21"/>
        </w:rPr>
        <w:object w:dxaOrig="3500" w:dyaOrig="680" w14:anchorId="00D1AC10">
          <v:shape id="_x0000_i1350" type="#_x0000_t75" style="width:174.75pt;height:34.25pt" o:ole="">
            <v:imagedata r:id="rId280" o:title=""/>
          </v:shape>
          <o:OLEObject Type="Embed" ProgID="Equation.KSEE3" ShapeID="_x0000_i1350" DrawAspect="Content" ObjectID="_1654736902" r:id="rId281"/>
        </w:object>
      </w:r>
    </w:p>
    <w:p w14:paraId="5A5FE031" w14:textId="77777777" w:rsidR="006F1447" w:rsidRPr="0045078F" w:rsidRDefault="006F1447" w:rsidP="006F1447">
      <w:pPr>
        <w:spacing w:line="300" w:lineRule="auto"/>
        <w:ind w:firstLine="42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令：</w:t>
      </w:r>
      <w:r w:rsidRPr="0045078F">
        <w:rPr>
          <w:rFonts w:ascii="宋体" w:eastAsia="宋体" w:hAnsi="宋体" w:cs="宋体" w:hint="eastAsia"/>
          <w:position w:val="-58"/>
          <w:szCs w:val="21"/>
        </w:rPr>
        <w:object w:dxaOrig="859" w:dyaOrig="1280" w14:anchorId="06C28089">
          <v:shape id="_x0000_i1351" type="#_x0000_t75" style="width:42.95pt;height:63.85pt" o:ole="">
            <v:imagedata r:id="rId282" o:title=""/>
          </v:shape>
          <o:OLEObject Type="Embed" ProgID="Equation.KSEE3" ShapeID="_x0000_i1351" DrawAspect="Content" ObjectID="_1654736903" r:id="rId283"/>
        </w:object>
      </w:r>
      <w:r w:rsidRPr="0045078F">
        <w:rPr>
          <w:rFonts w:ascii="宋体" w:eastAsia="宋体" w:hAnsi="宋体" w:cs="宋体" w:hint="eastAsia"/>
          <w:szCs w:val="21"/>
        </w:rPr>
        <w:t>，整理得：</w:t>
      </w:r>
      <w:r w:rsidRPr="0045078F">
        <w:rPr>
          <w:rFonts w:ascii="宋体" w:eastAsia="宋体" w:hAnsi="宋体" w:cs="宋体" w:hint="eastAsia"/>
          <w:position w:val="-30"/>
          <w:szCs w:val="21"/>
        </w:rPr>
        <w:object w:dxaOrig="1939" w:dyaOrig="740" w14:anchorId="6EC9CD60">
          <v:shape id="_x0000_i1352" type="#_x0000_t75" style="width:96.95pt;height:37.15pt" o:ole="">
            <v:imagedata r:id="rId284" o:title=""/>
          </v:shape>
          <o:OLEObject Type="Embed" ProgID="Equation.KSEE3" ShapeID="_x0000_i1352" DrawAspect="Content" ObjectID="_1654736904" r:id="rId285"/>
        </w:object>
      </w:r>
      <w:r w:rsidRPr="0045078F">
        <w:rPr>
          <w:rFonts w:ascii="宋体" w:eastAsia="宋体" w:hAnsi="宋体" w:cs="宋体" w:hint="eastAsia"/>
          <w:szCs w:val="21"/>
        </w:rPr>
        <w:t>，</w:t>
      </w:r>
    </w:p>
    <w:p w14:paraId="2B2892EA" w14:textId="77777777" w:rsidR="006F1447" w:rsidRPr="0045078F" w:rsidRDefault="006F1447" w:rsidP="006F1447">
      <w:pPr>
        <w:spacing w:line="300" w:lineRule="auto"/>
        <w:ind w:firstLine="42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又有：</w:t>
      </w:r>
      <w:r w:rsidRPr="0045078F">
        <w:rPr>
          <w:rFonts w:ascii="宋体" w:eastAsia="宋体" w:hAnsi="宋体" w:cs="宋体" w:hint="eastAsia"/>
          <w:position w:val="-10"/>
          <w:szCs w:val="21"/>
        </w:rPr>
        <w:object w:dxaOrig="3460" w:dyaOrig="360" w14:anchorId="4ED8DDC3">
          <v:shape id="_x0000_i1353" type="#_x0000_t75" style="width:173.05pt;height:18pt" o:ole="">
            <v:imagedata r:id="rId274" o:title=""/>
          </v:shape>
          <o:OLEObject Type="Embed" ProgID="Equation.KSEE3" ShapeID="_x0000_i1353" DrawAspect="Content" ObjectID="_1654736905" r:id="rId286"/>
        </w:object>
      </w:r>
      <w:r w:rsidRPr="0045078F">
        <w:rPr>
          <w:rFonts w:ascii="宋体" w:eastAsia="宋体" w:hAnsi="宋体" w:cs="宋体" w:hint="eastAsia"/>
          <w:szCs w:val="21"/>
        </w:rPr>
        <w:t>，综合以上等式</w:t>
      </w:r>
    </w:p>
    <w:p w14:paraId="4E98F00D" w14:textId="77777777" w:rsidR="006F1447" w:rsidRPr="0045078F" w:rsidRDefault="006F1447" w:rsidP="006F1447">
      <w:pPr>
        <w:spacing w:line="300" w:lineRule="auto"/>
        <w:ind w:firstLine="42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解得：</w:t>
      </w:r>
      <w:r w:rsidRPr="0045078F">
        <w:rPr>
          <w:rFonts w:ascii="宋体" w:eastAsia="宋体" w:hAnsi="宋体" w:cs="宋体" w:hint="eastAsia"/>
          <w:position w:val="-48"/>
          <w:szCs w:val="21"/>
        </w:rPr>
        <w:object w:dxaOrig="720" w:dyaOrig="1100" w14:anchorId="70C06A10">
          <v:shape id="_x0000_i1354" type="#_x0000_t75" style="width:36pt;height:55.15pt" o:ole="">
            <v:imagedata r:id="rId287" o:title=""/>
          </v:shape>
          <o:OLEObject Type="Embed" ProgID="Equation.KSEE3" ShapeID="_x0000_i1354" DrawAspect="Content" ObjectID="_1654736906" r:id="rId288"/>
        </w:object>
      </w:r>
      <w:r w:rsidRPr="0045078F">
        <w:rPr>
          <w:rFonts w:ascii="宋体" w:eastAsia="宋体" w:hAnsi="宋体" w:cs="宋体" w:hint="eastAsia"/>
          <w:szCs w:val="21"/>
        </w:rPr>
        <w:t xml:space="preserve">  或</w:t>
      </w:r>
      <w:r w:rsidRPr="0045078F">
        <w:rPr>
          <w:rFonts w:ascii="宋体" w:eastAsia="宋体" w:hAnsi="宋体" w:cs="宋体" w:hint="eastAsia"/>
          <w:position w:val="-48"/>
          <w:szCs w:val="21"/>
        </w:rPr>
        <w:object w:dxaOrig="859" w:dyaOrig="1100" w14:anchorId="20B1DB0E">
          <v:shape id="_x0000_i1355" type="#_x0000_t75" style="width:42.95pt;height:55.15pt" o:ole="">
            <v:imagedata r:id="rId289" o:title=""/>
          </v:shape>
          <o:OLEObject Type="Embed" ProgID="Equation.KSEE3" ShapeID="_x0000_i1355" DrawAspect="Content" ObjectID="_1654736907" r:id="rId290"/>
        </w:object>
      </w:r>
    </w:p>
    <w:p w14:paraId="5C3E02C8" w14:textId="77777777" w:rsidR="006F1447" w:rsidRPr="0045078F" w:rsidRDefault="006F1447" w:rsidP="006F1447">
      <w:pPr>
        <w:spacing w:line="300" w:lineRule="auto"/>
        <w:ind w:firstLine="420"/>
        <w:rPr>
          <w:rFonts w:ascii="宋体" w:eastAsia="宋体" w:hAnsi="宋体" w:cs="宋体"/>
          <w:szCs w:val="21"/>
        </w:rPr>
      </w:pPr>
      <w:r w:rsidRPr="0045078F">
        <w:rPr>
          <w:rFonts w:ascii="宋体" w:eastAsia="宋体" w:hAnsi="宋体" w:cs="宋体" w:hint="eastAsia"/>
          <w:szCs w:val="21"/>
        </w:rPr>
        <w:t>所以：极小值为</w:t>
      </w:r>
      <w:r w:rsidRPr="0045078F">
        <w:rPr>
          <w:rFonts w:ascii="宋体" w:eastAsia="宋体" w:hAnsi="宋体" w:cs="宋体" w:hint="eastAsia"/>
          <w:position w:val="-10"/>
          <w:szCs w:val="21"/>
        </w:rPr>
        <w:object w:dxaOrig="1100" w:dyaOrig="320" w14:anchorId="622D69A5">
          <v:shape id="_x0000_i1356" type="#_x0000_t75" style="width:55.15pt;height:16.25pt" o:ole="">
            <v:imagedata r:id="rId291" o:title=""/>
          </v:shape>
          <o:OLEObject Type="Embed" ProgID="Equation.KSEE3" ShapeID="_x0000_i1356" DrawAspect="Content" ObjectID="_1654736908" r:id="rId292"/>
        </w:object>
      </w:r>
      <w:r w:rsidRPr="0045078F">
        <w:rPr>
          <w:rFonts w:ascii="宋体" w:eastAsia="宋体" w:hAnsi="宋体" w:cs="宋体" w:hint="eastAsia"/>
          <w:szCs w:val="21"/>
        </w:rPr>
        <w:t>，极大值为</w:t>
      </w:r>
      <w:r w:rsidRPr="0045078F">
        <w:rPr>
          <w:rFonts w:ascii="宋体" w:eastAsia="宋体" w:hAnsi="宋体" w:cs="宋体" w:hint="eastAsia"/>
          <w:position w:val="-10"/>
          <w:szCs w:val="21"/>
        </w:rPr>
        <w:object w:dxaOrig="1480" w:dyaOrig="320" w14:anchorId="033ADCAD">
          <v:shape id="_x0000_i1357" type="#_x0000_t75" style="width:73.75pt;height:16.25pt" o:ole="">
            <v:imagedata r:id="rId293" o:title=""/>
          </v:shape>
          <o:OLEObject Type="Embed" ProgID="Equation.KSEE3" ShapeID="_x0000_i1357" DrawAspect="Content" ObjectID="_1654736909" r:id="rId294"/>
        </w:object>
      </w:r>
      <w:r w:rsidRPr="0045078F">
        <w:rPr>
          <w:rFonts w:ascii="宋体" w:eastAsia="宋体" w:hAnsi="宋体" w:cs="宋体" w:hint="eastAsia"/>
          <w:szCs w:val="21"/>
        </w:rPr>
        <w:t>.</w:t>
      </w:r>
    </w:p>
    <w:p w14:paraId="4886470D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3、</w:t>
      </w:r>
      <w:r>
        <w:rPr>
          <w:rFonts w:asciiTheme="minorEastAsia" w:hAnsiTheme="minorEastAsia" w:cstheme="minorEastAsia" w:hint="eastAsia"/>
          <w:szCs w:val="21"/>
        </w:rPr>
        <w:object w:dxaOrig="2280" w:dyaOrig="360" w14:anchorId="33602962">
          <v:shape id="_x0000_i1378" type="#_x0000_t75" style="width:113.8pt;height:18pt" o:ole="">
            <v:imagedata r:id="rId295" o:title=""/>
          </v:shape>
          <o:OLEObject Type="Embed" ProgID="Equation.KSEE3" ShapeID="_x0000_i1378" DrawAspect="Content" ObjectID="_1654736910" r:id="rId296"/>
        </w:object>
      </w:r>
      <w:r>
        <w:rPr>
          <w:rFonts w:asciiTheme="minorEastAsia" w:hAnsiTheme="minorEastAsia" w:cstheme="minorEastAsia" w:hint="eastAsia"/>
          <w:szCs w:val="21"/>
        </w:rPr>
        <w:t>在区域</w:t>
      </w:r>
      <w:r>
        <w:rPr>
          <w:rFonts w:asciiTheme="minorEastAsia" w:hAnsiTheme="minorEastAsia" w:cstheme="minorEastAsia" w:hint="eastAsia"/>
          <w:szCs w:val="21"/>
        </w:rPr>
        <w:object w:dxaOrig="2480" w:dyaOrig="360" w14:anchorId="0B20575E">
          <v:shape id="_x0000_i1379" type="#_x0000_t75" style="width:124.25pt;height:18pt" o:ole="">
            <v:imagedata r:id="rId297" o:title=""/>
          </v:shape>
          <o:OLEObject Type="Embed" ProgID="Equation.KSEE3" ShapeID="_x0000_i1379" DrawAspect="Content" ObjectID="_1654736911" r:id="rId298"/>
        </w:object>
      </w:r>
      <w:r>
        <w:rPr>
          <w:rFonts w:asciiTheme="minorEastAsia" w:hAnsiTheme="minorEastAsia" w:cstheme="minorEastAsia" w:hint="eastAsia"/>
          <w:szCs w:val="21"/>
        </w:rPr>
        <w:t>上的最大值和最小值</w:t>
      </w:r>
    </w:p>
    <w:p w14:paraId="626093F7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解：</w:t>
      </w:r>
    </w:p>
    <w:p w14:paraId="2E194732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当</w:t>
      </w:r>
      <w:r>
        <w:rPr>
          <w:rFonts w:asciiTheme="minorEastAsia" w:hAnsiTheme="minorEastAsia" w:cstheme="minorEastAsia" w:hint="eastAsia"/>
          <w:szCs w:val="21"/>
        </w:rPr>
        <w:object w:dxaOrig="1219" w:dyaOrig="360" w14:anchorId="72C45E8D">
          <v:shape id="_x0000_i1380" type="#_x0000_t75" style="width:60.95pt;height:18pt" o:ole="">
            <v:imagedata r:id="rId299" o:title=""/>
          </v:shape>
          <o:OLEObject Type="Embed" ProgID="Equation.KSEE3" ShapeID="_x0000_i1380" DrawAspect="Content" ObjectID="_1654736912" r:id="rId300"/>
        </w:object>
      </w:r>
      <w:r>
        <w:rPr>
          <w:rFonts w:asciiTheme="minorEastAsia" w:hAnsiTheme="minorEastAsia" w:cstheme="minorEastAsia" w:hint="eastAsia"/>
          <w:szCs w:val="21"/>
        </w:rPr>
        <w:t>时，</w:t>
      </w:r>
      <w:r>
        <w:rPr>
          <w:rFonts w:asciiTheme="minorEastAsia" w:hAnsiTheme="minorEastAsia" w:cstheme="minorEastAsia" w:hint="eastAsia"/>
          <w:szCs w:val="21"/>
        </w:rPr>
        <w:object w:dxaOrig="2299" w:dyaOrig="380" w14:anchorId="726C4A45">
          <v:shape id="_x0000_i1381" type="#_x0000_t75" style="width:114.95pt;height:19.15pt" o:ole="">
            <v:imagedata r:id="rId301" o:title=""/>
          </v:shape>
          <o:OLEObject Type="Embed" ProgID="Equation.KSEE3" ShapeID="_x0000_i1381" DrawAspect="Content" ObjectID="_1654736913" r:id="rId302"/>
        </w:object>
      </w:r>
    </w:p>
    <w:p w14:paraId="1ACD0230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object w:dxaOrig="1660" w:dyaOrig="380" w14:anchorId="3F6A2D6E">
          <v:shape id="_x0000_i1382" type="#_x0000_t75" style="width:83.05pt;height:19.15pt" o:ole="">
            <v:imagedata r:id="rId303" o:title=""/>
          </v:shape>
          <o:OLEObject Type="Embed" ProgID="Equation.KSEE3" ShapeID="_x0000_i1382" DrawAspect="Content" ObjectID="_1654736914" r:id="rId304"/>
        </w:object>
      </w:r>
      <w:r>
        <w:rPr>
          <w:rFonts w:asciiTheme="minorEastAsia" w:hAnsiTheme="minorEastAsia" w:cstheme="minorEastAsia" w:hint="eastAsia"/>
          <w:szCs w:val="21"/>
        </w:rPr>
        <w:t>可以得到驻点(2,-2)</w:t>
      </w:r>
    </w:p>
    <w:p w14:paraId="45D9A7AE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object w:dxaOrig="1040" w:dyaOrig="320" w14:anchorId="675DB23F">
          <v:shape id="_x0000_i1383" type="#_x0000_t75" style="width:52.25pt;height:16.25pt" o:ole="">
            <v:imagedata r:id="rId305" o:title=""/>
          </v:shape>
          <o:OLEObject Type="Embed" ProgID="Equation.KSEE3" ShapeID="_x0000_i1383" DrawAspect="Content" ObjectID="_1654736915" r:id="rId306"/>
        </w:object>
      </w:r>
      <w:r>
        <w:rPr>
          <w:rFonts w:asciiTheme="minorEastAsia" w:hAnsiTheme="minorEastAsia" w:cstheme="minorEastAsia" w:hint="eastAsia"/>
          <w:szCs w:val="21"/>
        </w:rPr>
        <w:t>为极大值</w:t>
      </w:r>
    </w:p>
    <w:p w14:paraId="4A02998C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当</w:t>
      </w:r>
      <w:r>
        <w:rPr>
          <w:rFonts w:asciiTheme="minorEastAsia" w:hAnsiTheme="minorEastAsia" w:cstheme="minorEastAsia" w:hint="eastAsia"/>
          <w:szCs w:val="21"/>
        </w:rPr>
        <w:object w:dxaOrig="1219" w:dyaOrig="360" w14:anchorId="108BFA33">
          <v:shape id="_x0000_i1384" type="#_x0000_t75" style="width:60.95pt;height:18pt" o:ole="">
            <v:imagedata r:id="rId307" o:title=""/>
          </v:shape>
          <o:OLEObject Type="Embed" ProgID="Equation.KSEE3" ShapeID="_x0000_i1384" DrawAspect="Content" ObjectID="_1654736916" r:id="rId308"/>
        </w:object>
      </w:r>
      <w:r>
        <w:rPr>
          <w:rFonts w:asciiTheme="minorEastAsia" w:hAnsiTheme="minorEastAsia" w:cstheme="minorEastAsia" w:hint="eastAsia"/>
          <w:szCs w:val="21"/>
        </w:rPr>
        <w:t>时，</w:t>
      </w:r>
    </w:p>
    <w:p w14:paraId="60C979CE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object w:dxaOrig="3900" w:dyaOrig="1820" w14:anchorId="650A2BCD">
          <v:shape id="_x0000_i1385" type="#_x0000_t75" style="width:195.1pt;height:91.15pt" o:ole="">
            <v:imagedata r:id="rId309" o:title=""/>
          </v:shape>
          <o:OLEObject Type="Embed" ProgID="Equation.KSEE3" ShapeID="_x0000_i1385" DrawAspect="Content" ObjectID="_1654736917" r:id="rId310"/>
        </w:object>
      </w:r>
    </w:p>
    <w:p w14:paraId="2C52CDE5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解得：x=3，y=-3，或x=-3，y=3</w:t>
      </w:r>
    </w:p>
    <w:p w14:paraId="7FB19FE8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object w:dxaOrig="2700" w:dyaOrig="680" w14:anchorId="523F36EE">
          <v:shape id="_x0000_i1386" type="#_x0000_t75" style="width:135.3pt;height:34.25pt" o:ole="">
            <v:imagedata r:id="rId311" o:title=""/>
          </v:shape>
          <o:OLEObject Type="Embed" ProgID="Equation.KSEE3" ShapeID="_x0000_i1386" DrawAspect="Content" ObjectID="_1654736918" r:id="rId312"/>
        </w:object>
      </w:r>
      <w:r>
        <w:rPr>
          <w:rFonts w:asciiTheme="minorEastAsia" w:hAnsiTheme="minorEastAsia" w:cstheme="minorEastAsia" w:hint="eastAsia"/>
          <w:szCs w:val="21"/>
        </w:rPr>
        <w:t>，所以</w:t>
      </w:r>
    </w:p>
    <w:p w14:paraId="5C507FB1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最大值为</w:t>
      </w:r>
      <w:r>
        <w:rPr>
          <w:rFonts w:asciiTheme="minorEastAsia" w:hAnsiTheme="minorEastAsia" w:cstheme="minorEastAsia" w:hint="eastAsia"/>
          <w:szCs w:val="21"/>
        </w:rPr>
        <w:object w:dxaOrig="1040" w:dyaOrig="320" w14:anchorId="5E2B3209">
          <v:shape id="_x0000_i1387" type="#_x0000_t75" style="width:52.25pt;height:16.25pt" o:ole="">
            <v:imagedata r:id="rId313" o:title=""/>
          </v:shape>
          <o:OLEObject Type="Embed" ProgID="Equation.KSEE3" ShapeID="_x0000_i1387" DrawAspect="Content" ObjectID="_1654736919" r:id="rId314"/>
        </w:object>
      </w:r>
      <w:r>
        <w:rPr>
          <w:rFonts w:asciiTheme="minorEastAsia" w:hAnsiTheme="minorEastAsia" w:cstheme="minorEastAsia" w:hint="eastAsia"/>
          <w:szCs w:val="21"/>
        </w:rPr>
        <w:t>，最小值为</w:t>
      </w:r>
      <w:r>
        <w:rPr>
          <w:rFonts w:asciiTheme="minorEastAsia" w:hAnsiTheme="minorEastAsia" w:cstheme="minorEastAsia" w:hint="eastAsia"/>
          <w:szCs w:val="21"/>
        </w:rPr>
        <w:object w:dxaOrig="1240" w:dyaOrig="320" w14:anchorId="3A2B5A7D">
          <v:shape id="_x0000_i1388" type="#_x0000_t75" style="width:61.55pt;height:16.25pt" o:ole="">
            <v:imagedata r:id="rId315" o:title=""/>
          </v:shape>
          <o:OLEObject Type="Embed" ProgID="Equation.KSEE3" ShapeID="_x0000_i1388" DrawAspect="Content" ObjectID="_1654736920" r:id="rId316"/>
        </w:object>
      </w:r>
    </w:p>
    <w:p w14:paraId="173F7F3F" w14:textId="77777777" w:rsidR="00B27B3F" w:rsidRDefault="00B27B3F" w:rsidP="00D046E4">
      <w:pPr>
        <w:numPr>
          <w:ilvl w:val="0"/>
          <w:numId w:val="10"/>
        </w:num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object w:dxaOrig="1500" w:dyaOrig="320" w14:anchorId="2C3B315F">
          <v:shape id="_x0000_i1389" type="#_x0000_t75" style="width:74.9pt;height:16.25pt" o:ole="">
            <v:imagedata r:id="rId317" o:title=""/>
          </v:shape>
          <o:OLEObject Type="Embed" ProgID="Equation.KSEE3" ShapeID="_x0000_i1389" DrawAspect="Content" ObjectID="_1654736921" r:id="rId318"/>
        </w:object>
      </w:r>
      <w:r>
        <w:rPr>
          <w:rFonts w:asciiTheme="minorEastAsia" w:hAnsiTheme="minorEastAsia" w:cstheme="minorEastAsia" w:hint="eastAsia"/>
          <w:szCs w:val="21"/>
        </w:rPr>
        <w:t>在x=1，y=0，</w:t>
      </w:r>
      <w:proofErr w:type="spellStart"/>
      <w:r>
        <w:rPr>
          <w:rFonts w:asciiTheme="minorEastAsia" w:hAnsiTheme="minorEastAsia" w:cstheme="minorEastAsia" w:hint="eastAsia"/>
          <w:szCs w:val="21"/>
        </w:rPr>
        <w:t>x+y</w:t>
      </w:r>
      <w:proofErr w:type="spellEnd"/>
      <w:r>
        <w:rPr>
          <w:rFonts w:asciiTheme="minorEastAsia" w:hAnsiTheme="minorEastAsia" w:cstheme="minorEastAsia" w:hint="eastAsia"/>
          <w:szCs w:val="21"/>
        </w:rPr>
        <w:t>=6围城区域上的最大值和最小值。</w:t>
      </w:r>
    </w:p>
    <w:p w14:paraId="7A015479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解：</w:t>
      </w:r>
    </w:p>
    <w:p w14:paraId="201295D4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object w:dxaOrig="2500" w:dyaOrig="1320" w14:anchorId="75E1D9AF">
          <v:shape id="_x0000_i1390" type="#_x0000_t75" style="width:124.85pt;height:66.2pt" o:ole="">
            <v:imagedata r:id="rId319" o:title=""/>
          </v:shape>
          <o:OLEObject Type="Embed" ProgID="Equation.KSEE3" ShapeID="_x0000_i1390" DrawAspect="Content" ObjectID="_1654736922" r:id="rId320"/>
        </w:object>
      </w:r>
    </w:p>
    <w:p w14:paraId="040AA0D7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解得</w:t>
      </w:r>
      <w:r>
        <w:rPr>
          <w:rFonts w:asciiTheme="minorEastAsia" w:hAnsiTheme="minorEastAsia" w:cstheme="minorEastAsia" w:hint="eastAsia"/>
          <w:szCs w:val="21"/>
        </w:rPr>
        <w:object w:dxaOrig="1380" w:dyaOrig="620" w14:anchorId="7468F60C">
          <v:shape id="_x0000_i1391" type="#_x0000_t75" style="width:69.1pt;height:31.35pt" o:ole="">
            <v:imagedata r:id="rId321" o:title=""/>
          </v:shape>
          <o:OLEObject Type="Embed" ProgID="Equation.KSEE3" ShapeID="_x0000_i1391" DrawAspect="Content" ObjectID="_1654736923" r:id="rId322"/>
        </w:object>
      </w:r>
      <w:r>
        <w:rPr>
          <w:rFonts w:asciiTheme="minorEastAsia" w:hAnsiTheme="minorEastAsia" w:cstheme="minorEastAsia" w:hint="eastAsia"/>
          <w:szCs w:val="21"/>
        </w:rPr>
        <w:t>，</w:t>
      </w:r>
    </w:p>
    <w:p w14:paraId="26C8FBC6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position w:val="-148"/>
          <w:szCs w:val="21"/>
        </w:rPr>
        <w:object w:dxaOrig="3280" w:dyaOrig="3080" w14:anchorId="79B424B7">
          <v:shape id="_x0000_i1392" type="#_x0000_t75" style="width:163.75pt;height:153.85pt" o:ole="">
            <v:imagedata r:id="rId323" o:title=""/>
          </v:shape>
          <o:OLEObject Type="Embed" ProgID="Equation.KSEE3" ShapeID="_x0000_i1392" DrawAspect="Content" ObjectID="_1654736924" r:id="rId324"/>
        </w:object>
      </w:r>
    </w:p>
    <w:p w14:paraId="076FA018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object w:dxaOrig="1939" w:dyaOrig="320" w14:anchorId="0EF17226">
          <v:shape id="_x0000_i1393" type="#_x0000_t75" style="width:96.95pt;height:16.25pt" o:ole="">
            <v:imagedata r:id="rId325" o:title=""/>
          </v:shape>
          <o:OLEObject Type="Embed" ProgID="Equation.KSEE3" ShapeID="_x0000_i1393" DrawAspect="Content" ObjectID="_1654736925" r:id="rId326"/>
        </w:object>
      </w:r>
      <w:r>
        <w:rPr>
          <w:rFonts w:asciiTheme="minorEastAsia" w:hAnsiTheme="minorEastAsia" w:cstheme="minorEastAsia" w:hint="eastAsia"/>
          <w:szCs w:val="21"/>
        </w:rPr>
        <w:t>，有极大值点且极大值为</w:t>
      </w:r>
      <w:r>
        <w:rPr>
          <w:rFonts w:asciiTheme="minorEastAsia" w:hAnsiTheme="minorEastAsia" w:cstheme="minorEastAsia" w:hint="eastAsia"/>
          <w:szCs w:val="21"/>
        </w:rPr>
        <w:object w:dxaOrig="1320" w:dyaOrig="620" w14:anchorId="5FB4E469">
          <v:shape id="_x0000_i1394" type="#_x0000_t75" style="width:66.2pt;height:31.35pt" o:ole="">
            <v:imagedata r:id="rId327" o:title=""/>
          </v:shape>
          <o:OLEObject Type="Embed" ProgID="Equation.KSEE3" ShapeID="_x0000_i1394" DrawAspect="Content" ObjectID="_1654736926" r:id="rId328"/>
        </w:object>
      </w:r>
      <w:r>
        <w:rPr>
          <w:rFonts w:asciiTheme="minorEastAsia" w:hAnsiTheme="minorEastAsia" w:cstheme="minorEastAsia" w:hint="eastAsia"/>
          <w:szCs w:val="21"/>
        </w:rPr>
        <w:t>，</w:t>
      </w:r>
    </w:p>
    <w:p w14:paraId="605D5EEE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在边界处：</w:t>
      </w:r>
    </w:p>
    <w:p w14:paraId="790FC2B9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</w:t>
      </w:r>
      <w:proofErr w:type="spellStart"/>
      <w:r>
        <w:rPr>
          <w:rFonts w:asciiTheme="minorEastAsia" w:hAnsiTheme="minorEastAsia" w:cstheme="minorEastAsia" w:hint="eastAsia"/>
          <w:szCs w:val="21"/>
        </w:rPr>
        <w:t>x+y</w:t>
      </w:r>
      <w:proofErr w:type="spellEnd"/>
      <w:r>
        <w:rPr>
          <w:rFonts w:asciiTheme="minorEastAsia" w:hAnsiTheme="minorEastAsia" w:cstheme="minorEastAsia" w:hint="eastAsia"/>
          <w:szCs w:val="21"/>
        </w:rPr>
        <w:t>=6上，取特殊值：</w:t>
      </w:r>
    </w:p>
    <w:p w14:paraId="6CAE337B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object w:dxaOrig="1740" w:dyaOrig="1480" w14:anchorId="39AB6A5C">
          <v:shape id="_x0000_i1395" type="#_x0000_t75" style="width:87.1pt;height:73.75pt" o:ole="">
            <v:imagedata r:id="rId329" o:title=""/>
          </v:shape>
          <o:OLEObject Type="Embed" ProgID="Equation.KSEE3" ShapeID="_x0000_i1395" DrawAspect="Content" ObjectID="_1654736927" r:id="rId330"/>
        </w:object>
      </w:r>
    </w:p>
    <w:p w14:paraId="71F9F4AF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object w:dxaOrig="1680" w:dyaOrig="1020" w14:anchorId="001C1994">
          <v:shape id="_x0000_i1396" type="#_x0000_t75" style="width:84.2pt;height:51.1pt" o:ole="">
            <v:imagedata r:id="rId331" o:title=""/>
          </v:shape>
          <o:OLEObject Type="Embed" ProgID="Equation.KSEE3" ShapeID="_x0000_i1396" DrawAspect="Content" ObjectID="_1654736928" r:id="rId332"/>
        </w:object>
      </w:r>
    </w:p>
    <w:p w14:paraId="1D2CD949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z=-2xy,xy最大，z最小，最小值为-18</w:t>
      </w:r>
    </w:p>
    <w:p w14:paraId="5C9874CC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故最大值为</w:t>
      </w:r>
      <w:r>
        <w:rPr>
          <w:rFonts w:asciiTheme="minorEastAsia" w:hAnsiTheme="minorEastAsia" w:cstheme="minorEastAsia" w:hint="eastAsia"/>
          <w:szCs w:val="21"/>
        </w:rPr>
        <w:object w:dxaOrig="360" w:dyaOrig="620" w14:anchorId="510DE130">
          <v:shape id="_x0000_i1397" type="#_x0000_t75" style="width:18pt;height:31.35pt" o:ole="">
            <v:imagedata r:id="rId333" o:title=""/>
          </v:shape>
          <o:OLEObject Type="Embed" ProgID="Equation.KSEE3" ShapeID="_x0000_i1397" DrawAspect="Content" ObjectID="_1654736929" r:id="rId334"/>
        </w:object>
      </w:r>
      <w:r>
        <w:rPr>
          <w:rFonts w:asciiTheme="minorEastAsia" w:hAnsiTheme="minorEastAsia" w:cstheme="minorEastAsia" w:hint="eastAsia"/>
          <w:szCs w:val="21"/>
        </w:rPr>
        <w:t>，最小值为-18</w:t>
      </w:r>
    </w:p>
    <w:p w14:paraId="5FC5A78D" w14:textId="77777777" w:rsidR="00B27B3F" w:rsidRDefault="00B27B3F" w:rsidP="00D046E4">
      <w:pPr>
        <w:numPr>
          <w:ilvl w:val="0"/>
          <w:numId w:val="11"/>
        </w:num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已知抛物面</w:t>
      </w:r>
      <w:r>
        <w:rPr>
          <w:rFonts w:asciiTheme="minorEastAsia" w:hAnsiTheme="minorEastAsia" w:cstheme="minorEastAsia" w:hint="eastAsia"/>
          <w:szCs w:val="21"/>
        </w:rPr>
        <w:object w:dxaOrig="1100" w:dyaOrig="360" w14:anchorId="1C84BE8A">
          <v:shape id="_x0000_i1398" type="#_x0000_t75" style="width:55.15pt;height:18pt" o:ole="">
            <v:imagedata r:id="rId335" o:title=""/>
          </v:shape>
          <o:OLEObject Type="Embed" ProgID="Equation.KSEE3" ShapeID="_x0000_i1398" DrawAspect="Content" ObjectID="_1654736930" r:id="rId336"/>
        </w:object>
      </w:r>
      <w:r>
        <w:rPr>
          <w:rFonts w:asciiTheme="minorEastAsia" w:hAnsiTheme="minorEastAsia" w:cstheme="minorEastAsia" w:hint="eastAsia"/>
          <w:szCs w:val="21"/>
        </w:rPr>
        <w:t>被平面</w:t>
      </w:r>
      <w:proofErr w:type="spellStart"/>
      <w:r>
        <w:rPr>
          <w:rFonts w:asciiTheme="minorEastAsia" w:hAnsiTheme="minorEastAsia" w:cstheme="minorEastAsia" w:hint="eastAsia"/>
          <w:szCs w:val="21"/>
        </w:rPr>
        <w:t>x+y+z</w:t>
      </w:r>
      <w:proofErr w:type="spellEnd"/>
      <w:r>
        <w:rPr>
          <w:rFonts w:asciiTheme="minorEastAsia" w:hAnsiTheme="minorEastAsia" w:cstheme="minorEastAsia" w:hint="eastAsia"/>
          <w:szCs w:val="21"/>
        </w:rPr>
        <w:t>=1截成一个椭圆，求原点到这椭圆的最长和最短</w:t>
      </w:r>
      <w:r>
        <w:rPr>
          <w:rFonts w:asciiTheme="minorEastAsia" w:hAnsiTheme="minorEastAsia" w:cstheme="minorEastAsia" w:hint="eastAsia"/>
          <w:szCs w:val="21"/>
        </w:rPr>
        <w:lastRenderedPageBreak/>
        <w:t>距离。</w:t>
      </w:r>
    </w:p>
    <w:p w14:paraId="3CB9A636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解：设圆上的点为（x，y，z），则椭圆上的点到原点的距离平方为</w:t>
      </w:r>
      <w:r>
        <w:rPr>
          <w:rFonts w:asciiTheme="minorEastAsia" w:hAnsiTheme="minorEastAsia" w:cstheme="minorEastAsia" w:hint="eastAsia"/>
          <w:szCs w:val="21"/>
        </w:rPr>
        <w:br/>
      </w:r>
      <w:r>
        <w:rPr>
          <w:rFonts w:asciiTheme="minorEastAsia" w:hAnsiTheme="minorEastAsia" w:cstheme="minorEastAsia" w:hint="eastAsia"/>
          <w:szCs w:val="21"/>
        </w:rPr>
        <w:object w:dxaOrig="1640" w:dyaOrig="360" w14:anchorId="2B8E7CAA">
          <v:shape id="_x0000_i1399" type="#_x0000_t75" style="width:82.45pt;height:18pt" o:ole="">
            <v:imagedata r:id="rId337" o:title=""/>
          </v:shape>
          <o:OLEObject Type="Embed" ProgID="Equation.KSEE3" ShapeID="_x0000_i1399" DrawAspect="Content" ObjectID="_1654736931" r:id="rId338"/>
        </w:object>
      </w:r>
      <w:r>
        <w:rPr>
          <w:rFonts w:asciiTheme="minorEastAsia" w:hAnsiTheme="minorEastAsia" w:cstheme="minorEastAsia" w:hint="eastAsia"/>
          <w:szCs w:val="21"/>
        </w:rPr>
        <w:br/>
      </w:r>
      <w:proofErr w:type="spellStart"/>
      <w:r>
        <w:rPr>
          <w:rFonts w:asciiTheme="minorEastAsia" w:hAnsiTheme="minorEastAsia" w:cstheme="minorEastAsia" w:hint="eastAsia"/>
          <w:szCs w:val="21"/>
        </w:rPr>
        <w:t>x.y.z</w:t>
      </w:r>
      <w:proofErr w:type="spellEnd"/>
      <w:r>
        <w:rPr>
          <w:rFonts w:asciiTheme="minorEastAsia" w:hAnsiTheme="minorEastAsia" w:cstheme="minorEastAsia" w:hint="eastAsia"/>
          <w:szCs w:val="21"/>
        </w:rPr>
        <w:t>满足条件:z=</w:t>
      </w:r>
      <w:r>
        <w:rPr>
          <w:rFonts w:asciiTheme="minorEastAsia" w:hAnsiTheme="minorEastAsia" w:cstheme="minorEastAsia" w:hint="eastAsia"/>
          <w:szCs w:val="21"/>
        </w:rPr>
        <w:object w:dxaOrig="740" w:dyaOrig="360" w14:anchorId="14515902">
          <v:shape id="_x0000_i1400" type="#_x0000_t75" style="width:37.15pt;height:18pt" o:ole="">
            <v:imagedata r:id="rId339" o:title=""/>
          </v:shape>
          <o:OLEObject Type="Embed" ProgID="Equation.KSEE3" ShapeID="_x0000_i1400" DrawAspect="Content" ObjectID="_1654736932" r:id="rId340"/>
        </w:object>
      </w:r>
      <w:r>
        <w:rPr>
          <w:rFonts w:asciiTheme="minorEastAsia" w:hAnsiTheme="minorEastAsia" w:cstheme="minorEastAsia" w:hint="eastAsia"/>
          <w:szCs w:val="21"/>
        </w:rPr>
        <w:t>,</w:t>
      </w:r>
      <w:proofErr w:type="spellStart"/>
      <w:r>
        <w:rPr>
          <w:rFonts w:asciiTheme="minorEastAsia" w:hAnsiTheme="minorEastAsia" w:cstheme="minorEastAsia" w:hint="eastAsia"/>
          <w:szCs w:val="21"/>
        </w:rPr>
        <w:t>x+y+z</w:t>
      </w:r>
      <w:proofErr w:type="spellEnd"/>
      <w:r>
        <w:rPr>
          <w:rFonts w:asciiTheme="minorEastAsia" w:hAnsiTheme="minorEastAsia" w:cstheme="minorEastAsia" w:hint="eastAsia"/>
          <w:szCs w:val="21"/>
        </w:rPr>
        <w:t>=1.</w:t>
      </w:r>
      <w:r>
        <w:rPr>
          <w:rFonts w:asciiTheme="minorEastAsia" w:hAnsiTheme="minorEastAsia" w:cstheme="minorEastAsia" w:hint="eastAsia"/>
          <w:szCs w:val="21"/>
        </w:rPr>
        <w:br/>
        <w:t>作拉格朗日函数</w:t>
      </w:r>
      <w:r>
        <w:rPr>
          <w:rFonts w:asciiTheme="minorEastAsia" w:hAnsiTheme="minorEastAsia" w:cstheme="minorEastAsia" w:hint="eastAsia"/>
          <w:szCs w:val="21"/>
        </w:rPr>
        <w:br/>
        <w:t>L=</w:t>
      </w:r>
      <w:r>
        <w:rPr>
          <w:rFonts w:asciiTheme="minorEastAsia" w:hAnsiTheme="minorEastAsia" w:cstheme="minorEastAsia" w:hint="eastAsia"/>
          <w:szCs w:val="21"/>
        </w:rPr>
        <w:object w:dxaOrig="2760" w:dyaOrig="360" w14:anchorId="0FD04DA3">
          <v:shape id="_x0000_i1401" type="#_x0000_t75" style="width:138.2pt;height:18pt" o:ole="">
            <v:imagedata r:id="rId341" o:title=""/>
          </v:shape>
          <o:OLEObject Type="Embed" ProgID="Equation.KSEE3" ShapeID="_x0000_i1401" DrawAspect="Content" ObjectID="_1654736933" r:id="rId342"/>
        </w:object>
      </w:r>
      <w:r>
        <w:rPr>
          <w:rFonts w:asciiTheme="minorEastAsia" w:hAnsiTheme="minorEastAsia" w:cstheme="minorEastAsia" w:hint="eastAsia"/>
          <w:szCs w:val="21"/>
        </w:rPr>
        <w:t>+μ(x+y+z-1）.</w:t>
      </w:r>
      <w:r>
        <w:rPr>
          <w:rFonts w:asciiTheme="minorEastAsia" w:hAnsiTheme="minorEastAsia" w:cstheme="minorEastAsia" w:hint="eastAsia"/>
          <w:szCs w:val="21"/>
        </w:rPr>
        <w:br/>
        <w:t>令</w:t>
      </w:r>
      <w:r>
        <w:rPr>
          <w:rFonts w:asciiTheme="minorEastAsia" w:hAnsiTheme="minorEastAsia" w:cstheme="minorEastAsia" w:hint="eastAsia"/>
          <w:szCs w:val="21"/>
        </w:rPr>
        <w:object w:dxaOrig="2500" w:dyaOrig="1100" w14:anchorId="453F2AA0">
          <v:shape id="_x0000_i1402" type="#_x0000_t75" style="width:124.85pt;height:55.15pt" o:ole="">
            <v:imagedata r:id="rId343" o:title=""/>
          </v:shape>
          <o:OLEObject Type="Embed" ProgID="Equation.KSEE3" ShapeID="_x0000_i1402" DrawAspect="Content" ObjectID="_1654736934" r:id="rId344"/>
        </w:object>
      </w:r>
    </w:p>
    <w:p w14:paraId="392A453A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(1)一(2),得 （1-</w:t>
      </w:r>
      <w:r>
        <w:rPr>
          <w:rFonts w:asciiTheme="minorEastAsia" w:hAnsiTheme="minorEastAsia" w:cstheme="minorEastAsia" w:hint="eastAsia"/>
          <w:szCs w:val="21"/>
        </w:rPr>
        <w:object w:dxaOrig="220" w:dyaOrig="279" w14:anchorId="23530FBF">
          <v:shape id="_x0000_i1403" type="#_x0000_t75" style="width:11.05pt;height:13.95pt" o:ole="">
            <v:imagedata r:id="rId345" o:title=""/>
          </v:shape>
          <o:OLEObject Type="Embed" ProgID="Equation.KSEE3" ShapeID="_x0000_i1403" DrawAspect="Content" ObjectID="_1654736935" r:id="rId346"/>
        </w:object>
      </w:r>
      <w:r>
        <w:rPr>
          <w:rFonts w:asciiTheme="minorEastAsia" w:hAnsiTheme="minorEastAsia" w:cstheme="minorEastAsia" w:hint="eastAsia"/>
          <w:szCs w:val="21"/>
        </w:rPr>
        <w:t>)(x-y)=0.</w:t>
      </w:r>
      <w:r>
        <w:rPr>
          <w:rFonts w:asciiTheme="minorEastAsia" w:hAnsiTheme="minorEastAsia" w:cstheme="minorEastAsia" w:hint="eastAsia"/>
          <w:szCs w:val="21"/>
        </w:rPr>
        <w:br/>
        <w:t>故有 </w:t>
      </w:r>
      <w:r>
        <w:rPr>
          <w:rFonts w:asciiTheme="minorEastAsia" w:hAnsiTheme="minorEastAsia" w:cstheme="minorEastAsia" w:hint="eastAsia"/>
          <w:szCs w:val="21"/>
        </w:rPr>
        <w:object w:dxaOrig="220" w:dyaOrig="279" w14:anchorId="448FE123">
          <v:shape id="_x0000_i1404" type="#_x0000_t75" style="width:11.05pt;height:13.95pt" o:ole="">
            <v:imagedata r:id="rId347" o:title=""/>
          </v:shape>
          <o:OLEObject Type="Embed" ProgID="Equation.KSEE3" ShapeID="_x0000_i1404" DrawAspect="Content" ObjectID="_1654736936" r:id="rId348"/>
        </w:object>
      </w:r>
      <w:r>
        <w:rPr>
          <w:rFonts w:asciiTheme="minorEastAsia" w:hAnsiTheme="minorEastAsia" w:cstheme="minorEastAsia" w:hint="eastAsia"/>
          <w:szCs w:val="21"/>
        </w:rPr>
        <w:t>=1或x=y.</w:t>
      </w:r>
      <w:r>
        <w:rPr>
          <w:rFonts w:asciiTheme="minorEastAsia" w:hAnsiTheme="minorEastAsia" w:cstheme="minorEastAsia" w:hint="eastAsia"/>
          <w:szCs w:val="21"/>
        </w:rPr>
        <w:br/>
        <w:t>由</w:t>
      </w:r>
      <w:r>
        <w:rPr>
          <w:rFonts w:asciiTheme="minorEastAsia" w:hAnsiTheme="minorEastAsia" w:cstheme="minorEastAsia" w:hint="eastAsia"/>
          <w:szCs w:val="21"/>
        </w:rPr>
        <w:object w:dxaOrig="220" w:dyaOrig="279" w14:anchorId="5EBCD1E1">
          <v:shape id="_x0000_i1405" type="#_x0000_t75" style="width:11.05pt;height:13.95pt" o:ole="">
            <v:imagedata r:id="rId349" o:title=""/>
          </v:shape>
          <o:OLEObject Type="Embed" ProgID="Equation.KSEE3" ShapeID="_x0000_i1405" DrawAspect="Content" ObjectID="_1654736937" r:id="rId350"/>
        </w:object>
      </w:r>
      <w:r>
        <w:rPr>
          <w:rFonts w:asciiTheme="minorEastAsia" w:hAnsiTheme="minorEastAsia" w:cstheme="minorEastAsia" w:hint="eastAsia"/>
          <w:szCs w:val="21"/>
        </w:rPr>
        <w:t xml:space="preserve">=1 </w:t>
      </w:r>
      <w:r>
        <w:rPr>
          <w:rFonts w:asciiTheme="minorEastAsia" w:hAnsiTheme="minorEastAsia" w:cstheme="minorEastAsia" w:hint="eastAsia"/>
          <w:szCs w:val="21"/>
        </w:rPr>
        <w:object w:dxaOrig="300" w:dyaOrig="240" w14:anchorId="0CCCA099">
          <v:shape id="_x0000_i1406" type="#_x0000_t75" style="width:15.1pt;height:12.2pt" o:ole="">
            <v:imagedata r:id="rId351" o:title=""/>
          </v:shape>
          <o:OLEObject Type="Embed" ProgID="Equation.KSEE3" ShapeID="_x0000_i1406" DrawAspect="Content" ObjectID="_1654736938" r:id="rId352"/>
        </w:object>
      </w:r>
      <w:r>
        <w:rPr>
          <w:rFonts w:asciiTheme="minorEastAsia" w:hAnsiTheme="minorEastAsia" w:cstheme="minorEastAsia" w:hint="eastAsia"/>
          <w:szCs w:val="21"/>
        </w:rPr>
        <w:t>μ=0,z=-1/2，不合题意，故舍去.</w:t>
      </w:r>
      <w:r>
        <w:rPr>
          <w:rFonts w:asciiTheme="minorEastAsia" w:hAnsiTheme="minorEastAsia" w:cstheme="minorEastAsia" w:hint="eastAsia"/>
          <w:szCs w:val="21"/>
        </w:rPr>
        <w:br/>
        <w:t>将x=y代入</w:t>
      </w:r>
      <w:r>
        <w:rPr>
          <w:rFonts w:asciiTheme="minorEastAsia" w:hAnsiTheme="minorEastAsia" w:cstheme="minorEastAsia" w:hint="eastAsia"/>
          <w:szCs w:val="21"/>
        </w:rPr>
        <w:object w:dxaOrig="1100" w:dyaOrig="360" w14:anchorId="2139CABA">
          <v:shape id="_x0000_i1407" type="#_x0000_t75" style="width:55.15pt;height:18pt" o:ole="">
            <v:imagedata r:id="rId353" o:title=""/>
          </v:shape>
          <o:OLEObject Type="Embed" ProgID="Equation.KSEE3" ShapeID="_x0000_i1407" DrawAspect="Content" ObjectID="_1654736939" r:id="rId354"/>
        </w:object>
      </w:r>
      <w:r>
        <w:rPr>
          <w:rFonts w:asciiTheme="minorEastAsia" w:hAnsiTheme="minorEastAsia" w:cstheme="minorEastAsia" w:hint="eastAsia"/>
          <w:szCs w:val="21"/>
        </w:rPr>
        <w:t>和</w:t>
      </w:r>
      <w:proofErr w:type="spellStart"/>
      <w:r>
        <w:rPr>
          <w:rFonts w:asciiTheme="minorEastAsia" w:hAnsiTheme="minorEastAsia" w:cstheme="minorEastAsia" w:hint="eastAsia"/>
          <w:szCs w:val="21"/>
        </w:rPr>
        <w:t>x+y+z</w:t>
      </w:r>
      <w:proofErr w:type="spellEnd"/>
      <w:r>
        <w:rPr>
          <w:rFonts w:asciiTheme="minorEastAsia" w:hAnsiTheme="minorEastAsia" w:cstheme="minorEastAsia" w:hint="eastAsia"/>
          <w:szCs w:val="21"/>
        </w:rPr>
        <w:t>=1,得</w:t>
      </w:r>
      <w:r>
        <w:rPr>
          <w:rFonts w:asciiTheme="minorEastAsia" w:hAnsiTheme="minorEastAsia" w:cstheme="minorEastAsia" w:hint="eastAsia"/>
          <w:szCs w:val="21"/>
        </w:rPr>
        <w:br/>
        <w:t>z=2</w:t>
      </w:r>
      <w:r>
        <w:rPr>
          <w:rFonts w:asciiTheme="minorEastAsia" w:hAnsiTheme="minorEastAsia" w:cstheme="minorEastAsia" w:hint="eastAsia"/>
          <w:szCs w:val="21"/>
        </w:rPr>
        <w:object w:dxaOrig="300" w:dyaOrig="300" w14:anchorId="4122FD70">
          <v:shape id="_x0000_i1408" type="#_x0000_t75" style="width:15.1pt;height:15.1pt" o:ole="">
            <v:imagedata r:id="rId355" o:title=""/>
          </v:shape>
          <o:OLEObject Type="Embed" ProgID="Equation.KSEE3" ShapeID="_x0000_i1408" DrawAspect="Content" ObjectID="_1654736940" r:id="rId356"/>
        </w:object>
      </w:r>
      <w:r>
        <w:rPr>
          <w:rFonts w:asciiTheme="minorEastAsia" w:hAnsiTheme="minorEastAsia" w:cstheme="minorEastAsia" w:hint="eastAsia"/>
          <w:szCs w:val="21"/>
        </w:rPr>
        <w:t>,2x+z=1</w:t>
      </w:r>
      <w:r>
        <w:rPr>
          <w:rFonts w:asciiTheme="minorEastAsia" w:hAnsiTheme="minorEastAsia" w:cstheme="minorEastAsia" w:hint="eastAsia"/>
          <w:szCs w:val="21"/>
        </w:rPr>
        <w:object w:dxaOrig="300" w:dyaOrig="240" w14:anchorId="7661908B">
          <v:shape id="_x0000_i1409" type="#_x0000_t75" style="width:15.1pt;height:12.2pt" o:ole="">
            <v:imagedata r:id="rId357" o:title=""/>
          </v:shape>
          <o:OLEObject Type="Embed" ProgID="Equation.KSEE3" ShapeID="_x0000_i1409" DrawAspect="Content" ObjectID="_1654736941" r:id="rId358"/>
        </w:object>
      </w:r>
      <w:r>
        <w:rPr>
          <w:rFonts w:asciiTheme="minorEastAsia" w:hAnsiTheme="minorEastAsia" w:cstheme="minorEastAsia" w:hint="eastAsia"/>
          <w:szCs w:val="21"/>
        </w:rPr>
        <w:t>2</w:t>
      </w:r>
      <w:r>
        <w:rPr>
          <w:rFonts w:asciiTheme="minorEastAsia" w:hAnsiTheme="minorEastAsia" w:cstheme="minorEastAsia" w:hint="eastAsia"/>
          <w:szCs w:val="21"/>
        </w:rPr>
        <w:object w:dxaOrig="300" w:dyaOrig="300" w14:anchorId="17F3230E">
          <v:shape id="_x0000_i1410" type="#_x0000_t75" style="width:15.1pt;height:15.1pt" o:ole="">
            <v:imagedata r:id="rId359" o:title=""/>
          </v:shape>
          <o:OLEObject Type="Embed" ProgID="Equation.KSEE3" ShapeID="_x0000_i1410" DrawAspect="Content" ObjectID="_1654736942" r:id="rId360"/>
        </w:object>
      </w:r>
      <w:r>
        <w:rPr>
          <w:rFonts w:asciiTheme="minorEastAsia" w:hAnsiTheme="minorEastAsia" w:cstheme="minorEastAsia" w:hint="eastAsia"/>
          <w:szCs w:val="21"/>
        </w:rPr>
        <w:t>+2x-1=0.</w:t>
      </w:r>
      <w:r>
        <w:rPr>
          <w:rFonts w:asciiTheme="minorEastAsia" w:hAnsiTheme="minorEastAsia" w:cstheme="minorEastAsia" w:hint="eastAsia"/>
          <w:szCs w:val="21"/>
        </w:rPr>
        <w:br/>
        <w:t>解得 x=y=</w:t>
      </w:r>
      <w:r>
        <w:rPr>
          <w:rFonts w:asciiTheme="minorEastAsia" w:hAnsiTheme="minorEastAsia" w:cstheme="minorEastAsia" w:hint="eastAsia"/>
          <w:szCs w:val="21"/>
        </w:rPr>
        <w:object w:dxaOrig="800" w:dyaOrig="680" w14:anchorId="65947B9E">
          <v:shape id="_x0000_i1411" type="#_x0000_t75" style="width:40.05pt;height:34.25pt" o:ole="">
            <v:imagedata r:id="rId361" o:title=""/>
          </v:shape>
          <o:OLEObject Type="Embed" ProgID="Equation.KSEE3" ShapeID="_x0000_i1411" DrawAspect="Content" ObjectID="_1654736943" r:id="rId362"/>
        </w:object>
      </w:r>
      <w:r>
        <w:rPr>
          <w:rFonts w:asciiTheme="minorEastAsia" w:hAnsiTheme="minorEastAsia" w:cstheme="minorEastAsia" w:hint="eastAsia"/>
          <w:szCs w:val="21"/>
        </w:rPr>
        <w:t>，z=</w:t>
      </w:r>
      <w:r>
        <w:rPr>
          <w:rFonts w:asciiTheme="minorEastAsia" w:hAnsiTheme="minorEastAsia" w:cstheme="minorEastAsia" w:hint="eastAsia"/>
          <w:szCs w:val="21"/>
        </w:rPr>
        <w:object w:dxaOrig="700" w:dyaOrig="360" w14:anchorId="0C574AB2">
          <v:shape id="_x0000_i1412" type="#_x0000_t75" style="width:34.85pt;height:18pt" o:ole="">
            <v:imagedata r:id="rId363" o:title=""/>
          </v:shape>
          <o:OLEObject Type="Embed" ProgID="Equation.KSEE3" ShapeID="_x0000_i1412" DrawAspect="Content" ObjectID="_1654736944" r:id="rId364"/>
        </w:object>
      </w:r>
    </w:p>
    <w:p w14:paraId="25AE9338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于是得到两个可能的极值点：</w:t>
      </w:r>
      <w:r>
        <w:rPr>
          <w:rFonts w:asciiTheme="minorEastAsia" w:hAnsiTheme="minorEastAsia" w:cstheme="minorEastAsia" w:hint="eastAsia"/>
          <w:szCs w:val="21"/>
        </w:rPr>
        <w:br/>
      </w:r>
      <w:r>
        <w:rPr>
          <w:rFonts w:asciiTheme="minorEastAsia" w:hAnsiTheme="minorEastAsia" w:cstheme="minorEastAsia" w:hint="eastAsia"/>
          <w:szCs w:val="21"/>
        </w:rPr>
        <w:object w:dxaOrig="5679" w:dyaOrig="680" w14:anchorId="0BD95088">
          <v:shape id="_x0000_i1413" type="#_x0000_t75" style="width:283.95pt;height:34.25pt" o:ole="">
            <v:imagedata r:id="rId365" o:title=""/>
          </v:shape>
          <o:OLEObject Type="Embed" ProgID="Equation.KSEE3" ShapeID="_x0000_i1413" DrawAspect="Content" ObjectID="_1654736945" r:id="rId366"/>
        </w:object>
      </w:r>
      <w:r>
        <w:rPr>
          <w:rFonts w:asciiTheme="minorEastAsia" w:hAnsiTheme="minorEastAsia" w:cstheme="minorEastAsia" w:hint="eastAsia"/>
          <w:szCs w:val="21"/>
        </w:rPr>
        <w:br/>
        <w:t>由题意可知这种距离的最大值和最小值一定存在，所以距离的最大值和最小值</w:t>
      </w:r>
      <w:r>
        <w:rPr>
          <w:rFonts w:asciiTheme="minorEastAsia" w:hAnsiTheme="minorEastAsia" w:cstheme="minorEastAsia" w:hint="eastAsia"/>
          <w:szCs w:val="21"/>
        </w:rPr>
        <w:br/>
        <w:t>分别在这两点处取得.而</w:t>
      </w:r>
      <w:r>
        <w:rPr>
          <w:rFonts w:asciiTheme="minorEastAsia" w:hAnsiTheme="minorEastAsia" w:cstheme="minorEastAsia" w:hint="eastAsia"/>
          <w:szCs w:val="21"/>
        </w:rPr>
        <w:br/>
      </w:r>
      <w:r>
        <w:rPr>
          <w:rFonts w:asciiTheme="minorEastAsia" w:hAnsiTheme="minorEastAsia" w:cstheme="minorEastAsia" w:hint="eastAsia"/>
          <w:szCs w:val="21"/>
        </w:rPr>
        <w:object w:dxaOrig="3379" w:dyaOrig="680" w14:anchorId="2AF317EC">
          <v:shape id="_x0000_i1414" type="#_x0000_t75" style="width:168.95pt;height:34.25pt" o:ole="">
            <v:imagedata r:id="rId367" o:title=""/>
          </v:shape>
          <o:OLEObject Type="Embed" ProgID="Equation.KSEE3" ShapeID="_x0000_i1414" DrawAspect="Content" ObjectID="_1654736946" r:id="rId368"/>
        </w:object>
      </w:r>
    </w:p>
    <w:p w14:paraId="35529A52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故最大值与最小值分别为</w:t>
      </w:r>
      <w:r>
        <w:rPr>
          <w:rFonts w:asciiTheme="minorEastAsia" w:hAnsiTheme="minorEastAsia" w:cstheme="minorEastAsia" w:hint="eastAsia"/>
          <w:szCs w:val="21"/>
        </w:rPr>
        <w:br/>
      </w:r>
      <w:r>
        <w:rPr>
          <w:rFonts w:asciiTheme="minorEastAsia" w:hAnsiTheme="minorEastAsia" w:cstheme="minorEastAsia" w:hint="eastAsia"/>
          <w:szCs w:val="21"/>
        </w:rPr>
        <w:object w:dxaOrig="4480" w:dyaOrig="480" w14:anchorId="4AE97A25">
          <v:shape id="_x0000_i1415" type="#_x0000_t75" style="width:223.55pt;height:23.8pt" o:ole="">
            <v:imagedata r:id="rId369" o:title=""/>
          </v:shape>
          <o:OLEObject Type="Embed" ProgID="Equation.KSEE3" ShapeID="_x0000_i1415" DrawAspect="Content" ObjectID="_1654736947" r:id="rId370"/>
        </w:object>
      </w:r>
    </w:p>
    <w:p w14:paraId="3CF70080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</w:p>
    <w:p w14:paraId="6ADAF7A1" w14:textId="77777777" w:rsidR="00B27B3F" w:rsidRDefault="00B27B3F" w:rsidP="00D046E4">
      <w:pPr>
        <w:numPr>
          <w:ilvl w:val="0"/>
          <w:numId w:val="11"/>
        </w:num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已知函数z=f(x，y)的全微分为</w:t>
      </w:r>
      <w:proofErr w:type="spellStart"/>
      <w:r>
        <w:rPr>
          <w:rFonts w:asciiTheme="minorEastAsia" w:hAnsiTheme="minorEastAsia" w:cstheme="minorEastAsia" w:hint="eastAsia"/>
          <w:szCs w:val="21"/>
        </w:rPr>
        <w:t>dz</w:t>
      </w:r>
      <w:proofErr w:type="spellEnd"/>
      <w:r>
        <w:rPr>
          <w:rFonts w:asciiTheme="minorEastAsia" w:hAnsiTheme="minorEastAsia" w:cstheme="minorEastAsia" w:hint="eastAsia"/>
          <w:szCs w:val="21"/>
        </w:rPr>
        <w:t>=2xdx-2ydy，并且f(1,1)=2,求f(</w:t>
      </w:r>
      <w:proofErr w:type="spellStart"/>
      <w:r>
        <w:rPr>
          <w:rFonts w:asciiTheme="minorEastAsia" w:hAnsiTheme="minorEastAsia" w:cstheme="minorEastAsia" w:hint="eastAsia"/>
          <w:szCs w:val="21"/>
        </w:rPr>
        <w:t>x,y</w:t>
      </w:r>
      <w:proofErr w:type="spellEnd"/>
      <w:r>
        <w:rPr>
          <w:rFonts w:asciiTheme="minorEastAsia" w:hAnsiTheme="minorEastAsia" w:cstheme="minorEastAsia" w:hint="eastAsia"/>
          <w:szCs w:val="21"/>
        </w:rPr>
        <w:t>）在D={(</w:t>
      </w:r>
      <w:proofErr w:type="spellStart"/>
      <w:r>
        <w:rPr>
          <w:rFonts w:asciiTheme="minorEastAsia" w:hAnsiTheme="minorEastAsia" w:cstheme="minorEastAsia" w:hint="eastAsia"/>
          <w:szCs w:val="21"/>
        </w:rPr>
        <w:t>x,y</w:t>
      </w:r>
      <w:proofErr w:type="spellEnd"/>
      <w:r>
        <w:rPr>
          <w:rFonts w:asciiTheme="minorEastAsia" w:hAnsiTheme="minorEastAsia" w:cstheme="minorEastAsia" w:hint="eastAsia"/>
          <w:szCs w:val="21"/>
        </w:rPr>
        <w:t>）：</w:t>
      </w:r>
      <w:r>
        <w:rPr>
          <w:rFonts w:asciiTheme="minorEastAsia" w:hAnsiTheme="minorEastAsia" w:cstheme="minorEastAsia" w:hint="eastAsia"/>
          <w:szCs w:val="21"/>
        </w:rPr>
        <w:object w:dxaOrig="1120" w:dyaOrig="660" w14:anchorId="79FFCD3B">
          <v:shape id="_x0000_i1416" type="#_x0000_t75" style="width:55.75pt;height:33.1pt" o:ole="">
            <v:imagedata r:id="rId371" o:title=""/>
          </v:shape>
          <o:OLEObject Type="Embed" ProgID="Equation.KSEE3" ShapeID="_x0000_i1416" DrawAspect="Content" ObjectID="_1654736948" r:id="rId372"/>
        </w:object>
      </w:r>
      <w:r>
        <w:rPr>
          <w:rFonts w:asciiTheme="minorEastAsia" w:hAnsiTheme="minorEastAsia" w:cstheme="minorEastAsia" w:hint="eastAsia"/>
          <w:szCs w:val="21"/>
        </w:rPr>
        <w:t>}上的最大值和最小值.</w:t>
      </w:r>
    </w:p>
    <w:p w14:paraId="6D5AC01D" w14:textId="77777777" w:rsidR="00B27B3F" w:rsidRDefault="00B27B3F" w:rsidP="00B27B3F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解:由</w:t>
      </w:r>
      <w:proofErr w:type="spellStart"/>
      <w:r>
        <w:rPr>
          <w:rFonts w:asciiTheme="minorEastAsia" w:hAnsiTheme="minorEastAsia" w:cstheme="minorEastAsia" w:hint="eastAsia"/>
          <w:szCs w:val="21"/>
        </w:rPr>
        <w:t>dz</w:t>
      </w:r>
      <w:proofErr w:type="spellEnd"/>
      <w:r>
        <w:rPr>
          <w:rFonts w:asciiTheme="minorEastAsia" w:hAnsiTheme="minorEastAsia" w:cstheme="minorEastAsia" w:hint="eastAsia"/>
          <w:szCs w:val="21"/>
        </w:rPr>
        <w:t>=2xdx-2ydy，可知</w:t>
      </w:r>
      <w:r>
        <w:rPr>
          <w:rFonts w:asciiTheme="minorEastAsia" w:hAnsiTheme="minorEastAsia" w:cstheme="minorEastAsia" w:hint="eastAsia"/>
          <w:szCs w:val="21"/>
        </w:rPr>
        <w:br/>
        <w:t>z=f(x，y)=</w:t>
      </w:r>
      <w:r>
        <w:rPr>
          <w:rFonts w:asciiTheme="minorEastAsia" w:hAnsiTheme="minorEastAsia" w:cstheme="minorEastAsia" w:hint="eastAsia"/>
          <w:szCs w:val="21"/>
        </w:rPr>
        <w:object w:dxaOrig="740" w:dyaOrig="360" w14:anchorId="657150EF">
          <v:shape id="_x0000_i1417" type="#_x0000_t75" style="width:37.15pt;height:18pt" o:ole="">
            <v:imagedata r:id="rId373" o:title=""/>
          </v:shape>
          <o:OLEObject Type="Embed" ProgID="Equation.KSEE3" ShapeID="_x0000_i1417" DrawAspect="Content" ObjectID="_1654736949" r:id="rId374"/>
        </w:object>
      </w:r>
      <w:r>
        <w:rPr>
          <w:rFonts w:asciiTheme="minorEastAsia" w:hAnsiTheme="minorEastAsia" w:cstheme="minorEastAsia" w:hint="eastAsia"/>
          <w:szCs w:val="21"/>
        </w:rPr>
        <w:t>+C，</w:t>
      </w:r>
      <w:r>
        <w:rPr>
          <w:rFonts w:asciiTheme="minorEastAsia" w:hAnsiTheme="minorEastAsia" w:cstheme="minorEastAsia" w:hint="eastAsia"/>
          <w:szCs w:val="21"/>
        </w:rPr>
        <w:br/>
        <w:t>再由f（1，1）=2，得C=2，故z=f(x，y）=</w:t>
      </w:r>
      <w:r>
        <w:rPr>
          <w:rFonts w:asciiTheme="minorEastAsia" w:hAnsiTheme="minorEastAsia" w:cstheme="minorEastAsia" w:hint="eastAsia"/>
          <w:szCs w:val="21"/>
        </w:rPr>
        <w:object w:dxaOrig="740" w:dyaOrig="360" w14:anchorId="473ACE72">
          <v:shape id="_x0000_i1418" type="#_x0000_t75" style="width:37.15pt;height:18pt" o:ole="">
            <v:imagedata r:id="rId375" o:title=""/>
          </v:shape>
          <o:OLEObject Type="Embed" ProgID="Equation.KSEE3" ShapeID="_x0000_i1418" DrawAspect="Content" ObjectID="_1654736950" r:id="rId376"/>
        </w:object>
      </w:r>
      <w:r>
        <w:rPr>
          <w:rFonts w:asciiTheme="minorEastAsia" w:hAnsiTheme="minorEastAsia" w:cstheme="minorEastAsia" w:hint="eastAsia"/>
          <w:szCs w:val="21"/>
        </w:rPr>
        <w:t>+2.</w:t>
      </w:r>
      <w:r>
        <w:rPr>
          <w:rFonts w:asciiTheme="minorEastAsia" w:hAnsiTheme="minorEastAsia" w:cstheme="minorEastAsia" w:hint="eastAsia"/>
          <w:szCs w:val="21"/>
        </w:rPr>
        <w:br/>
        <w:t>令</w:t>
      </w:r>
      <w:r>
        <w:rPr>
          <w:rFonts w:asciiTheme="minorEastAsia" w:hAnsiTheme="minorEastAsia" w:cstheme="minorEastAsia" w:hint="eastAsia"/>
          <w:szCs w:val="21"/>
        </w:rPr>
        <w:object w:dxaOrig="2540" w:dyaOrig="660" w14:anchorId="360EBB4A">
          <v:shape id="_x0000_i1419" type="#_x0000_t75" style="width:127.15pt;height:33.1pt" o:ole="">
            <v:imagedata r:id="rId377" o:title=""/>
          </v:shape>
          <o:OLEObject Type="Embed" ProgID="Equation.KSEE3" ShapeID="_x0000_i1419" DrawAspect="Content" ObjectID="_1654736951" r:id="rId378"/>
        </w:object>
      </w:r>
      <w:r>
        <w:rPr>
          <w:rFonts w:asciiTheme="minorEastAsia" w:hAnsiTheme="minorEastAsia" w:cstheme="minorEastAsia" w:hint="eastAsia"/>
          <w:szCs w:val="21"/>
        </w:rPr>
        <w:t>, 解得驻点(0,0).</w:t>
      </w:r>
      <w:r>
        <w:rPr>
          <w:rFonts w:asciiTheme="minorEastAsia" w:hAnsiTheme="minorEastAsia" w:cstheme="minorEastAsia" w:hint="eastAsia"/>
          <w:szCs w:val="21"/>
        </w:rPr>
        <w:br/>
        <w:t>在边界椭圆</w:t>
      </w:r>
      <w:r>
        <w:rPr>
          <w:rFonts w:asciiTheme="minorEastAsia" w:hAnsiTheme="minorEastAsia" w:cstheme="minorEastAsia" w:hint="eastAsia"/>
          <w:szCs w:val="21"/>
        </w:rPr>
        <w:object w:dxaOrig="1120" w:dyaOrig="660" w14:anchorId="6E33D17C">
          <v:shape id="_x0000_i1420" type="#_x0000_t75" style="width:55.75pt;height:33.1pt" o:ole="">
            <v:imagedata r:id="rId379" o:title=""/>
          </v:shape>
          <o:OLEObject Type="Embed" ProgID="Equation.KSEE3" ShapeID="_x0000_i1420" DrawAspect="Content" ObjectID="_1654736952" r:id="rId380"/>
        </w:object>
      </w:r>
      <w:r>
        <w:rPr>
          <w:rFonts w:asciiTheme="minorEastAsia" w:hAnsiTheme="minorEastAsia" w:cstheme="minorEastAsia" w:hint="eastAsia"/>
          <w:szCs w:val="21"/>
        </w:rPr>
        <w:t>上，z=</w:t>
      </w:r>
      <w:r>
        <w:rPr>
          <w:rFonts w:asciiTheme="minorEastAsia" w:hAnsiTheme="minorEastAsia" w:cstheme="minorEastAsia" w:hint="eastAsia"/>
          <w:szCs w:val="21"/>
        </w:rPr>
        <w:object w:dxaOrig="1700" w:dyaOrig="360" w14:anchorId="54F86673">
          <v:shape id="_x0000_i1421" type="#_x0000_t75" style="width:85.35pt;height:18pt" o:ole="">
            <v:imagedata r:id="rId381" o:title=""/>
          </v:shape>
          <o:OLEObject Type="Embed" ProgID="Equation.KSEE3" ShapeID="_x0000_i1421" DrawAspect="Content" ObjectID="_1654736953" r:id="rId382"/>
        </w:object>
      </w:r>
      <w:r>
        <w:rPr>
          <w:rFonts w:asciiTheme="minorEastAsia" w:hAnsiTheme="minorEastAsia" w:cstheme="minorEastAsia" w:hint="eastAsia"/>
          <w:szCs w:val="21"/>
        </w:rPr>
        <w:t>，即</w:t>
      </w:r>
      <w:r>
        <w:rPr>
          <w:rFonts w:asciiTheme="minorEastAsia" w:hAnsiTheme="minorEastAsia" w:cstheme="minorEastAsia" w:hint="eastAsia"/>
          <w:szCs w:val="21"/>
        </w:rPr>
        <w:br/>
        <w:t>z=</w:t>
      </w:r>
      <w:r>
        <w:rPr>
          <w:rFonts w:asciiTheme="minorEastAsia" w:hAnsiTheme="minorEastAsia" w:cstheme="minorEastAsia" w:hint="eastAsia"/>
          <w:szCs w:val="21"/>
        </w:rPr>
        <w:object w:dxaOrig="760" w:dyaOrig="320" w14:anchorId="587F32E7">
          <v:shape id="_x0000_i1422" type="#_x0000_t75" style="width:37.75pt;height:16.25pt" o:ole="">
            <v:imagedata r:id="rId383" o:title=""/>
          </v:shape>
          <o:OLEObject Type="Embed" ProgID="Equation.KSEE3" ShapeID="_x0000_i1422" DrawAspect="Content" ObjectID="_1654736954" r:id="rId384"/>
        </w:object>
      </w:r>
      <w:r>
        <w:rPr>
          <w:rFonts w:asciiTheme="minorEastAsia" w:hAnsiTheme="minorEastAsia" w:cstheme="minorEastAsia" w:hint="eastAsia"/>
          <w:szCs w:val="21"/>
        </w:rPr>
        <w:t> (-1&lt;x≤1)，</w:t>
      </w:r>
      <w:r>
        <w:rPr>
          <w:rFonts w:asciiTheme="minorEastAsia" w:hAnsiTheme="minorEastAsia" w:cstheme="minorEastAsia" w:hint="eastAsia"/>
          <w:szCs w:val="21"/>
        </w:rPr>
        <w:br/>
        <w:t>由一元函数最值求法，得其最大值为z</w:t>
      </w:r>
      <w:r>
        <w:rPr>
          <w:rFonts w:asciiTheme="minorEastAsia" w:hAnsiTheme="minorEastAsia" w:cstheme="minorEastAsia" w:hint="eastAsia"/>
          <w:szCs w:val="21"/>
        </w:rPr>
        <w:object w:dxaOrig="420" w:dyaOrig="340" w14:anchorId="22D09BB1">
          <v:shape id="_x0000_i1423" type="#_x0000_t75" style="width:20.9pt;height:16.85pt" o:ole="">
            <v:imagedata r:id="rId385" o:title=""/>
          </v:shape>
          <o:OLEObject Type="Embed" ProgID="Equation.KSEE3" ShapeID="_x0000_i1423" DrawAspect="Content" ObjectID="_1654736955" r:id="rId386"/>
        </w:object>
      </w:r>
      <w:r>
        <w:rPr>
          <w:rFonts w:asciiTheme="minorEastAsia" w:hAnsiTheme="minorEastAsia" w:cstheme="minorEastAsia" w:hint="eastAsia"/>
          <w:szCs w:val="21"/>
        </w:rPr>
        <w:t>=3，最小值为</w:t>
      </w:r>
      <w:r>
        <w:rPr>
          <w:rFonts w:asciiTheme="minorEastAsia" w:hAnsiTheme="minorEastAsia" w:cstheme="minorEastAsia" w:hint="eastAsia"/>
          <w:szCs w:val="21"/>
        </w:rPr>
        <w:object w:dxaOrig="980" w:dyaOrig="360" w14:anchorId="37F18BA0">
          <v:shape id="_x0000_i1424" type="#_x0000_t75" style="width:49.35pt;height:18pt" o:ole="">
            <v:imagedata r:id="rId387" o:title=""/>
          </v:shape>
          <o:OLEObject Type="Embed" ProgID="Equation.KSEE3" ShapeID="_x0000_i1424" DrawAspect="Content" ObjectID="_1654736956" r:id="rId388"/>
        </w:object>
      </w:r>
      <w:r>
        <w:rPr>
          <w:rFonts w:asciiTheme="minorEastAsia" w:hAnsiTheme="minorEastAsia" w:cstheme="minorEastAsia" w:hint="eastAsia"/>
          <w:szCs w:val="21"/>
        </w:rPr>
        <w:t>，再与</w:t>
      </w:r>
      <w:r>
        <w:rPr>
          <w:rFonts w:asciiTheme="minorEastAsia" w:hAnsiTheme="minorEastAsia" w:cstheme="minorEastAsia" w:hint="eastAsia"/>
          <w:szCs w:val="21"/>
        </w:rPr>
        <w:br/>
        <w:t>f（0，0）=2比较，可知f（x，y）在椭圆域D上的最大值为3，最小值为一2.</w:t>
      </w:r>
    </w:p>
    <w:p w14:paraId="2535358B" w14:textId="72F9E4E7" w:rsidR="005F6C65" w:rsidRDefault="005F6C65" w:rsidP="00C35CC3">
      <w:pPr>
        <w:jc w:val="left"/>
        <w:rPr>
          <w:rFonts w:ascii="宋体" w:eastAsia="宋体" w:hAnsi="宋体"/>
          <w:szCs w:val="21"/>
        </w:rPr>
      </w:pPr>
    </w:p>
    <w:p w14:paraId="77CF6E85" w14:textId="6BCFE737" w:rsidR="00630833" w:rsidRDefault="00630833" w:rsidP="00C35CC3">
      <w:pPr>
        <w:jc w:val="left"/>
        <w:rPr>
          <w:rFonts w:ascii="宋体" w:eastAsia="宋体" w:hAnsi="宋体"/>
          <w:szCs w:val="21"/>
        </w:rPr>
      </w:pPr>
    </w:p>
    <w:p w14:paraId="11E9EE50" w14:textId="77777777" w:rsidR="00630833" w:rsidRPr="00452216" w:rsidRDefault="00630833" w:rsidP="00630833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452216">
        <w:rPr>
          <w:rFonts w:ascii="宋体" w:eastAsia="宋体" w:hAnsi="宋体" w:hint="eastAsia"/>
          <w:b/>
          <w:bCs/>
          <w:sz w:val="30"/>
          <w:szCs w:val="30"/>
        </w:rPr>
        <w:t>9.二重积分（1）</w:t>
      </w:r>
    </w:p>
    <w:p w14:paraId="56682B42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w:r w:rsidRPr="004F293F">
        <w:rPr>
          <w:rFonts w:ascii="宋体" w:eastAsia="宋体" w:hAnsi="宋体" w:hint="eastAsia"/>
          <w:iCs/>
          <w:szCs w:val="21"/>
        </w:rPr>
        <w:t>1.利用二重积分的性质,</w:t>
      </w:r>
      <w:r w:rsidRPr="004F293F">
        <w:rPr>
          <w:rFonts w:ascii="宋体" w:eastAsia="宋体" w:hAnsi="宋体"/>
          <w:iCs/>
          <w:szCs w:val="21"/>
        </w:rPr>
        <w:t xml:space="preserve"> </w:t>
      </w:r>
      <w:r w:rsidRPr="004F293F">
        <w:rPr>
          <w:rFonts w:ascii="宋体" w:eastAsia="宋体" w:hAnsi="宋体" w:hint="eastAsia"/>
          <w:iCs/>
          <w:szCs w:val="21"/>
        </w:rPr>
        <w:t>比较下列积分的大小:</w:t>
      </w:r>
    </w:p>
    <w:p w14:paraId="755065A7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 w:hint="eastAsia"/>
              <w:szCs w:val="21"/>
            </w:rPr>
            <m:t>⑴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  <w:lang w:eastAsia="ja-JP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/>
                      <w:iCs/>
                      <w:szCs w:val="21"/>
                      <w:lang w:eastAsia="ja-JP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(x+y)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dσ</m:t>
              </m:r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与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D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Cs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(x+y)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3</m:t>
                      </m:r>
                    </m:sup>
                  </m:sSup>
                </m:e>
              </m:nary>
            </m:e>
          </m:nary>
          <m:r>
            <m:rPr>
              <m:sty m:val="p"/>
            </m:rPr>
            <w:rPr>
              <w:rFonts w:ascii="Cambria Math" w:eastAsia="宋体" w:hAnsi="Cambria Math"/>
              <w:szCs w:val="21"/>
            </w:rPr>
            <m:t xml:space="preserve">dσ, 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m:t>其中</m:t>
          </m:r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积分区域</m:t>
          </m:r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D</m:t>
          </m:r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是由</m:t>
          </m:r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x</m:t>
          </m:r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、</m:t>
          </m:r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y</m:t>
          </m:r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轴与直线</m:t>
          </m:r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x+y=1</m:t>
          </m:r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所围成</m:t>
          </m:r>
        </m:oMath>
      </m:oMathPara>
    </w:p>
    <w:p w14:paraId="2858C057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w:r w:rsidRPr="004F293F">
        <w:rPr>
          <w:rFonts w:ascii="宋体" w:eastAsia="宋体" w:hAnsi="宋体" w:hint="eastAsia"/>
          <w:iCs/>
          <w:szCs w:val="21"/>
        </w:rPr>
        <w:t>解:</w:t>
      </w:r>
      <w:r w:rsidRPr="004F293F">
        <w:rPr>
          <w:rFonts w:ascii="宋体" w:eastAsia="宋体" w:hAnsi="宋体"/>
          <w:iCs/>
          <w:szCs w:val="21"/>
        </w:rPr>
        <w:t xml:space="preserve"> </w:t>
      </w:r>
      <w:r w:rsidRPr="004F293F">
        <w:rPr>
          <w:rFonts w:ascii="宋体" w:eastAsia="宋体" w:hAnsi="宋体" w:hint="eastAsia"/>
          <w:iCs/>
          <w:szCs w:val="21"/>
        </w:rPr>
        <w:t>由</w:t>
      </w:r>
      <w:r w:rsidRPr="004F293F">
        <w:rPr>
          <w:rFonts w:ascii="宋体" w:eastAsia="宋体" w:hAnsi="宋体"/>
          <w:iCs/>
          <w:szCs w:val="21"/>
        </w:rPr>
        <w:t>0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≤ </m:t>
        </m:r>
      </m:oMath>
      <w:r w:rsidRPr="004F293F">
        <w:rPr>
          <w:rFonts w:ascii="宋体" w:eastAsia="宋体" w:hAnsi="宋体"/>
          <w:iCs/>
          <w:szCs w:val="21"/>
        </w:rPr>
        <w:t>x+y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≤ </m:t>
        </m:r>
      </m:oMath>
      <w:r w:rsidRPr="004F293F">
        <w:rPr>
          <w:rFonts w:ascii="宋体" w:eastAsia="宋体" w:hAnsi="宋体"/>
          <w:iCs/>
          <w:szCs w:val="21"/>
        </w:rPr>
        <w:t>1</w:t>
      </w:r>
      <w:r w:rsidRPr="004F293F">
        <w:rPr>
          <w:rFonts w:ascii="宋体" w:eastAsia="宋体" w:hAnsi="宋体" w:hint="eastAsia"/>
          <w:iCs/>
          <w:szCs w:val="21"/>
        </w:rPr>
        <w:t>得</w:t>
      </w:r>
      <m:oMath>
        <m:sSup>
          <m:sSupPr>
            <m:ctrlPr>
              <w:rPr>
                <w:rFonts w:ascii="Cambria Math" w:eastAsia="宋体" w:hAnsi="Cambria Math"/>
                <w:iCs/>
                <w:szCs w:val="21"/>
              </w:rPr>
            </m:ctrlPr>
          </m:sSupPr>
          <m:e>
            <m:d>
              <m:dPr>
                <m:begChr m:val="（"/>
                <m:endChr m:val="）"/>
                <m:ctrlPr>
                  <w:rPr>
                    <w:rFonts w:ascii="Cambria Math" w:eastAsia="宋体" w:hAnsi="Cambria Math"/>
                    <w:iCs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x+y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3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1"/>
          </w:rPr>
          <m:t>≤</m:t>
        </m:r>
        <m:sSup>
          <m:sSupPr>
            <m:ctrlPr>
              <w:rPr>
                <w:rFonts w:ascii="Cambria Math" w:eastAsia="宋体" w:hAnsi="Cambria Math"/>
                <w:iCs/>
                <w:szCs w:val="21"/>
              </w:rPr>
            </m:ctrlPr>
          </m:sSupPr>
          <m:e>
            <m:d>
              <m:dPr>
                <m:begChr m:val="（"/>
                <m:endChr m:val="）"/>
                <m:ctrlPr>
                  <w:rPr>
                    <w:rFonts w:ascii="Cambria Math" w:eastAsia="宋体" w:hAnsi="Cambria Math"/>
                    <w:iCs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hint="eastAsia"/>
                    <w:szCs w:val="21"/>
                  </w:rPr>
                  <m:t>x+y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2</m:t>
            </m:r>
          </m:sup>
        </m:sSup>
      </m:oMath>
    </w:p>
    <w:p w14:paraId="6FD78911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w:r w:rsidRPr="004F293F">
        <w:rPr>
          <w:rFonts w:ascii="宋体" w:eastAsia="宋体" w:hAnsi="宋体" w:hint="eastAsia"/>
          <w:iCs/>
          <w:szCs w:val="21"/>
        </w:rPr>
        <w:t>由二重积分的性质得</w:t>
      </w:r>
    </w:p>
    <w:p w14:paraId="3AB24B9C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(x+y)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dσ≤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D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Cs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(x+y)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dσ;</m:t>
                  </m:r>
                </m:e>
              </m:nary>
            </m:e>
          </m:nary>
        </m:oMath>
      </m:oMathPara>
    </w:p>
    <w:p w14:paraId="650B7204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</w:p>
    <w:p w14:paraId="0321F533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 w:hint="eastAsia"/>
              <w:szCs w:val="21"/>
            </w:rPr>
            <m:t>⑵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="宋体" w:hAnsi="Cambria Math"/>
                          <w:iCs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x+y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dσ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与</m:t>
                  </m:r>
                  <m:nary>
                    <m:naryPr>
                      <m:chr m:val="∬"/>
                      <m:limLoc m:val="undOvr"/>
                      <m:supHide m:val="1"/>
                      <m:ctrlPr>
                        <w:rPr>
                          <w:rFonts w:ascii="Cambria Math" w:eastAsia="宋体" w:hAnsi="Cambria Math"/>
                          <w:iCs/>
                          <w:szCs w:val="21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D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Cs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[</m:t>
                          </m:r>
                          <m:func>
                            <m:funcPr>
                              <m:ctrlPr>
                                <w:rPr>
                                  <w:rFonts w:ascii="Cambria Math" w:eastAsia="宋体" w:hAnsi="Cambria Math"/>
                                  <w:iCs/>
                                  <w:szCs w:val="21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ln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(x+y)]</m:t>
                              </m:r>
                            </m:e>
                          </m:func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dσ</m:t>
                      </m:r>
                    </m:e>
                  </m:nary>
                </m:e>
              </m:func>
            </m:e>
          </m:nary>
          <m:r>
            <m:rPr>
              <m:sty m:val="p"/>
            </m:rPr>
            <w:rPr>
              <w:rFonts w:ascii="Cambria Math" w:eastAsia="宋体" w:hAnsi="Cambria Math"/>
              <w:szCs w:val="21"/>
            </w:rPr>
            <m:t xml:space="preserve">, 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m:t>其中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m:t>D</m:t>
          </m:r>
          <m:r>
            <m:rPr>
              <m:sty m:val="p"/>
            </m:rPr>
            <w:rPr>
              <w:rFonts w:ascii="Cambria Math" w:eastAsia="宋体" w:hAnsi="Cambria Math" w:cs="微软雅黑"/>
              <w:szCs w:val="21"/>
            </w:rPr>
            <m:t>=</m:t>
          </m:r>
          <m:d>
            <m:dPr>
              <m:begChr m:val="{"/>
              <m:endChr m:val="|"/>
              <m:ctrlPr>
                <w:rPr>
                  <w:rFonts w:ascii="Cambria Math" w:eastAsia="宋体" w:hAnsi="Cambria Math" w:cs="微软雅黑"/>
                  <w:iCs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微软雅黑"/>
                  <w:szCs w:val="21"/>
                </w:rPr>
                <m:t xml:space="preserve"> </m:t>
              </m:r>
              <m:d>
                <m:dPr>
                  <m:ctrlPr>
                    <w:rPr>
                      <w:rFonts w:ascii="Cambria Math" w:eastAsia="宋体" w:hAnsi="Cambria Math" w:cs="微软雅黑"/>
                      <w:iCs/>
                      <w:szCs w:val="2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微软雅黑"/>
                      <w:szCs w:val="21"/>
                    </w:rPr>
                    <m:t>x, y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微软雅黑"/>
                  <w:szCs w:val="21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eastAsia="宋体" w:hAnsi="Cambria Math" w:cs="微软雅黑"/>
              <w:szCs w:val="21"/>
            </w:rPr>
            <m:t>3≤x ≤5, 0≤y≤1}</m:t>
          </m:r>
        </m:oMath>
      </m:oMathPara>
    </w:p>
    <w:p w14:paraId="48C84EAA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w:r w:rsidRPr="004F293F">
        <w:rPr>
          <w:rFonts w:ascii="宋体" w:eastAsia="宋体" w:hAnsi="宋体" w:hint="eastAsia"/>
          <w:iCs/>
          <w:szCs w:val="21"/>
        </w:rPr>
        <w:t>解:在D内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x+y&gt;e</m:t>
        </m:r>
      </m:oMath>
      <w:r w:rsidRPr="004F293F">
        <w:rPr>
          <w:rFonts w:ascii="宋体" w:eastAsia="宋体" w:hAnsi="宋体" w:hint="eastAsia"/>
          <w:iCs/>
          <w:szCs w:val="21"/>
        </w:rPr>
        <w:t>,</w:t>
      </w:r>
      <w:r w:rsidRPr="004F293F">
        <w:rPr>
          <w:rFonts w:ascii="宋体" w:eastAsia="宋体" w:hAnsi="宋体"/>
          <w:iCs/>
          <w:szCs w:val="21"/>
        </w:rPr>
        <w:t xml:space="preserve"> </w:t>
      </w:r>
      <w:r w:rsidRPr="004F293F">
        <w:rPr>
          <w:rFonts w:ascii="宋体" w:eastAsia="宋体" w:hAnsi="宋体" w:hint="eastAsia"/>
          <w:iCs/>
          <w:szCs w:val="21"/>
        </w:rPr>
        <w:t>所以</w:t>
      </w:r>
      <m:oMath>
        <m:func>
          <m:funcPr>
            <m:ctrlPr>
              <w:rPr>
                <w:rFonts w:ascii="Cambria Math" w:eastAsia="宋体" w:hAnsi="Cambria Math"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(x+y)&gt;1</m:t>
            </m:r>
          </m:e>
        </m:func>
      </m:oMath>
    </w:p>
    <w:p w14:paraId="477E9EE2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w:r w:rsidRPr="004F293F">
        <w:rPr>
          <w:rFonts w:ascii="宋体" w:eastAsia="宋体" w:hAnsi="宋体" w:hint="eastAsia"/>
          <w:iCs/>
          <w:szCs w:val="21"/>
        </w:rPr>
        <w:t>从而</w:t>
      </w:r>
      <m:oMath>
        <m:func>
          <m:funcPr>
            <m:ctrlPr>
              <w:rPr>
                <w:rFonts w:ascii="Cambria Math" w:eastAsia="宋体" w:hAnsi="Cambria Math"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(x+y)&lt;</m:t>
            </m:r>
            <m:sSup>
              <m:sSupPr>
                <m:ctrlPr>
                  <w:rPr>
                    <w:rFonts w:ascii="Cambria Math" w:eastAsia="宋体" w:hAnsi="Cambria Math"/>
                    <w:iCs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[</m:t>
                </m:r>
                <m:func>
                  <m:funcPr>
                    <m:ctrlPr>
                      <w:rPr>
                        <w:rFonts w:ascii="Cambria Math" w:eastAsia="宋体" w:hAnsi="Cambria Math"/>
                        <w:iCs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ln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(x+y)]</m:t>
                    </m:r>
                  </m:e>
                </m:func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e>
        </m:func>
      </m:oMath>
    </w:p>
    <w:p w14:paraId="5FA22DC0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w:r w:rsidRPr="004F293F">
        <w:rPr>
          <w:rFonts w:ascii="宋体" w:eastAsia="宋体" w:hAnsi="宋体" w:hint="eastAsia"/>
          <w:iCs/>
          <w:szCs w:val="21"/>
        </w:rPr>
        <w:t>由二重积分的性质可得</w:t>
      </w:r>
    </w:p>
    <w:p w14:paraId="6BC1FCEF" w14:textId="77777777" w:rsidR="00630833" w:rsidRPr="004F293F" w:rsidRDefault="00630833" w:rsidP="00630833">
      <w:pPr>
        <w:spacing w:line="300" w:lineRule="auto"/>
        <w:rPr>
          <w:rFonts w:ascii="宋体" w:eastAsia="宋体" w:hAnsi="宋体"/>
          <w:iCs/>
          <w:szCs w:val="21"/>
        </w:rPr>
      </w:pPr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Cs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x+y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dσ&lt;</m:t>
                  </m:r>
                  <m:nary>
                    <m:naryPr>
                      <m:chr m:val="∬"/>
                      <m:limLoc m:val="undOvr"/>
                      <m:supHide m:val="1"/>
                      <m:ctrlPr>
                        <w:rPr>
                          <w:rFonts w:ascii="Cambria Math" w:eastAsia="宋体" w:hAnsi="Cambria Math"/>
                          <w:iCs/>
                          <w:szCs w:val="21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D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Cs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[</m:t>
                          </m:r>
                          <m:func>
                            <m:funcPr>
                              <m:ctrlPr>
                                <w:rPr>
                                  <w:rFonts w:ascii="Cambria Math" w:eastAsia="宋体" w:hAnsi="Cambria Math"/>
                                  <w:iCs/>
                                  <w:szCs w:val="21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ln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(x+y)]</m:t>
                              </m:r>
                            </m:e>
                          </m:func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dσ</m:t>
                      </m:r>
                    </m:e>
                  </m:nary>
                </m:e>
              </m:func>
            </m:e>
          </m:nary>
        </m:oMath>
      </m:oMathPara>
    </w:p>
    <w:p w14:paraId="0C114308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</w:p>
    <w:p w14:paraId="0D453418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2</w:t>
      </w:r>
      <w:r w:rsidRPr="004F293F">
        <w:rPr>
          <w:rFonts w:ascii="宋体" w:eastAsia="宋体" w:hAnsi="宋体"/>
          <w:szCs w:val="21"/>
        </w:rPr>
        <w:t xml:space="preserve">. </w:t>
      </w:r>
      <w:r w:rsidRPr="004F293F">
        <w:rPr>
          <w:rFonts w:ascii="宋体" w:eastAsia="宋体" w:hAnsi="宋体" w:hint="eastAsia"/>
          <w:szCs w:val="21"/>
        </w:rPr>
        <w:t>利用二重积分的性质，估计下列积分的值</w:t>
      </w:r>
    </w:p>
    <w:p w14:paraId="32EC3A50" w14:textId="77777777" w:rsidR="00630833" w:rsidRPr="004F293F" w:rsidRDefault="00630833" w:rsidP="00630833">
      <w:pPr>
        <w:rPr>
          <w:rFonts w:ascii="宋体" w:eastAsia="宋体" w:hAnsi="宋体"/>
          <w:iCs/>
          <w:szCs w:val="21"/>
        </w:rPr>
      </w:pPr>
      <w:r w:rsidRPr="004F293F">
        <w:rPr>
          <w:rFonts w:ascii="宋体" w:eastAsia="宋体" w:hAnsi="宋体" w:hint="eastAsia"/>
          <w:iCs/>
          <w:szCs w:val="21"/>
        </w:rPr>
        <w:t>(</w:t>
      </w:r>
      <w:r w:rsidRPr="004F293F">
        <w:rPr>
          <w:rFonts w:ascii="宋体" w:eastAsia="宋体" w:hAnsi="宋体"/>
          <w:iCs/>
          <w:szCs w:val="21"/>
        </w:rPr>
        <w:t>1)</w:t>
      </w:r>
    </w:p>
    <w:p w14:paraId="2B85CE61" w14:textId="77777777" w:rsidR="00630833" w:rsidRPr="004F293F" w:rsidRDefault="00630833" w:rsidP="00630833">
      <w:pPr>
        <w:rPr>
          <w:rFonts w:ascii="宋体" w:eastAsia="宋体" w:hAnsi="宋体"/>
          <w:iCs/>
          <w:szCs w:val="21"/>
        </w:rPr>
      </w:pPr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(x+y+1)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    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>D=</m:t>
          </m:r>
          <m:d>
            <m:dPr>
              <m:begChr m:val="{"/>
              <m:endChr m:val="}"/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dPr>
            <m:e>
              <m:d>
                <m:dPr>
                  <m:begChr m:val=""/>
                  <m:endChr m:val="|"/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x,y</m:t>
                      </m:r>
                    </m:e>
                  </m:d>
                </m:e>
              </m:d>
              <m:r>
                <w:rPr>
                  <w:rFonts w:ascii="Cambria Math" w:eastAsia="宋体" w:hAnsi="Cambria Math"/>
                  <w:szCs w:val="21"/>
                </w:rPr>
                <m:t>0≤x≤1,0≤y≤2</m:t>
              </m:r>
            </m:e>
          </m:d>
        </m:oMath>
      </m:oMathPara>
    </w:p>
    <w:p w14:paraId="474B255F" w14:textId="77777777" w:rsidR="00630833" w:rsidRPr="004F293F" w:rsidRDefault="00630833" w:rsidP="00630833">
      <w:pPr>
        <w:rPr>
          <w:rFonts w:ascii="宋体" w:eastAsia="宋体" w:hAnsi="宋体"/>
          <w:iCs/>
          <w:szCs w:val="21"/>
        </w:rPr>
      </w:pPr>
    </w:p>
    <w:p w14:paraId="28E587F4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解:</w:t>
      </w:r>
      <w:r w:rsidRPr="004F293F">
        <w:rPr>
          <w:rFonts w:ascii="宋体" w:eastAsia="宋体" w:hAnsi="宋体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                                                                   1≤ </m:t>
        </m:r>
      </m:oMath>
      <w:r w:rsidRPr="004F293F">
        <w:rPr>
          <w:rFonts w:ascii="宋体" w:eastAsia="宋体" w:hAnsi="宋体"/>
          <w:szCs w:val="21"/>
        </w:rPr>
        <w:t>x+y+1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≤ </m:t>
        </m:r>
      </m:oMath>
      <w:r w:rsidRPr="004F293F">
        <w:rPr>
          <w:rFonts w:ascii="宋体" w:eastAsia="宋体" w:hAnsi="宋体" w:hint="eastAsia"/>
          <w:szCs w:val="21"/>
        </w:rPr>
        <w:t>4</w:t>
      </w:r>
    </w:p>
    <w:p w14:paraId="089D5856" w14:textId="77777777" w:rsidR="00630833" w:rsidRPr="004F293F" w:rsidRDefault="00630833" w:rsidP="00630833">
      <w:pPr>
        <w:rPr>
          <w:rFonts w:ascii="宋体" w:eastAsia="宋体" w:hAnsi="宋体"/>
          <w:iCs/>
          <w:szCs w:val="21"/>
        </w:rPr>
      </w:pPr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dσ=2</m:t>
                  </m:r>
                </m:e>
              </m:func>
            </m:e>
          </m:nary>
        </m:oMath>
      </m:oMathPara>
    </w:p>
    <w:p w14:paraId="175293AA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 xml:space="preserve">   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>≤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(x+y+1)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>≤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4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</m:oMath>
      </m:oMathPara>
    </w:p>
    <w:p w14:paraId="55F7B1FB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2≤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(x+y+1)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>≤8</m:t>
          </m:r>
        </m:oMath>
      </m:oMathPara>
    </w:p>
    <w:p w14:paraId="1A73C021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</w:p>
    <w:p w14:paraId="659E7293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/>
          <w:szCs w:val="21"/>
        </w:rPr>
        <w:t>(2)</w:t>
      </w:r>
    </w:p>
    <w:p w14:paraId="0A9E6146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+9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)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 xml:space="preserve">   D=</m:t>
          </m:r>
          <m:d>
            <m:dPr>
              <m:begChr m:val="{"/>
              <m:endChr m:val="}"/>
              <m:ctrlPr>
                <w:rPr>
                  <w:rFonts w:ascii="Cambria Math" w:eastAsia="宋体" w:hAnsi="Cambria Math"/>
                  <w:i/>
                  <w:iCs/>
                  <w:szCs w:val="21"/>
                </w:rPr>
              </m:ctrlPr>
            </m:dPr>
            <m:e>
              <m:d>
                <m:dPr>
                  <m:begChr m:val=""/>
                  <m:endChr m:val="|"/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x,y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Cs w:val="21"/>
                </w:rPr>
                <m:t>≤4</m:t>
              </m:r>
            </m:e>
          </m:d>
        </m:oMath>
      </m:oMathPara>
    </w:p>
    <w:p w14:paraId="7906752C" w14:textId="77777777" w:rsidR="00630833" w:rsidRPr="004F293F" w:rsidRDefault="00630833" w:rsidP="00630833">
      <w:pPr>
        <w:ind w:firstLineChars="1500" w:firstLine="3150"/>
        <w:rPr>
          <w:rFonts w:ascii="宋体" w:eastAsia="宋体" w:hAnsi="宋体"/>
          <w:szCs w:val="21"/>
        </w:rPr>
      </w:pPr>
    </w:p>
    <w:p w14:paraId="07CA026A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w:r w:rsidRPr="004F293F">
        <w:rPr>
          <w:rFonts w:ascii="宋体" w:eastAsia="宋体" w:hAnsi="宋体" w:hint="eastAsia"/>
          <w:szCs w:val="21"/>
        </w:rPr>
        <w:t>解:</w:t>
      </w:r>
      <w:r w:rsidRPr="004F293F">
        <w:rPr>
          <w:rFonts w:ascii="宋体" w:eastAsia="宋体" w:hAnsi="宋体"/>
          <w:szCs w:val="21"/>
        </w:rPr>
        <w:t xml:space="preserve">                       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9≤x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+4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+9≤4×4+9</m:t>
        </m:r>
      </m:oMath>
    </w:p>
    <w:p w14:paraId="6BCB3F7F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9≤x</m:t>
              </m:r>
            </m:e>
            <m:sup>
              <m:r>
                <w:rPr>
                  <w:rFonts w:ascii="Cambria Math" w:eastAsia="宋体" w:hAnsi="Cambria Math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/>
              <w:szCs w:val="21"/>
            </w:rPr>
            <m:t>+4</m:t>
          </m:r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y</m:t>
              </m:r>
            </m:e>
            <m:sup>
              <m:r>
                <w:rPr>
                  <w:rFonts w:ascii="Cambria Math" w:eastAsia="宋体" w:hAnsi="Cambria Math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/>
              <w:szCs w:val="21"/>
            </w:rPr>
            <m:t>+9≤25</m:t>
          </m:r>
        </m:oMath>
      </m:oMathPara>
    </w:p>
    <w:p w14:paraId="6F4FE4AB" w14:textId="77777777" w:rsidR="00630833" w:rsidRPr="004F293F" w:rsidRDefault="00630833" w:rsidP="00630833">
      <w:pPr>
        <w:rPr>
          <w:rFonts w:ascii="宋体" w:eastAsia="宋体" w:hAnsi="宋体"/>
          <w:iCs/>
          <w:szCs w:val="21"/>
        </w:rPr>
      </w:pPr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dσ=4π</m:t>
                  </m:r>
                </m:e>
              </m:func>
            </m:e>
          </m:nary>
        </m:oMath>
      </m:oMathPara>
    </w:p>
    <w:p w14:paraId="670465EF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9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>≤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+9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)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>≤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25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</m:oMath>
      </m:oMathPara>
    </w:p>
    <w:p w14:paraId="2EC77EBB" w14:textId="77777777" w:rsidR="00630833" w:rsidRPr="004F293F" w:rsidRDefault="00630833" w:rsidP="00630833">
      <w:pPr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9×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m:t>4π</m:t>
          </m:r>
          <m:r>
            <w:rPr>
              <w:rFonts w:ascii="Cambria Math" w:eastAsia="宋体" w:hAnsi="Cambria Math"/>
              <w:szCs w:val="21"/>
            </w:rPr>
            <m:t>≤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+9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)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>≤25×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m:t>4π</m:t>
          </m:r>
        </m:oMath>
      </m:oMathPara>
    </w:p>
    <w:p w14:paraId="36559DE8" w14:textId="0B79E889" w:rsidR="00630833" w:rsidRPr="00630833" w:rsidRDefault="00630833" w:rsidP="00630833">
      <w:pPr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36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m:t>π</m:t>
          </m:r>
          <m:r>
            <w:rPr>
              <w:rFonts w:ascii="Cambria Math" w:eastAsia="宋体" w:hAnsi="Cambria Math"/>
              <w:szCs w:val="21"/>
            </w:rPr>
            <m:t>≤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</m:t>
              </m:r>
            </m:sub>
            <m:sup/>
            <m:e>
              <m:func>
                <m:funcPr>
                  <m:ctrlPr>
                    <w:rPr>
                      <w:rFonts w:ascii="Cambria Math" w:eastAsia="宋体" w:hAnsi="Cambria Math"/>
                      <w:iCs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+4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+9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)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 xml:space="preserve"> dσ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>≤100</m:t>
          </m:r>
          <m:r>
            <m:rPr>
              <m:sty m:val="p"/>
            </m:rPr>
            <w:rPr>
              <w:rFonts w:ascii="Cambria Math" w:eastAsia="宋体" w:hAnsi="Cambria Math"/>
              <w:szCs w:val="21"/>
            </w:rPr>
            <m:t>π</m:t>
          </m:r>
        </m:oMath>
      </m:oMathPara>
    </w:p>
    <w:p w14:paraId="5EDA7994" w14:textId="7E770A3D" w:rsidR="00630833" w:rsidRDefault="00630833" w:rsidP="00630833">
      <w:pPr>
        <w:rPr>
          <w:rFonts w:ascii="宋体" w:eastAsia="宋体" w:hAnsi="宋体"/>
          <w:szCs w:val="21"/>
        </w:rPr>
      </w:pPr>
    </w:p>
    <w:p w14:paraId="5F570C06" w14:textId="77777777" w:rsidR="007B5752" w:rsidRDefault="007B5752" w:rsidP="007B5752">
      <w:pPr>
        <w:spacing w:line="300" w:lineRule="auto"/>
        <w:jc w:val="center"/>
        <w:rPr>
          <w:rFonts w:ascii="宋体" w:eastAsia="宋体" w:hAnsi="宋体"/>
          <w:b/>
          <w:sz w:val="30"/>
          <w:szCs w:val="30"/>
        </w:rPr>
      </w:pPr>
      <w:r>
        <w:rPr>
          <w:rStyle w:val="ab"/>
          <w:rFonts w:ascii="宋体" w:eastAsia="宋体" w:hAnsi="宋体" w:cs="宋体" w:hint="eastAsia"/>
          <w:b/>
          <w:bCs/>
          <w:sz w:val="30"/>
          <w:szCs w:val="30"/>
        </w:rPr>
        <w:t>10.</w:t>
      </w:r>
      <w:r>
        <w:rPr>
          <w:rFonts w:ascii="宋体" w:eastAsia="宋体" w:hAnsi="宋体" w:hint="eastAsia"/>
          <w:b/>
          <w:sz w:val="30"/>
          <w:szCs w:val="30"/>
        </w:rPr>
        <w:t>二重积分（2）</w:t>
      </w:r>
    </w:p>
    <w:p w14:paraId="29752C94" w14:textId="77777777" w:rsidR="007B5752" w:rsidRDefault="007B5752" w:rsidP="00D046E4">
      <w:pPr>
        <w:numPr>
          <w:ilvl w:val="0"/>
          <w:numId w:val="52"/>
        </w:num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(1) </w:t>
      </w:r>
      <m:oMath>
        <m:nary>
          <m:naryPr>
            <m:chr m:val="∬"/>
            <m:limLoc m:val="undOvr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D</m:t>
            </m:r>
          </m:sub>
          <m:sup/>
          <m:e>
            <m:r>
              <w:rPr>
                <w:rFonts w:ascii="Cambria Math" w:hAnsi="Cambria Math" w:cstheme="minorEastAsia"/>
                <w:szCs w:val="21"/>
              </w:rPr>
              <m:t>xcos</m:t>
            </m:r>
            <m:d>
              <m:d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theme="minorEastAsia"/>
                    <w:szCs w:val="21"/>
                  </w:rPr>
                  <m:t>x+y</m:t>
                </m:r>
              </m:e>
            </m:d>
            <m:r>
              <w:rPr>
                <w:rFonts w:ascii="Cambria Math" w:hAnsi="Cambria Math" w:cstheme="minorEastAsia"/>
                <w:szCs w:val="21"/>
              </w:rPr>
              <m:t xml:space="preserve">dσ,  </m:t>
            </m:r>
            <m:r>
              <w:rPr>
                <w:rFonts w:ascii="Cambria Math" w:hAnsi="Cambria Math" w:cstheme="minorEastAsia" w:hint="eastAsia"/>
                <w:szCs w:val="21"/>
              </w:rPr>
              <m:t>其中</m:t>
            </m:r>
            <m:r>
              <w:rPr>
                <w:rFonts w:ascii="Cambria Math" w:hAnsi="Cambria Math" w:cstheme="minorEastAsia"/>
                <w:szCs w:val="21"/>
              </w:rPr>
              <m:t>D</m:t>
            </m:r>
            <m:r>
              <w:rPr>
                <w:rFonts w:ascii="Cambria Math" w:hAnsi="Cambria Math" w:cstheme="minorEastAsia" w:hint="eastAsia"/>
                <w:szCs w:val="21"/>
              </w:rPr>
              <m:t>是顶点分别为</m:t>
            </m:r>
            <m:d>
              <m:dPr>
                <m:begChr m:val="（"/>
                <m:endChr m:val="）"/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theme="minorEastAsia"/>
                    <w:szCs w:val="21"/>
                  </w:rPr>
                  <m:t>0,0</m:t>
                </m:r>
              </m:e>
            </m:d>
            <m:r>
              <w:rPr>
                <w:rFonts w:ascii="Cambria Math" w:hAnsi="Cambria Math" w:cstheme="minorEastAsia"/>
                <w:szCs w:val="21"/>
              </w:rPr>
              <m:t>,</m:t>
            </m:r>
            <m:d>
              <m:d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theme="minorEastAsia"/>
                    <w:szCs w:val="21"/>
                  </w:rPr>
                  <m:t>π,0</m:t>
                </m:r>
              </m:e>
            </m:d>
            <m:r>
              <w:rPr>
                <w:rFonts w:ascii="Cambria Math" w:hAnsi="Cambria Math" w:cstheme="minorEastAsia" w:hint="eastAsia"/>
                <w:szCs w:val="21"/>
              </w:rPr>
              <m:t>和</m:t>
            </m:r>
            <m:d>
              <m:d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theme="minorEastAsia"/>
                    <w:szCs w:val="21"/>
                  </w:rPr>
                  <m:t>π,π</m:t>
                </m:r>
              </m:e>
            </m:d>
            <m:r>
              <w:rPr>
                <w:rFonts w:ascii="Cambria Math" w:hAnsi="Cambria Math" w:cstheme="minorEastAsia" w:hint="eastAsia"/>
                <w:szCs w:val="21"/>
              </w:rPr>
              <m:t>的三角形闭区域</m:t>
            </m:r>
            <m:r>
              <w:rPr>
                <w:rFonts w:ascii="Cambria Math" w:hAnsi="Cambria Math" w:cstheme="minorEastAsia"/>
                <w:szCs w:val="21"/>
              </w:rPr>
              <m:t>.</m:t>
            </m:r>
          </m:e>
        </m:nary>
      </m:oMath>
      <w:r>
        <w:rPr>
          <w:rFonts w:ascii="Cambria Math" w:hAnsi="Cambria Math" w:cstheme="minorEastAsia"/>
          <w:szCs w:val="21"/>
        </w:rPr>
        <w:t xml:space="preserve"> </w:t>
      </w:r>
    </w:p>
    <w:p w14:paraId="0F3C00E9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解: </w:t>
      </w:r>
    </w:p>
    <w:p w14:paraId="0BFBA7A4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D可用不等式表示为</w:t>
      </w:r>
    </w:p>
    <w:p w14:paraId="505AEC82" w14:textId="77777777" w:rsidR="007B5752" w:rsidRDefault="007B5752" w:rsidP="007B5752">
      <w:pPr>
        <w:spacing w:line="300" w:lineRule="auto"/>
        <w:jc w:val="center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0</w:t>
      </w:r>
      <m:oMath>
        <m:r>
          <w:rPr>
            <w:rFonts w:ascii="Cambria Math" w:hAnsi="Cambria Math" w:cstheme="minorEastAsia" w:hint="eastAsia"/>
            <w:szCs w:val="21"/>
          </w:rPr>
          <m:t>≤</m:t>
        </m:r>
        <m:r>
          <w:rPr>
            <w:rFonts w:ascii="Cambria Math" w:hAnsi="Cambria Math" w:cstheme="minorEastAsia"/>
            <w:szCs w:val="21"/>
          </w:rPr>
          <m:t>y</m:t>
        </m:r>
        <m:r>
          <w:rPr>
            <w:rFonts w:ascii="Cambria Math" w:hAnsi="Cambria Math" w:cstheme="minorEastAsia" w:hint="eastAsia"/>
            <w:szCs w:val="21"/>
          </w:rPr>
          <m:t>≤</m:t>
        </m:r>
        <m:r>
          <w:rPr>
            <w:rFonts w:ascii="Cambria Math" w:hAnsi="Cambria Math" w:cstheme="minorEastAsia"/>
            <w:szCs w:val="21"/>
          </w:rPr>
          <m:t>x,  0</m:t>
        </m:r>
        <m:r>
          <w:rPr>
            <w:rFonts w:ascii="Cambria Math" w:hAnsi="Cambria Math" w:cstheme="minorEastAsia" w:hint="eastAsia"/>
            <w:szCs w:val="21"/>
          </w:rPr>
          <m:t>≤</m:t>
        </m:r>
        <m:r>
          <w:rPr>
            <w:rFonts w:ascii="Cambria Math" w:hAnsi="Cambria Math" w:cstheme="minorEastAsia"/>
            <w:szCs w:val="21"/>
          </w:rPr>
          <m:t>x</m:t>
        </m:r>
        <m:r>
          <w:rPr>
            <w:rFonts w:ascii="Cambria Math" w:hAnsi="Cambria Math" w:cstheme="minorEastAsia" w:hint="eastAsia"/>
            <w:szCs w:val="21"/>
          </w:rPr>
          <m:t>≤</m:t>
        </m:r>
        <m:r>
          <w:rPr>
            <w:rFonts w:ascii="Cambria Math" w:hAnsi="Cambria Math" w:cstheme="minorEastAsia"/>
            <w:szCs w:val="21"/>
          </w:rPr>
          <m:t>π.</m:t>
        </m:r>
      </m:oMath>
      <w:r>
        <w:rPr>
          <w:rFonts w:ascii="Cambria Math" w:hAnsi="Cambria Math" w:cstheme="minorEastAsia"/>
          <w:szCs w:val="21"/>
        </w:rPr>
        <w:t xml:space="preserve"> </w:t>
      </w:r>
    </w:p>
    <w:p w14:paraId="4B301E54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于是</w:t>
      </w:r>
    </w:p>
    <w:p w14:paraId="100853F6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m:oMathPara>
        <m:oMath>
          <m:nary>
            <m:naryPr>
              <m:chr m:val="∬"/>
              <m:limLoc m:val="undOvr"/>
              <m:ctrlPr>
                <w:rPr>
                  <w:rFonts w:ascii="Cambria Math" w:hAnsi="Cambria Math" w:cstheme="minorEastAsia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 w:cstheme="minorEastAsia"/>
                  <w:szCs w:val="21"/>
                </w:rPr>
                <m:t>D</m:t>
              </m:r>
            </m:sub>
            <m:sup/>
            <m:e>
              <m:r>
                <w:rPr>
                  <w:rFonts w:ascii="Cambria Math" w:hAnsi="Cambria Math" w:cstheme="minorEastAsia"/>
                  <w:szCs w:val="21"/>
                </w:rPr>
                <m:t>xcos</m:t>
              </m:r>
              <m:d>
                <m:d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theme="minorEastAsia"/>
                      <w:szCs w:val="21"/>
                    </w:rPr>
                    <m:t>x+y</m:t>
                  </m:r>
                </m:e>
              </m:d>
              <m:r>
                <w:rPr>
                  <w:rFonts w:ascii="Cambria Math" w:hAnsi="Cambria Math" w:cstheme="minorEastAsia"/>
                  <w:szCs w:val="21"/>
                </w:rPr>
                <m:t>dσ=</m:t>
              </m:r>
              <m:nary>
                <m:naryPr>
                  <m:limLoc m:val="subSup"/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 w:cstheme="minorEastAsia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EastAsia"/>
                      <w:szCs w:val="21"/>
                    </w:rPr>
                    <m:t>π</m:t>
                  </m:r>
                </m:sup>
                <m:e>
                  <m:r>
                    <w:rPr>
                      <w:rFonts w:ascii="Cambria Math" w:hAnsi="Cambria Math" w:cstheme="minorEastAsia"/>
                      <w:szCs w:val="21"/>
                    </w:rPr>
                    <m:t>xdx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theme="minorEastAsia"/>
                          <w:i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x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hAnsi="Cambria Math" w:cstheme="minorEastAsia"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EastAsia"/>
                              <w:szCs w:val="21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EastAsia"/>
                                  <w:i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EastAsia"/>
                                  <w:szCs w:val="21"/>
                                </w:rPr>
                                <m:t>x+y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dy</m:t>
                      </m:r>
                    </m:e>
                  </m:nary>
                </m:e>
              </m:nary>
            </m:e>
          </m:nary>
        </m:oMath>
      </m:oMathPara>
    </w:p>
    <w:p w14:paraId="2A89B6DF" w14:textId="77777777" w:rsidR="007B5752" w:rsidRDefault="007B5752" w:rsidP="007B5752">
      <w:pPr>
        <w:spacing w:line="300" w:lineRule="auto"/>
        <w:ind w:firstLineChars="100" w:firstLine="210"/>
        <w:jc w:val="left"/>
        <w:rPr>
          <w:rFonts w:asciiTheme="minorEastAsia" w:hAnsiTheme="minorEastAsia" w:cstheme="minorEastAsia" w:hint="eastAsia"/>
          <w:szCs w:val="21"/>
        </w:rPr>
      </w:pPr>
      <m:oMathPara>
        <m:oMath>
          <m:r>
            <w:rPr>
              <w:rFonts w:ascii="Cambria Math" w:hAnsi="Cambria Math" w:cstheme="minorEastAsia"/>
              <w:szCs w:val="21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 w:cstheme="minorEastAsia"/>
                  <w:szCs w:val="21"/>
                </w:rPr>
                <m:t>0</m:t>
              </m:r>
            </m:sub>
            <m:sup>
              <m:r>
                <w:rPr>
                  <w:rFonts w:ascii="Cambria Math" w:hAnsi="Cambria Math" w:cstheme="minorEastAsia"/>
                  <w:szCs w:val="21"/>
                </w:rPr>
                <m:t>π</m:t>
              </m:r>
            </m:sup>
            <m:e>
              <m:r>
                <w:rPr>
                  <w:rFonts w:ascii="Cambria Math" w:hAnsi="Cambria Math" w:cstheme="minorEastAsia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theme="minorEastAsia"/>
                      <w:szCs w:val="21"/>
                    </w:rPr>
                    <m:t>sin2x</m:t>
                  </m:r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hAnsi="Cambria Math" w:cstheme="minorEastAsia"/>
                      <w:szCs w:val="21"/>
                    </w:rPr>
                    <m:t>sinx</m:t>
                  </m:r>
                </m:e>
              </m:d>
              <m:r>
                <w:rPr>
                  <w:rFonts w:ascii="Cambria Math" w:hAnsi="Cambria Math" w:cstheme="minorEastAsia"/>
                  <w:szCs w:val="21"/>
                </w:rPr>
                <m:t>dx</m:t>
              </m:r>
            </m:e>
          </m:nary>
        </m:oMath>
      </m:oMathPara>
    </w:p>
    <w:p w14:paraId="00394CD3" w14:textId="77777777" w:rsidR="007B5752" w:rsidRDefault="007B5752" w:rsidP="007B5752">
      <w:pPr>
        <w:spacing w:line="300" w:lineRule="auto"/>
        <w:ind w:firstLineChars="100" w:firstLine="210"/>
        <w:jc w:val="left"/>
        <w:rPr>
          <w:rFonts w:asciiTheme="minorEastAsia" w:hAnsiTheme="minorEastAsia" w:cstheme="minorEastAsia" w:hint="eastAsia"/>
          <w:szCs w:val="21"/>
        </w:rPr>
      </w:pPr>
      <m:oMathPara>
        <m:oMath>
          <m:r>
            <w:rPr>
              <w:rFonts w:ascii="Cambria Math" w:hAnsi="Cambria Math" w:cstheme="minorEastAsia"/>
              <w:szCs w:val="21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 w:cstheme="minorEastAsia"/>
                  <w:szCs w:val="21"/>
                </w:rPr>
                <m:t>0</m:t>
              </m:r>
            </m:sub>
            <m:sup>
              <m:r>
                <w:rPr>
                  <w:rFonts w:ascii="Cambria Math" w:hAnsi="Cambria Math" w:cstheme="minorEastAsia"/>
                  <w:szCs w:val="21"/>
                </w:rPr>
                <m:t>π</m:t>
              </m:r>
            </m:sup>
            <m:e>
              <m:r>
                <w:rPr>
                  <w:rFonts w:ascii="Cambria Math" w:hAnsi="Cambria Math" w:cstheme="minorEastAsia"/>
                  <w:szCs w:val="21"/>
                </w:rPr>
                <m:t>xd(cosx</m:t>
              </m:r>
              <m: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cstheme="minorEastAsia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EastAsia"/>
                      <w:szCs w:val="21"/>
                    </w:rPr>
                    <m:t>2</m:t>
                  </m:r>
                </m:den>
              </m:f>
              <m:r>
                <w:rPr>
                  <w:rFonts w:ascii="Cambria Math" w:hAnsi="Cambria Math" w:cstheme="minorEastAsia"/>
                  <w:szCs w:val="21"/>
                </w:rPr>
                <m:t>cos2x)</m:t>
              </m:r>
            </m:e>
          </m:nary>
        </m:oMath>
      </m:oMathPara>
    </w:p>
    <w:p w14:paraId="3144FCE4" w14:textId="77777777" w:rsidR="007B5752" w:rsidRDefault="007B5752" w:rsidP="007B5752">
      <w:pPr>
        <w:spacing w:line="300" w:lineRule="auto"/>
        <w:ind w:firstLineChars="100" w:firstLine="210"/>
        <w:jc w:val="left"/>
        <w:rPr>
          <w:rFonts w:asciiTheme="minorEastAsia" w:hAnsiTheme="minorEastAsia" w:cstheme="minorEastAsia" w:hint="eastAsia"/>
          <w:szCs w:val="21"/>
        </w:rPr>
      </w:pPr>
      <m:oMathPara>
        <m:oMath>
          <m:r>
            <w:rPr>
              <w:rFonts w:ascii="Cambria Math" w:hAnsi="Cambria Math" w:cstheme="minorEastAsia"/>
              <w:szCs w:val="21"/>
            </w:rPr>
            <m:t>=</m:t>
          </m:r>
          <m:sSubSup>
            <m:sSubSupPr>
              <m:ctrlPr>
                <w:rPr>
                  <w:rFonts w:ascii="Cambria Math" w:hAnsi="Cambria Math" w:cstheme="minorEastAsia"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 w:cstheme="minorEastAsia"/>
                  <w:szCs w:val="21"/>
                </w:rPr>
                <m:t>[x</m:t>
              </m:r>
              <m:d>
                <m:d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theme="minorEastAsia"/>
                      <w:szCs w:val="21"/>
                    </w:rPr>
                    <m:t>cosx</m:t>
                  </m:r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EastAsia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inorEastAsia"/>
                      <w:szCs w:val="21"/>
                    </w:rPr>
                    <m:t>cos2x</m:t>
                  </m:r>
                </m:e>
              </m:d>
              <m:r>
                <w:rPr>
                  <w:rFonts w:ascii="Cambria Math" w:hAnsi="Cambria Math" w:cstheme="minorEastAsia"/>
                  <w:szCs w:val="21"/>
                </w:rPr>
                <m:t>]</m:t>
              </m:r>
            </m:e>
            <m:sub>
              <m:r>
                <w:rPr>
                  <w:rFonts w:ascii="Cambria Math" w:hAnsi="Cambria Math" w:cstheme="minorEastAsia"/>
                  <w:szCs w:val="21"/>
                </w:rPr>
                <m:t>0</m:t>
              </m:r>
            </m:sub>
            <m:sup>
              <m:r>
                <w:rPr>
                  <w:rFonts w:ascii="Cambria Math" w:hAnsi="Cambria Math" w:cstheme="minorEastAsia"/>
                  <w:szCs w:val="21"/>
                </w:rPr>
                <m:t>π</m:t>
              </m:r>
            </m:sup>
          </m:sSubSup>
          <m:r>
            <w:rPr>
              <w:rFonts w:ascii="微软雅黑" w:eastAsia="微软雅黑" w:hAnsi="微软雅黑" w:cs="微软雅黑" w:hint="eastAsia"/>
              <w:szCs w:val="21"/>
            </w:rPr>
            <m:t>-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 w:cstheme="minorEastAsia"/>
                  <w:szCs w:val="21"/>
                </w:rPr>
                <m:t>0</m:t>
              </m:r>
            </m:sub>
            <m:sup>
              <m:r>
                <w:rPr>
                  <w:rFonts w:ascii="Cambria Math" w:hAnsi="Cambria Math" w:cstheme="minorEastAsia"/>
                  <w:szCs w:val="21"/>
                </w:rPr>
                <m:t>π</m:t>
              </m:r>
            </m:sup>
            <m:e>
              <m:r>
                <w:rPr>
                  <w:rFonts w:ascii="Cambria Math" w:hAnsi="Cambria Math" w:cstheme="minorEastAsia"/>
                  <w:szCs w:val="21"/>
                </w:rPr>
                <m:t>(cosx</m:t>
              </m:r>
              <m: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cstheme="minorEastAsia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EastAsia"/>
                      <w:szCs w:val="21"/>
                    </w:rPr>
                    <m:t>2</m:t>
                  </m:r>
                </m:den>
              </m:f>
              <m:r>
                <w:rPr>
                  <w:rFonts w:ascii="Cambria Math" w:hAnsi="Cambria Math" w:cstheme="minorEastAsia"/>
                  <w:szCs w:val="21"/>
                </w:rPr>
                <m:t>cos2x)dx</m:t>
              </m:r>
            </m:e>
          </m:nary>
        </m:oMath>
      </m:oMathPara>
    </w:p>
    <w:p w14:paraId="3EA6802F" w14:textId="77777777" w:rsidR="007B5752" w:rsidRDefault="007B5752" w:rsidP="007B5752">
      <w:pPr>
        <w:spacing w:line="300" w:lineRule="auto"/>
        <w:ind w:firstLineChars="100" w:firstLine="210"/>
        <w:jc w:val="center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=</w:t>
      </w:r>
      <m:oMath>
        <m:r>
          <w:rPr>
            <w:rFonts w:ascii="Cambria Math" w:hAnsi="Cambria Math" w:cstheme="minorEastAsia"/>
            <w:szCs w:val="21"/>
          </w:rPr>
          <m:t>π</m:t>
        </m:r>
        <m:d>
          <m:dPr>
            <m:ctrlPr>
              <w:rPr>
                <w:rFonts w:ascii="Cambria Math" w:hAnsi="Cambria Math" w:cstheme="minorEastAsia"/>
                <w:i/>
                <w:szCs w:val="21"/>
              </w:rPr>
            </m:ctrlPr>
          </m:dPr>
          <m:e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hAnsi="Cambria Math" w:cstheme="minorEastAsia"/>
                <w:szCs w:val="21"/>
              </w:rPr>
              <m:t>1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f>
              <m:f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den>
            </m:f>
          </m:e>
        </m:d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hAnsi="Cambria Math" w:cstheme="minorEastAsia"/>
            <w:szCs w:val="21"/>
          </w:rPr>
          <m:t>0=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hAnsi="Cambria Math" w:cstheme="minorEastAsia"/>
                <w:i/>
                <w:szCs w:val="21"/>
              </w:rPr>
            </m:ctrlPr>
          </m:fPr>
          <m:num>
            <m:r>
              <w:rPr>
                <w:rFonts w:ascii="Cambria Math" w:hAnsi="Cambria Math" w:cstheme="minorEastAsia"/>
                <w:szCs w:val="21"/>
              </w:rPr>
              <m:t>3</m:t>
            </m:r>
          </m:num>
          <m:den>
            <m:r>
              <w:rPr>
                <w:rFonts w:ascii="Cambria Math" w:hAnsi="Cambria Math" w:cstheme="minorEastAsia"/>
                <w:szCs w:val="21"/>
              </w:rPr>
              <m:t>2</m:t>
            </m:r>
          </m:den>
        </m:f>
        <m:r>
          <w:rPr>
            <w:rFonts w:ascii="Cambria Math" w:hAnsi="Cambria Math" w:cstheme="minorEastAsia"/>
            <w:szCs w:val="21"/>
          </w:rPr>
          <m:t>π</m:t>
        </m:r>
      </m:oMath>
    </w:p>
    <w:p w14:paraId="14906CA2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(2)</w:t>
      </w:r>
      <m:oMath>
        <m:r>
          <w:rPr>
            <w:rFonts w:ascii="Cambria Math" w:hAnsi="Cambria Math" w:cstheme="minorEastAsia"/>
            <w:szCs w:val="21"/>
          </w:rPr>
          <m:t xml:space="preserve"> </m:t>
        </m:r>
        <m:nary>
          <m:naryPr>
            <m:chr m:val="∬"/>
            <m:limLoc m:val="undOvr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theme="minorEastAsia"/>
                    <w:szCs w:val="21"/>
                  </w:rPr>
                  <m:t>xy</m:t>
                </m:r>
              </m:e>
              <m:sup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theme="minorEastAsia"/>
                <w:szCs w:val="21"/>
              </w:rPr>
              <m:t xml:space="preserve">dσ,  </m:t>
            </m:r>
            <m:r>
              <w:rPr>
                <w:rFonts w:ascii="Cambria Math" w:hAnsi="Cambria Math" w:cstheme="minorEastAsia" w:hint="eastAsia"/>
                <w:szCs w:val="21"/>
              </w:rPr>
              <m:t>其中</m:t>
            </m:r>
            <m:r>
              <w:rPr>
                <w:rFonts w:ascii="Cambria Math" w:hAnsi="Cambria Math" w:cstheme="minorEastAsia"/>
                <w:szCs w:val="21"/>
              </w:rPr>
              <m:t>D</m:t>
            </m:r>
            <m:r>
              <w:rPr>
                <w:rFonts w:ascii="Cambria Math" w:hAnsi="Cambria Math" w:cstheme="minorEastAsia" w:hint="eastAsia"/>
                <w:szCs w:val="21"/>
              </w:rPr>
              <m:t>是由圆周</m:t>
            </m:r>
            <m:sSup>
              <m:sSup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theme="minor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theme="minorEastAsia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theme="minorEastAsia"/>
                    <w:szCs w:val="21"/>
                  </w:rPr>
                  <m:t>y</m:t>
                </m:r>
              </m:e>
              <m:sup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theme="minorEastAsia"/>
                <w:szCs w:val="21"/>
              </w:rPr>
              <m:t>=4</m:t>
            </m:r>
            <m:r>
              <w:rPr>
                <w:rFonts w:ascii="Cambria Math" w:hAnsi="Cambria Math" w:cstheme="minorEastAsia" w:hint="eastAsia"/>
                <w:szCs w:val="21"/>
              </w:rPr>
              <m:t>及</m:t>
            </m:r>
            <m:r>
              <w:rPr>
                <w:rFonts w:ascii="Cambria Math" w:hAnsi="Cambria Math" w:cstheme="minorEastAsia"/>
                <w:szCs w:val="21"/>
              </w:rPr>
              <m:t>y</m:t>
            </m:r>
            <m:r>
              <w:rPr>
                <w:rFonts w:ascii="Cambria Math" w:hAnsi="Cambria Math" w:cstheme="minorEastAsia" w:hint="eastAsia"/>
                <w:szCs w:val="21"/>
              </w:rPr>
              <m:t>轴所围成的右半闭区域</m:t>
            </m:r>
            <m:r>
              <w:rPr>
                <w:rFonts w:ascii="Cambria Math" w:hAnsi="Cambria Math" w:cstheme="minorEastAsia"/>
                <w:szCs w:val="21"/>
              </w:rPr>
              <m:t>.</m:t>
            </m:r>
          </m:e>
        </m:nary>
      </m:oMath>
      <w:r>
        <w:rPr>
          <w:rFonts w:ascii="Cambria Math" w:hAnsi="Cambria Math" w:cstheme="minorEastAsia"/>
          <w:szCs w:val="21"/>
        </w:rPr>
        <w:t xml:space="preserve"> </w:t>
      </w:r>
    </w:p>
    <w:p w14:paraId="03A4495D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解: </w:t>
      </w:r>
    </w:p>
    <w:p w14:paraId="509F2557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D可用不等式表示为</w:t>
      </w:r>
    </w:p>
    <w:p w14:paraId="0468490F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m:oMathPara>
        <m:oMath>
          <m:r>
            <w:rPr>
              <w:rFonts w:ascii="Cambria Math" w:hAnsi="Cambria Math" w:cstheme="minorEastAsia"/>
              <w:szCs w:val="21"/>
            </w:rPr>
            <m:t>0</m:t>
          </m:r>
          <m:r>
            <w:rPr>
              <w:rFonts w:ascii="Cambria Math" w:hAnsi="Cambria Math" w:cstheme="minorEastAsia" w:hint="eastAsia"/>
              <w:szCs w:val="21"/>
            </w:rPr>
            <m:t>≤</m:t>
          </m:r>
          <m:r>
            <w:rPr>
              <w:rFonts w:ascii="Cambria Math" w:hAnsi="Cambria Math" w:cstheme="minorEastAsia"/>
              <w:szCs w:val="21"/>
            </w:rPr>
            <m:t>x</m:t>
          </m:r>
          <m:r>
            <w:rPr>
              <w:rFonts w:ascii="Cambria Math" w:hAnsi="Cambria Math" w:cstheme="minorEastAsia" w:hint="eastAsia"/>
              <w:szCs w:val="21"/>
            </w:rPr>
            <m:t>≤</m:t>
          </m:r>
          <m:rad>
            <m:radPr>
              <m:degHide m:val="1"/>
              <m:ctrlPr>
                <w:rPr>
                  <w:rFonts w:ascii="Cambria Math" w:hAnsi="Cambria Math" w:cstheme="minorEastAsia"/>
                  <w:i/>
                  <w:szCs w:val="21"/>
                </w:rPr>
              </m:ctrlPr>
            </m:radPr>
            <m:deg/>
            <m:e>
              <m:r>
                <w:rPr>
                  <w:rFonts w:ascii="Cambria Math" w:hAnsi="Cambria Math" w:cstheme="minorEastAsia"/>
                  <w:szCs w:val="21"/>
                </w:rPr>
                <m:t>4</m:t>
              </m:r>
              <m: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EastAsia"/>
                      <w:szCs w:val="21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theme="minorEastAsia"/>
              <w:szCs w:val="21"/>
            </w:rPr>
            <m:t xml:space="preserve">, </m:t>
          </m:r>
          <m:r>
            <w:rPr>
              <w:rFonts w:ascii="微软雅黑" w:eastAsia="微软雅黑" w:hAnsi="微软雅黑" w:cs="微软雅黑" w:hint="eastAsia"/>
              <w:szCs w:val="21"/>
            </w:rPr>
            <m:t>-</m:t>
          </m:r>
          <m:r>
            <w:rPr>
              <w:rFonts w:ascii="Cambria Math" w:hAnsi="Cambria Math" w:cstheme="minorEastAsia"/>
              <w:szCs w:val="21"/>
            </w:rPr>
            <m:t>2</m:t>
          </m:r>
          <m:r>
            <w:rPr>
              <w:rFonts w:ascii="Cambria Math" w:hAnsi="Cambria Math" w:cstheme="minorEastAsia" w:hint="eastAsia"/>
              <w:szCs w:val="21"/>
            </w:rPr>
            <m:t>≤</m:t>
          </m:r>
          <m:r>
            <w:rPr>
              <w:rFonts w:ascii="Cambria Math" w:hAnsi="Cambria Math" w:cstheme="minorEastAsia"/>
              <w:szCs w:val="21"/>
            </w:rPr>
            <m:t>y</m:t>
          </m:r>
          <m:r>
            <w:rPr>
              <w:rFonts w:ascii="Cambria Math" w:hAnsi="Cambria Math" w:cstheme="minorEastAsia" w:hint="eastAsia"/>
              <w:szCs w:val="21"/>
            </w:rPr>
            <m:t>≤</m:t>
          </m:r>
          <m:r>
            <w:rPr>
              <w:rFonts w:ascii="Cambria Math" w:hAnsi="Cambria Math" w:cstheme="minorEastAsia"/>
              <w:szCs w:val="21"/>
            </w:rPr>
            <m:t>2</m:t>
          </m:r>
        </m:oMath>
      </m:oMathPara>
    </w:p>
    <w:p w14:paraId="2FC77EBF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故</w:t>
      </w:r>
    </w:p>
    <w:p w14:paraId="13562501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m:oMathPara>
        <m:oMath>
          <m:nary>
            <m:naryPr>
              <m:chr m:val="∬"/>
              <m:limLoc m:val="undOvr"/>
              <m:ctrlPr>
                <w:rPr>
                  <w:rFonts w:ascii="Cambria Math" w:hAnsi="Cambria Math" w:cstheme="minorEastAsia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 w:cstheme="minorEastAsia"/>
                  <w:szCs w:val="21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  <w:szCs w:val="21"/>
                    </w:rPr>
                    <m:t>xy</m:t>
                  </m:r>
                </m:e>
                <m:sup>
                  <m:r>
                    <w:rPr>
                      <w:rFonts w:ascii="Cambria Math" w:hAnsi="Cambria Math" w:cstheme="minorEastAsia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theme="minorEastAsia"/>
                  <w:szCs w:val="21"/>
                </w:rPr>
                <m:t>dσ=</m:t>
              </m:r>
              <m:nary>
                <m:naryPr>
                  <m:limLoc m:val="subSup"/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hAnsi="Cambria Math" w:cstheme="minorEastAsia"/>
                      <w:szCs w:val="21"/>
                    </w:rPr>
                    <m:t>2</m:t>
                  </m:r>
                </m:sub>
                <m:sup>
                  <m:r>
                    <w:rPr>
                      <w:rFonts w:ascii="Cambria Math" w:hAnsi="Cambria Math" w:cstheme="minorEastAsia"/>
                      <w:szCs w:val="21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EastAsia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EastAsia"/>
                      <w:szCs w:val="21"/>
                    </w:rPr>
                    <m:t>dy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 w:cstheme="minorEastAsia"/>
                      <w:szCs w:val="21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hAnsi="Cambria Math" w:cstheme="minorEastAsia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4</m:t>
                      </m:r>
                      <m:r>
                        <w:rPr>
                          <w:rFonts w:ascii="微软雅黑" w:eastAsia="微软雅黑" w:hAnsi="微软雅黑" w:cs="微软雅黑" w:hint="eastAsia"/>
                          <w:szCs w:val="21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EastAsia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EastAsia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theme="minorEastAsia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rad>
                </m:sup>
                <m:e>
                  <m:r>
                    <w:rPr>
                      <w:rFonts w:ascii="Cambria Math" w:hAnsi="Cambria Math" w:cstheme="minorEastAsia"/>
                      <w:szCs w:val="21"/>
                    </w:rPr>
                    <m:t>xdx</m:t>
                  </m:r>
                </m:e>
              </m:nary>
            </m:e>
          </m:nary>
        </m:oMath>
      </m:oMathPara>
    </w:p>
    <w:p w14:paraId="6AD65301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m:oMathPara>
        <m:oMath>
          <m:r>
            <w:rPr>
              <w:rFonts w:ascii="Cambria Math" w:hAnsi="Cambria Math" w:cstheme="minorEastAsia"/>
              <w:szCs w:val="21"/>
            </w:rPr>
            <m:t>=</m:t>
          </m:r>
          <m:f>
            <m:fPr>
              <m:ctrlPr>
                <w:rPr>
                  <w:rFonts w:ascii="Cambria Math" w:hAnsi="Cambria Math" w:cstheme="minorEastAsia"/>
                  <w:i/>
                  <w:szCs w:val="21"/>
                </w:rPr>
              </m:ctrlPr>
            </m:fPr>
            <m:num>
              <m:r>
                <w:rPr>
                  <w:rFonts w:ascii="Cambria Math" w:hAnsi="Cambria Math" w:cstheme="minorEastAsia"/>
                  <w:szCs w:val="21"/>
                </w:rPr>
                <m:t>1</m:t>
              </m:r>
            </m:num>
            <m:den>
              <m:r>
                <w:rPr>
                  <w:rFonts w:ascii="Cambria Math" w:hAnsi="Cambria Math" w:cstheme="minorEastAsia"/>
                  <w:szCs w:val="21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 w:cstheme="minorEastAsia"/>
                  <w:i/>
                  <w:szCs w:val="21"/>
                </w:rPr>
              </m:ctrlPr>
            </m:naryPr>
            <m:sub>
              <m: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r>
                <w:rPr>
                  <w:rFonts w:ascii="Cambria Math" w:hAnsi="Cambria Math" w:cstheme="minorEastAsia"/>
                  <w:szCs w:val="21"/>
                </w:rPr>
                <m:t>2</m:t>
              </m:r>
            </m:sub>
            <m:sup>
              <m:r>
                <w:rPr>
                  <w:rFonts w:ascii="Cambria Math" w:hAnsi="Cambria Math" w:cstheme="minorEastAsia"/>
                  <w:szCs w:val="21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EastAsia"/>
                      <w:szCs w:val="21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theme="minorEastAsia"/>
                      <w:szCs w:val="21"/>
                    </w:rPr>
                    <m:t>4</m:t>
                  </m:r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EastAsia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theme="minorEastAsia"/>
                  <w:szCs w:val="21"/>
                </w:rPr>
                <m:t>dy=</m:t>
              </m:r>
              <m:f>
                <m:fPr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cstheme="minorEastAsia"/>
                      <w:szCs w:val="21"/>
                    </w:rPr>
                    <m:t>64</m:t>
                  </m:r>
                </m:num>
                <m:den>
                  <m:r>
                    <w:rPr>
                      <w:rFonts w:ascii="Cambria Math" w:hAnsi="Cambria Math" w:cstheme="minorEastAsia"/>
                      <w:szCs w:val="21"/>
                    </w:rPr>
                    <m:t>15</m:t>
                  </m:r>
                </m:den>
              </m:f>
              <m:r>
                <w:rPr>
                  <w:rFonts w:ascii="Cambria Math" w:hAnsi="Cambria Math" w:cstheme="minorEastAsia"/>
                  <w:szCs w:val="21"/>
                </w:rPr>
                <m:t>.</m:t>
              </m:r>
            </m:e>
          </m:nary>
        </m:oMath>
      </m:oMathPara>
    </w:p>
    <w:p w14:paraId="3B3B3DAE" w14:textId="77777777" w:rsidR="007B5752" w:rsidRDefault="007B5752" w:rsidP="007B5752">
      <w:pPr>
        <w:tabs>
          <w:tab w:val="left" w:pos="4861"/>
        </w:tabs>
        <w:spacing w:line="300" w:lineRule="auto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(3)</w:t>
      </w:r>
      <m:oMath>
        <m:nary>
          <m:naryPr>
            <m:chr m:val="∬"/>
            <m:limLoc m:val="undOvr"/>
            <m:ctrlPr>
              <w:rPr>
                <w:rFonts w:ascii="Cambria Math" w:hAnsi="Cambria Math" w:cstheme="minorEastAsia"/>
                <w:i/>
              </w:rPr>
            </m:ctrlPr>
          </m:naryPr>
          <m:sub>
            <m:r>
              <w:rPr>
                <w:rFonts w:ascii="Cambria Math" w:hAnsi="Cambria Math" w:cstheme="minorEastAsia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hAnsi="Cambria Math" w:cstheme="minorEastAsia"/>
                    <w:i/>
                  </w:rPr>
                </m:ctrlPr>
              </m:sSupPr>
              <m:e>
                <m:r>
                  <w:rPr>
                    <w:rFonts w:ascii="Cambria Math" w:hAnsi="Cambria Math" w:cstheme="minorEastAsia"/>
                  </w:rPr>
                  <m:t>e</m:t>
                </m:r>
              </m:e>
              <m:sup>
                <m:r>
                  <w:rPr>
                    <w:rFonts w:ascii="Cambria Math" w:hAnsi="Cambria Math" w:cstheme="minorEastAsia"/>
                  </w:rPr>
                  <m:t>x+y</m:t>
                </m:r>
              </m:sup>
            </m:sSup>
          </m:e>
        </m:nary>
        <m:box>
          <m:boxPr>
            <m:diff m:val="1"/>
            <m:ctrlPr>
              <w:rPr>
                <w:rFonts w:ascii="Cambria Math" w:hAnsi="Cambria Math" w:cstheme="minorEastAsia"/>
                <w:i/>
              </w:rPr>
            </m:ctrlPr>
          </m:boxPr>
          <m:e>
            <m:r>
              <w:rPr>
                <w:rFonts w:ascii="Cambria Math" w:hAnsi="Cambria Math" w:cstheme="minorEastAsia"/>
              </w:rPr>
              <m:t>dσ</m:t>
            </m:r>
          </m:e>
        </m:box>
        <m:r>
          <w:rPr>
            <w:rFonts w:ascii="Cambria Math" w:hAnsi="Cambria Math" w:cstheme="minorEastAsia"/>
          </w:rPr>
          <m:t>,D=</m:t>
        </m:r>
        <m:d>
          <m:dPr>
            <m:begChr m:val="{"/>
            <m:endChr m:val="|"/>
            <m:ctrlPr>
              <w:rPr>
                <w:rFonts w:ascii="Cambria Math" w:hAnsi="Cambria Math" w:cstheme="minorEastAsia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theme="minorEastAsia"/>
                    <w:i/>
                  </w:rPr>
                </m:ctrlPr>
              </m:dPr>
              <m:e>
                <m:r>
                  <w:rPr>
                    <w:rFonts w:ascii="Cambria Math" w:hAnsi="Cambria Math" w:cstheme="minorEastAsia"/>
                  </w:rPr>
                  <m:t>x,y</m:t>
                </m:r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theme="minorEastAsia"/>
                <w:i/>
              </w:rPr>
            </m:ctrlPr>
          </m:dPr>
          <m:e>
            <m:r>
              <w:rPr>
                <w:rFonts w:ascii="Cambria Math" w:hAnsi="Cambria Math" w:cstheme="minorEastAsia"/>
              </w:rPr>
              <m:t>x</m:t>
            </m:r>
          </m:e>
        </m:d>
        <m:r>
          <w:rPr>
            <w:rFonts w:ascii="Cambria Math" w:hAnsi="Cambria Math" w:cstheme="minorEastAsia"/>
          </w:rPr>
          <m:t>+|y|</m:t>
        </m:r>
        <m:r>
          <w:rPr>
            <w:rFonts w:ascii="Cambria Math" w:hAnsi="Cambria Math" w:cstheme="minorEastAsia" w:hint="eastAsia"/>
          </w:rPr>
          <m:t>≤</m:t>
        </m:r>
        <m:r>
          <w:rPr>
            <w:rFonts w:ascii="Cambria Math" w:hAnsi="Cambria Math" w:cstheme="minorEastAsia"/>
          </w:rPr>
          <m:t>1}</m:t>
        </m:r>
      </m:oMath>
    </w:p>
    <w:p w14:paraId="6ABA20D6" w14:textId="77777777" w:rsidR="007B5752" w:rsidRDefault="007B5752" w:rsidP="007B5752">
      <w:pPr>
        <w:spacing w:line="300" w:lineRule="auto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 xml:space="preserve">解: 如图10-4, </w:t>
      </w:r>
      <m:oMath>
        <m:r>
          <w:rPr>
            <w:rFonts w:ascii="Cambria Math" w:hAnsi="Cambria Math" w:cstheme="minorEastAsia"/>
          </w:rPr>
          <m:t>D=</m:t>
        </m:r>
        <m:sSub>
          <m:sSubPr>
            <m:ctrlPr>
              <w:rPr>
                <w:rFonts w:ascii="Cambria Math" w:hAnsi="Cambria Math" w:cstheme="minorEastAsia"/>
                <w:i/>
              </w:rPr>
            </m:ctrlPr>
          </m:sSubPr>
          <m:e>
            <m:r>
              <w:rPr>
                <w:rFonts w:ascii="Cambria Math" w:hAnsi="Cambria Math" w:cstheme="minorEastAsia"/>
              </w:rPr>
              <m:t>D</m:t>
            </m:r>
          </m:e>
          <m:sub>
            <m:r>
              <w:rPr>
                <w:rFonts w:ascii="Cambria Math" w:hAnsi="Cambria Math" w:cstheme="minorEastAsia"/>
              </w:rPr>
              <m:t>1</m:t>
            </m:r>
          </m:sub>
        </m:sSub>
        <m:r>
          <w:rPr>
            <w:rFonts w:ascii="Cambria Math" w:hAnsi="Cambria Math" w:cstheme="minorEastAsia" w:hint="eastAsia"/>
          </w:rPr>
          <m:t>∪</m:t>
        </m:r>
        <m:sSub>
          <m:sSubPr>
            <m:ctrlPr>
              <w:rPr>
                <w:rFonts w:ascii="Cambria Math" w:hAnsi="Cambria Math" w:cstheme="minorEastAsia"/>
                <w:i/>
              </w:rPr>
            </m:ctrlPr>
          </m:sSubPr>
          <m:e>
            <m:r>
              <w:rPr>
                <w:rFonts w:ascii="Cambria Math" w:hAnsi="Cambria Math" w:cstheme="minorEastAsia"/>
              </w:rPr>
              <m:t>D</m:t>
            </m:r>
          </m:e>
          <m:sub>
            <m:r>
              <w:rPr>
                <w:rFonts w:ascii="Cambria Math" w:hAnsi="Cambria Math" w:cstheme="minorEastAsia"/>
              </w:rPr>
              <m:t>2</m:t>
            </m:r>
          </m:sub>
        </m:sSub>
      </m:oMath>
      <w:r>
        <w:rPr>
          <w:rFonts w:ascii="Cambria Math" w:hAnsi="Cambria Math" w:cstheme="minorEastAsia"/>
        </w:rPr>
        <w:t xml:space="preserve">, </w:t>
      </w:r>
      <w:r>
        <w:rPr>
          <w:rFonts w:asciiTheme="minorEastAsia" w:hAnsiTheme="minorEastAsia" w:cstheme="minorEastAsia" w:hint="eastAsia"/>
        </w:rPr>
        <w:t>其中</w:t>
      </w:r>
    </w:p>
    <w:p w14:paraId="018AAFC7" w14:textId="77777777" w:rsidR="007B5752" w:rsidRDefault="007B5752" w:rsidP="007B5752">
      <w:pPr>
        <w:spacing w:line="300" w:lineRule="auto"/>
        <w:rPr>
          <w:rFonts w:asciiTheme="minorEastAsia" w:hAnsiTheme="minorEastAsia" w:cstheme="minorEastAsia"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EastAsia"/>
                  <w:i/>
                </w:rPr>
              </m:ctrlPr>
            </m:sSubPr>
            <m:e>
              <m:r>
                <w:rPr>
                  <w:rFonts w:ascii="Cambria Math" w:hAnsi="Cambria Math" w:cstheme="minorEastAsia"/>
                </w:rPr>
                <m:t>D</m:t>
              </m:r>
            </m:e>
            <m:sub>
              <m:r>
                <w:rPr>
                  <w:rFonts w:ascii="Cambria Math" w:hAnsi="Cambria Math" w:cstheme="minorEastAsia"/>
                </w:rPr>
                <m:t>1</m:t>
              </m:r>
            </m:sub>
          </m:sSub>
          <m:r>
            <w:rPr>
              <w:rFonts w:ascii="Cambria Math" w:hAnsi="Cambria Math" w:cstheme="minorEastAsia"/>
            </w:rPr>
            <m:t>={(x,y)|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cstheme="minorEastAsia"/>
            </w:rPr>
            <m:t>x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cstheme="minorEastAsia"/>
            </w:rPr>
            <m:t>1</m:t>
          </m:r>
          <m:r>
            <w:rPr>
              <w:rFonts w:ascii="Cambria Math" w:hAnsi="Cambria Math" w:cstheme="minorEastAsia" w:hint="eastAsia"/>
            </w:rPr>
            <m:t>≤</m:t>
          </m:r>
          <m:r>
            <w:rPr>
              <w:rFonts w:ascii="Cambria Math" w:hAnsi="Cambria Math" w:cstheme="minorEastAsia"/>
            </w:rPr>
            <m:t>y</m:t>
          </m:r>
          <m:r>
            <w:rPr>
              <w:rFonts w:ascii="Cambria Math" w:hAnsi="Cambria Math" w:cstheme="minorEastAsia" w:hint="eastAsia"/>
            </w:rPr>
            <m:t>≤</m:t>
          </m:r>
          <m:r>
            <w:rPr>
              <w:rFonts w:ascii="Cambria Math" w:hAnsi="Cambria Math" w:cstheme="minorEastAsia"/>
            </w:rPr>
            <m:t>x+1,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cstheme="minorEastAsia"/>
            </w:rPr>
            <m:t>1</m:t>
          </m:r>
          <m:r>
            <w:rPr>
              <w:rFonts w:ascii="Cambria Math" w:hAnsi="Cambria Math" w:cstheme="minorEastAsia" w:hint="eastAsia"/>
            </w:rPr>
            <m:t>≤</m:t>
          </m:r>
          <m:r>
            <w:rPr>
              <w:rFonts w:ascii="Cambria Math" w:hAnsi="Cambria Math" w:cstheme="minorEastAsia"/>
            </w:rPr>
            <m:t>x</m:t>
          </m:r>
          <m:r>
            <w:rPr>
              <w:rFonts w:ascii="Cambria Math" w:hAnsi="Cambria Math" w:cstheme="minorEastAsia" w:hint="eastAsia"/>
            </w:rPr>
            <m:t>≤</m:t>
          </m:r>
          <m:r>
            <w:rPr>
              <w:rFonts w:ascii="Cambria Math" w:hAnsi="Cambria Math" w:cstheme="minorEastAsia"/>
            </w:rPr>
            <m:t>0}</m:t>
          </m:r>
        </m:oMath>
      </m:oMathPara>
    </w:p>
    <w:p w14:paraId="40860656" w14:textId="77777777" w:rsidR="007B5752" w:rsidRDefault="007B5752" w:rsidP="007B5752">
      <w:pPr>
        <w:spacing w:line="300" w:lineRule="auto"/>
        <w:rPr>
          <w:rFonts w:asciiTheme="minorEastAsia" w:hAnsiTheme="minorEastAsia" w:cstheme="minorEastAsia"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EastAsia"/>
                  <w:i/>
                </w:rPr>
              </m:ctrlPr>
            </m:sSubPr>
            <m:e>
              <m:r>
                <w:rPr>
                  <w:rFonts w:ascii="Cambria Math" w:hAnsi="Cambria Math" w:cstheme="minorEastAsia"/>
                </w:rPr>
                <m:t>D</m:t>
              </m:r>
            </m:e>
            <m:sub>
              <m:r>
                <w:rPr>
                  <w:rFonts w:ascii="Cambria Math" w:hAnsi="Cambria Math" w:cstheme="minorEastAsia"/>
                </w:rPr>
                <m:t>2</m:t>
              </m:r>
            </m:sub>
          </m:sSub>
          <m:r>
            <w:rPr>
              <w:rFonts w:ascii="Cambria Math" w:hAnsi="Cambria Math" w:cstheme="minorEastAsia"/>
            </w:rPr>
            <m:t>={(x,y)|x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cstheme="minorEastAsia"/>
            </w:rPr>
            <m:t>1</m:t>
          </m:r>
          <m:r>
            <w:rPr>
              <w:rFonts w:ascii="Cambria Math" w:hAnsi="Cambria Math" w:cstheme="minorEastAsia" w:hint="eastAsia"/>
            </w:rPr>
            <m:t>≤</m:t>
          </m:r>
          <m:r>
            <w:rPr>
              <w:rFonts w:ascii="Cambria Math" w:hAnsi="Cambria Math" w:cstheme="minorEastAsia"/>
            </w:rPr>
            <m:t>y</m:t>
          </m:r>
          <m:r>
            <w:rPr>
              <w:rFonts w:ascii="Cambria Math" w:hAnsi="Cambria Math" w:cstheme="minorEastAsia" w:hint="eastAsia"/>
            </w:rPr>
            <m:t>≤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cstheme="minorEastAsia"/>
            </w:rPr>
            <m:t>x+1,0</m:t>
          </m:r>
          <m:r>
            <w:rPr>
              <w:rFonts w:ascii="Cambria Math" w:hAnsi="Cambria Math" w:cstheme="minorEastAsia" w:hint="eastAsia"/>
            </w:rPr>
            <m:t>≤</m:t>
          </m:r>
          <m:r>
            <w:rPr>
              <w:rFonts w:ascii="Cambria Math" w:hAnsi="Cambria Math" w:cstheme="minorEastAsia"/>
            </w:rPr>
            <m:t>x</m:t>
          </m:r>
          <m:r>
            <w:rPr>
              <w:rFonts w:ascii="Cambria Math" w:hAnsi="Cambria Math" w:cstheme="minorEastAsia" w:hint="eastAsia"/>
            </w:rPr>
            <m:t>≤</m:t>
          </m:r>
          <m:r>
            <w:rPr>
              <w:rFonts w:ascii="Cambria Math" w:hAnsi="Cambria Math" w:cstheme="minorEastAsia"/>
            </w:rPr>
            <m:t>1}</m:t>
          </m:r>
        </m:oMath>
      </m:oMathPara>
    </w:p>
    <w:p w14:paraId="70ADEF0D" w14:textId="77777777" w:rsidR="007B5752" w:rsidRDefault="007B5752" w:rsidP="007B5752">
      <w:pPr>
        <w:spacing w:line="300" w:lineRule="auto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因此</w:t>
      </w:r>
    </w:p>
    <w:p w14:paraId="5BB8BAE9" w14:textId="77777777" w:rsidR="007B5752" w:rsidRDefault="007B5752" w:rsidP="007B5752">
      <w:pPr>
        <w:spacing w:line="300" w:lineRule="auto"/>
        <w:rPr>
          <w:rFonts w:asciiTheme="minorEastAsia" w:hAnsiTheme="minorEastAsia" w:cstheme="minorEastAsia" w:hint="eastAsia"/>
        </w:rPr>
      </w:pPr>
      <m:oMathPara>
        <m:oMathParaPr>
          <m:jc m:val="left"/>
        </m:oMathParaPr>
        <m:oMath>
          <m:nary>
            <m:naryPr>
              <m:chr m:val="∬"/>
              <m:limLoc m:val="undOvr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Cambria Math" w:hAnsi="Cambria Math" w:cstheme="minorEastAsia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x+y</m:t>
                  </m:r>
                </m:sup>
              </m:sSup>
            </m:e>
          </m:nary>
          <m:box>
            <m:boxPr>
              <m:diff m:val="1"/>
              <m:ctrlPr>
                <w:rPr>
                  <w:rFonts w:ascii="Cambria Math" w:hAnsi="Cambria Math" w:cstheme="minorEastAsia"/>
                  <w:i/>
                </w:rPr>
              </m:ctrlPr>
            </m:boxPr>
            <m:e>
              <m:r>
                <w:rPr>
                  <w:rFonts w:ascii="Cambria Math" w:hAnsi="Cambria Math" w:cstheme="minorEastAsia"/>
                </w:rPr>
                <m:t>dσ</m:t>
              </m:r>
            </m:e>
          </m:box>
          <m:r>
            <w:rPr>
              <w:rFonts w:ascii="Cambria Math" w:hAnsi="Cambria Math" w:cstheme="minorEastAsia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EastAsia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EastAsia"/>
                    </w:rPr>
                    <m:t>1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x+y</m:t>
                  </m:r>
                </m:sup>
              </m:sSup>
            </m:e>
          </m:nary>
          <m:box>
            <m:boxPr>
              <m:diff m:val="1"/>
              <m:ctrlPr>
                <w:rPr>
                  <w:rFonts w:ascii="Cambria Math" w:hAnsi="Cambria Math" w:cstheme="minorEastAsia"/>
                  <w:i/>
                </w:rPr>
              </m:ctrlPr>
            </m:boxPr>
            <m:e>
              <m:r>
                <w:rPr>
                  <w:rFonts w:ascii="Cambria Math" w:hAnsi="Cambria Math" w:cstheme="minorEastAsia"/>
                </w:rPr>
                <m:t>dσ</m:t>
              </m:r>
            </m:e>
          </m:box>
          <m:r>
            <w:rPr>
              <w:rFonts w:ascii="Cambria Math" w:hAnsi="Cambria Math" w:cstheme="minorEastAsia"/>
            </w:rPr>
            <m:t>+</m:t>
          </m:r>
          <m:nary>
            <m:naryPr>
              <m:chr m:val="∬"/>
              <m:limLoc m:val="undOvr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EastAsia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EastAsia"/>
                    </w:rPr>
                    <m:t>2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x+y</m:t>
                  </m:r>
                </m:sup>
              </m:sSup>
            </m:e>
          </m:nary>
          <m:box>
            <m:boxPr>
              <m:diff m:val="1"/>
              <m:ctrlPr>
                <w:rPr>
                  <w:rFonts w:ascii="Cambria Math" w:hAnsi="Cambria Math" w:cstheme="minorEastAsia"/>
                  <w:i/>
                </w:rPr>
              </m:ctrlPr>
            </m:boxPr>
            <m:e>
              <m:r>
                <w:rPr>
                  <w:rFonts w:ascii="Cambria Math" w:hAnsi="Cambria Math" w:cstheme="minorEastAsia"/>
                </w:rPr>
                <m:t>dσ</m:t>
              </m:r>
            </m:e>
          </m:box>
        </m:oMath>
      </m:oMathPara>
    </w:p>
    <w:p w14:paraId="58E759C7" w14:textId="77777777" w:rsidR="007B5752" w:rsidRDefault="007B5752" w:rsidP="007B5752">
      <w:pPr>
        <w:spacing w:line="300" w:lineRule="auto"/>
        <w:ind w:left="840" w:firstLineChars="800" w:firstLine="1680"/>
        <w:rPr>
          <w:rFonts w:asciiTheme="minorEastAsia" w:hAnsiTheme="minorEastAsia" w:cstheme="minorEastAsia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cstheme="minorEastAsia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cstheme="minorEastAsia"/>
                </w:rPr>
                <m:t>1</m:t>
              </m:r>
            </m:sub>
            <m:sup>
              <m:r>
                <w:rPr>
                  <w:rFonts w:ascii="Cambria Math" w:hAnsi="Cambria Math" w:cstheme="minorEastAsia"/>
                </w:rPr>
                <m:t>0</m:t>
              </m:r>
            </m:sup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x</m:t>
                  </m:r>
                </m:sup>
              </m:sSup>
            </m:e>
          </m:nary>
          <m:r>
            <w:rPr>
              <w:rFonts w:ascii="Cambria Math" w:hAnsi="Cambria Math" w:cstheme="minorEastAsia"/>
            </w:rPr>
            <m:t>dx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cstheme="minorEastAsia"/>
                </w:rPr>
                <m:t>x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cstheme="minorEastAsia"/>
                </w:rPr>
                <m:t>1</m:t>
              </m:r>
            </m:sub>
            <m:sup>
              <m:r>
                <w:rPr>
                  <w:rFonts w:ascii="Cambria Math" w:hAnsi="Cambria Math" w:cstheme="minorEastAsia"/>
                </w:rPr>
                <m:t>x+1</m:t>
              </m:r>
            </m:sup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y</m:t>
                  </m:r>
                </m:sup>
              </m:sSup>
            </m:e>
          </m:nary>
          <m:r>
            <w:rPr>
              <w:rFonts w:ascii="Cambria Math" w:hAnsi="Cambria Math" w:cstheme="minorEastAsia"/>
            </w:rPr>
            <m:t>dy+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Cambria Math" w:hAnsi="Cambria Math" w:cstheme="minorEastAsia"/>
                </w:rPr>
                <m:t>0</m:t>
              </m:r>
            </m:sub>
            <m:sup>
              <m:r>
                <w:rPr>
                  <w:rFonts w:ascii="Cambria Math" w:hAnsi="Cambria Math" w:cstheme="minorEastAsia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x</m:t>
                  </m:r>
                </m:sup>
              </m:sSup>
            </m:e>
          </m:nary>
          <m:r>
            <w:rPr>
              <w:rFonts w:ascii="Cambria Math" w:hAnsi="Cambria Math" w:cstheme="minorEastAsia"/>
            </w:rPr>
            <m:t>dx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Cambria Math" w:hAnsi="Cambria Math" w:cstheme="minorEastAsia"/>
                </w:rPr>
                <m:t>x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cstheme="minorEastAsia"/>
                </w:rPr>
                <m:t>1</m:t>
              </m:r>
            </m:sub>
            <m: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cstheme="minorEastAsia"/>
                </w:rPr>
                <m:t>x+1</m:t>
              </m:r>
            </m:sup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y</m:t>
                  </m:r>
                </m:sup>
              </m:sSup>
            </m:e>
          </m:nary>
          <m:r>
            <w:rPr>
              <w:rFonts w:ascii="Cambria Math" w:hAnsi="Cambria Math" w:cstheme="minorEastAsia"/>
            </w:rPr>
            <m:t>dy</m:t>
          </m:r>
        </m:oMath>
      </m:oMathPara>
    </w:p>
    <w:p w14:paraId="3E6C1F07" w14:textId="77777777" w:rsidR="007B5752" w:rsidRDefault="007B5752" w:rsidP="007B5752">
      <w:pPr>
        <w:spacing w:line="300" w:lineRule="auto"/>
        <w:ind w:left="840" w:firstLine="420"/>
        <w:rPr>
          <w:rFonts w:asciiTheme="minorEastAsia" w:hAnsiTheme="minorEastAsia" w:cstheme="minorEastAsia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cstheme="minorEastAsia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cstheme="minorEastAsia"/>
                </w:rPr>
                <m:t>1</m:t>
              </m:r>
            </m:sub>
            <m:sup>
              <m:r>
                <w:rPr>
                  <w:rFonts w:ascii="Cambria Math" w:hAnsi="Cambria Math" w:cstheme="minorEastAsia"/>
                </w:rPr>
                <m:t>0</m:t>
              </m:r>
            </m:sup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(e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2x+1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e</m:t>
                  </m:r>
                </m:e>
                <m:sup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theme="minorEastAsia"/>
                    </w:rPr>
                    <m:t>1</m:t>
                  </m:r>
                </m:sup>
              </m:sSup>
              <m:r>
                <w:rPr>
                  <w:rFonts w:ascii="Cambria Math" w:hAnsi="Cambria Math" w:cstheme="minorEastAsia"/>
                </w:rPr>
                <m:t>)</m:t>
              </m:r>
            </m:e>
          </m:nary>
          <m:r>
            <w:rPr>
              <w:rFonts w:ascii="Cambria Math" w:hAnsi="Cambria Math" w:cstheme="minorEastAsia"/>
            </w:rPr>
            <m:t>dx+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Cambria Math" w:hAnsi="Cambria Math" w:cstheme="minorEastAsia"/>
                </w:rPr>
                <m:t>0</m:t>
              </m:r>
            </m:sub>
            <m:sup>
              <m:r>
                <w:rPr>
                  <w:rFonts w:ascii="Cambria Math" w:hAnsi="Cambria Math" w:cstheme="minorEastAsia"/>
                </w:rPr>
                <m:t>1</m:t>
              </m:r>
            </m:sup>
            <m:e>
              <m:r>
                <w:rPr>
                  <w:rFonts w:ascii="Cambria Math" w:hAnsi="Cambria Math" w:cstheme="minorEastAsia"/>
                </w:rPr>
                <m:t>(e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2x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theme="minorEastAsia"/>
                    </w:rPr>
                    <m:t>1</m:t>
                  </m:r>
                </m:sup>
              </m:sSup>
              <m:r>
                <w:rPr>
                  <w:rFonts w:ascii="Cambria Math" w:hAnsi="Cambria Math" w:cstheme="minorEastAsia"/>
                </w:rPr>
                <m:t>)</m:t>
              </m:r>
            </m:e>
          </m:nary>
          <m:r>
            <w:rPr>
              <w:rFonts w:ascii="Cambria Math" w:hAnsi="Cambria Math" w:cstheme="minorEastAsia"/>
            </w:rPr>
            <m:t>dx</m:t>
          </m:r>
        </m:oMath>
      </m:oMathPara>
    </w:p>
    <w:p w14:paraId="54EF336C" w14:textId="77777777" w:rsidR="007B5752" w:rsidRDefault="007B5752" w:rsidP="007B5752">
      <w:pPr>
        <w:spacing w:line="300" w:lineRule="auto"/>
        <w:ind w:left="840" w:firstLine="420"/>
        <w:rPr>
          <w:rFonts w:asciiTheme="minorEastAsia" w:hAnsiTheme="minorEastAsia" w:cstheme="minorEastAsia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cstheme="minorEastAsia"/>
            </w:rPr>
            <m:t>= e</m:t>
          </m:r>
          <m:r>
            <w:rPr>
              <w:rFonts w:ascii="微软雅黑" w:eastAsia="微软雅黑" w:hAnsi="微软雅黑" w:cs="微软雅黑" w:hint="eastAsia"/>
            </w:rPr>
            <m:t>-</m:t>
          </m:r>
          <m:sSup>
            <m:sSupPr>
              <m:ctrlPr>
                <w:rPr>
                  <w:rFonts w:ascii="Cambria Math" w:hAnsi="Cambria Math" w:cstheme="minorEastAsia"/>
                  <w:i/>
                </w:rPr>
              </m:ctrlPr>
            </m:sSupPr>
            <m:e>
              <m:r>
                <w:rPr>
                  <w:rFonts w:ascii="Cambria Math" w:hAnsi="Cambria Math" w:cstheme="minorEastAsia"/>
                </w:rPr>
                <m:t>e</m:t>
              </m:r>
            </m:e>
            <m: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cstheme="minorEastAsia"/>
                </w:rPr>
                <m:t>1</m:t>
              </m:r>
            </m:sup>
          </m:sSup>
        </m:oMath>
      </m:oMathPara>
    </w:p>
    <w:p w14:paraId="779494F1" w14:textId="77777777" w:rsidR="007B5752" w:rsidRDefault="007B5752" w:rsidP="007B5752">
      <w:pPr>
        <w:spacing w:line="300" w:lineRule="auto"/>
        <w:rPr>
          <w:rFonts w:asciiTheme="minorEastAsia" w:hAnsiTheme="minorEastAsia" w:cstheme="minorEastAsia" w:hint="eastAsia"/>
        </w:rPr>
      </w:pPr>
    </w:p>
    <w:p w14:paraId="1A22D22C" w14:textId="2817A07B" w:rsidR="007B5752" w:rsidRDefault="007B5752" w:rsidP="007B5752">
      <w:pPr>
        <w:spacing w:line="300" w:lineRule="auto"/>
        <w:jc w:val="center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/>
          <w:noProof/>
        </w:rPr>
        <w:drawing>
          <wp:inline distT="0" distB="0" distL="0" distR="0" wp14:anchorId="2BC17978" wp14:editId="708B3906">
            <wp:extent cx="3274060" cy="1430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95C3" w14:textId="77777777" w:rsidR="007B5752" w:rsidRDefault="007B5752" w:rsidP="007B5752">
      <w:pPr>
        <w:spacing w:line="300" w:lineRule="auto"/>
        <w:rPr>
          <w:rFonts w:asciiTheme="minorEastAsia" w:hAnsiTheme="minorEastAsia" w:cstheme="minorEastAsia" w:hint="eastAsia"/>
        </w:rPr>
      </w:pPr>
    </w:p>
    <w:p w14:paraId="36AF2106" w14:textId="77777777" w:rsidR="007B5752" w:rsidRDefault="007B5752" w:rsidP="007B5752">
      <w:pPr>
        <w:spacing w:line="300" w:lineRule="auto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(4)</w:t>
      </w:r>
      <m:oMath>
        <m:nary>
          <m:naryPr>
            <m:chr m:val="∬"/>
            <m:limLoc m:val="undOvr"/>
            <m:ctrlPr>
              <w:rPr>
                <w:rFonts w:ascii="Cambria Math" w:hAnsi="Cambria Math" w:cstheme="minorEastAsia"/>
                <w:i/>
              </w:rPr>
            </m:ctrlPr>
          </m:naryPr>
          <m:sub>
            <m:r>
              <w:rPr>
                <w:rFonts w:ascii="Cambria Math" w:hAnsi="Cambria Math" w:cstheme="minorEastAsia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hAnsi="Cambria Math" w:cstheme="minorEastAsia"/>
                    <w:i/>
                  </w:rPr>
                </m:ctrlPr>
              </m:sSupPr>
              <m:e>
                <m:r>
                  <w:rPr>
                    <w:rFonts w:ascii="Cambria Math" w:hAnsi="Cambria Math" w:cstheme="minorEastAsia"/>
                  </w:rPr>
                  <m:t>(x</m:t>
                </m:r>
              </m:e>
              <m:sup>
                <m:r>
                  <w:rPr>
                    <w:rFonts w:ascii="Cambria Math" w:hAnsi="Cambria Math" w:cstheme="minorEastAsia"/>
                  </w:rPr>
                  <m:t>2</m:t>
                </m:r>
              </m:sup>
            </m:sSup>
            <m:r>
              <w:rPr>
                <w:rFonts w:ascii="Cambria Math" w:hAnsi="Cambria Math" w:cstheme="minorEastAsia"/>
              </w:rPr>
              <m:t>+</m:t>
            </m:r>
            <m:sSup>
              <m:sSupPr>
                <m:ctrlPr>
                  <w:rPr>
                    <w:rFonts w:ascii="Cambria Math" w:hAnsi="Cambria Math" w:cstheme="minorEastAsia"/>
                    <w:i/>
                  </w:rPr>
                </m:ctrlPr>
              </m:sSupPr>
              <m:e>
                <m:r>
                  <w:rPr>
                    <w:rFonts w:ascii="Cambria Math" w:hAnsi="Cambria Math" w:cstheme="minorEastAsia"/>
                  </w:rPr>
                  <m:t>y</m:t>
                </m:r>
              </m:e>
              <m:sup>
                <m:r>
                  <w:rPr>
                    <w:rFonts w:ascii="Cambria Math" w:hAnsi="Cambria Math" w:cstheme="minorEastAsia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cstheme="minorEastAsia"/>
              </w:rPr>
              <m:t>x)</m:t>
            </m:r>
          </m:e>
        </m:nary>
        <m:box>
          <m:boxPr>
            <m:diff m:val="1"/>
            <m:ctrlPr>
              <w:rPr>
                <w:rFonts w:ascii="Cambria Math" w:hAnsi="Cambria Math" w:cstheme="minorEastAsia"/>
                <w:i/>
              </w:rPr>
            </m:ctrlPr>
          </m:boxPr>
          <m:e>
            <m:r>
              <w:rPr>
                <w:rFonts w:ascii="Cambria Math" w:hAnsi="Cambria Math" w:cstheme="minorEastAsia"/>
              </w:rPr>
              <m:t>dσ</m:t>
            </m:r>
          </m:e>
        </m:box>
      </m:oMath>
      <w:r>
        <w:rPr>
          <w:rFonts w:asciiTheme="minorEastAsia" w:hAnsiTheme="minorEastAsia" w:cstheme="minorEastAsia" w:hint="eastAsia"/>
        </w:rPr>
        <w:t>,D由直线</w:t>
      </w:r>
      <m:oMath>
        <m:r>
          <w:rPr>
            <w:rFonts w:ascii="Cambria Math" w:hAnsi="Cambria Math" w:cstheme="minorEastAsia"/>
          </w:rPr>
          <m:t>y=2</m:t>
        </m:r>
      </m:oMath>
      <w:r>
        <w:rPr>
          <w:rFonts w:asciiTheme="minorEastAsia" w:hAnsiTheme="minorEastAsia" w:cstheme="minorEastAsia" w:hint="eastAsia"/>
        </w:rPr>
        <w:t>,</w:t>
      </w:r>
      <m:oMath>
        <m:r>
          <w:rPr>
            <w:rFonts w:ascii="Cambria Math" w:hAnsi="Cambria Math" w:cstheme="minorEastAsia"/>
          </w:rPr>
          <m:t xml:space="preserve"> y=x</m:t>
        </m:r>
      </m:oMath>
      <w:r>
        <w:rPr>
          <w:rFonts w:asciiTheme="minorEastAsia" w:hAnsiTheme="minorEastAsia" w:cstheme="minorEastAsia" w:hint="eastAsia"/>
        </w:rPr>
        <w:t>和</w:t>
      </w:r>
      <m:oMath>
        <m:r>
          <w:rPr>
            <w:rFonts w:ascii="Cambria Math" w:hAnsi="Cambria Math" w:cstheme="minorEastAsia"/>
          </w:rPr>
          <m:t>y=2x</m:t>
        </m:r>
      </m:oMath>
      <w:r>
        <w:rPr>
          <w:rFonts w:asciiTheme="minorEastAsia" w:hAnsiTheme="minorEastAsia" w:cstheme="minorEastAsia" w:hint="eastAsia"/>
        </w:rPr>
        <w:t xml:space="preserve">所围成的闭区域; </w:t>
      </w:r>
    </w:p>
    <w:p w14:paraId="7792AC15" w14:textId="77777777" w:rsidR="007B5752" w:rsidRDefault="007B5752" w:rsidP="007B5752">
      <w:pPr>
        <w:spacing w:line="300" w:lineRule="auto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 xml:space="preserve">解: </w:t>
      </w:r>
      <m:oMath>
        <m:r>
          <w:rPr>
            <w:rFonts w:ascii="Cambria Math" w:hAnsi="Cambria Math" w:cstheme="minorEastAsia"/>
          </w:rPr>
          <m:t>D=</m:t>
        </m:r>
        <m:f>
          <m:fPr>
            <m:ctrlPr>
              <w:rPr>
                <w:rFonts w:ascii="Cambria Math" w:hAnsi="Cambria Math" w:cstheme="minorEastAsia"/>
                <w:i/>
              </w:rPr>
            </m:ctrlPr>
          </m:fPr>
          <m:num>
            <m:r>
              <w:rPr>
                <w:rFonts w:ascii="Cambria Math" w:hAnsi="Cambria Math" w:cstheme="minorEastAsia"/>
              </w:rPr>
              <m:t>y</m:t>
            </m:r>
          </m:num>
          <m:den>
            <m:r>
              <w:rPr>
                <w:rFonts w:ascii="Cambria Math" w:hAnsi="Cambria Math" w:cstheme="minorEastAsia"/>
              </w:rPr>
              <m:t>2</m:t>
            </m:r>
          </m:den>
        </m:f>
        <m:r>
          <w:rPr>
            <w:rFonts w:ascii="Cambria Math" w:hAnsi="Cambria Math" w:cstheme="minorEastAsia" w:hint="eastAsia"/>
          </w:rPr>
          <m:t>≤</m:t>
        </m:r>
        <m:r>
          <w:rPr>
            <w:rFonts w:ascii="Cambria Math" w:hAnsi="Cambria Math" w:cstheme="minorEastAsia"/>
          </w:rPr>
          <m:t>x</m:t>
        </m:r>
        <m:r>
          <w:rPr>
            <w:rFonts w:ascii="Cambria Math" w:hAnsi="Cambria Math" w:cstheme="minorEastAsia" w:hint="eastAsia"/>
          </w:rPr>
          <m:t>≤</m:t>
        </m:r>
        <m:r>
          <w:rPr>
            <w:rFonts w:ascii="Cambria Math" w:hAnsi="Cambria Math" w:cstheme="minorEastAsia"/>
          </w:rPr>
          <m:t>y,0</m:t>
        </m:r>
        <m:r>
          <w:rPr>
            <w:rFonts w:ascii="Cambria Math" w:hAnsi="Cambria Math" w:cstheme="minorEastAsia" w:hint="eastAsia"/>
          </w:rPr>
          <m:t>≤</m:t>
        </m:r>
        <m:r>
          <w:rPr>
            <w:rFonts w:ascii="Cambria Math" w:hAnsi="Cambria Math" w:cstheme="minorEastAsia"/>
          </w:rPr>
          <m:t>y</m:t>
        </m:r>
        <m:r>
          <w:rPr>
            <w:rFonts w:ascii="Cambria Math" w:hAnsi="Cambria Math" w:cstheme="minorEastAsia" w:hint="eastAsia"/>
          </w:rPr>
          <m:t>≤</m:t>
        </m:r>
        <m:r>
          <w:rPr>
            <w:rFonts w:ascii="Cambria Math" w:hAnsi="Cambria Math" w:cstheme="minorEastAsia"/>
          </w:rPr>
          <m:t>2</m:t>
        </m:r>
      </m:oMath>
      <w:r>
        <w:rPr>
          <w:rFonts w:asciiTheme="minorEastAsia" w:hAnsiTheme="minorEastAsia" w:cstheme="minorEastAsia" w:hint="eastAsia"/>
        </w:rPr>
        <w:t xml:space="preserve">（图10-5）, </w:t>
      </w:r>
    </w:p>
    <w:p w14:paraId="50E097B7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</w:rPr>
      </w:pPr>
      <m:oMathPara>
        <m:oMathParaPr>
          <m:jc m:val="left"/>
        </m:oMathParaPr>
        <m:oMath>
          <m:nary>
            <m:naryPr>
              <m:chr m:val="∬"/>
              <m:limLoc m:val="undOvr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Cambria Math" w:hAnsi="Cambria Math" w:cstheme="minorEastAsia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(x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2</m:t>
                  </m:r>
                </m:sup>
              </m:sSup>
              <m:r>
                <w:rPr>
                  <w:rFonts w:ascii="Cambria Math" w:hAnsi="Cambria Math" w:cstheme="minorEastAsia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EastAsia"/>
                    </w:rPr>
                    <m:t>y</m:t>
                  </m:r>
                </m:e>
                <m:sup>
                  <m:r>
                    <w:rPr>
                      <w:rFonts w:ascii="Cambria Math" w:hAnsi="Cambria Math" w:cstheme="minorEastAsia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cstheme="minorEastAsia"/>
                </w:rPr>
                <m:t>x)</m:t>
              </m:r>
            </m:e>
          </m:nary>
          <m:box>
            <m:boxPr>
              <m:diff m:val="1"/>
              <m:ctrlPr>
                <w:rPr>
                  <w:rFonts w:ascii="Cambria Math" w:hAnsi="Cambria Math" w:cstheme="minorEastAsia"/>
                  <w:i/>
                </w:rPr>
              </m:ctrlPr>
            </m:boxPr>
            <m:e>
              <m:r>
                <w:rPr>
                  <w:rFonts w:ascii="Cambria Math" w:hAnsi="Cambria Math" w:cstheme="minorEastAsia"/>
                </w:rPr>
                <m:t>dσ=</m:t>
              </m:r>
              <m:nary>
                <m:naryPr>
                  <m:limLoc m:val="subSup"/>
                  <m:ctrlPr>
                    <w:rPr>
                      <w:rFonts w:ascii="Cambria Math" w:hAnsi="Cambria Math" w:cstheme="minorEastAsia"/>
                      <w:i/>
                    </w:rPr>
                  </m:ctrlPr>
                </m:naryPr>
                <m:sub>
                  <m:r>
                    <w:rPr>
                      <w:rFonts w:ascii="Cambria Math" w:hAnsi="Cambria Math" w:cstheme="minorEastAsia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EastAsia"/>
                    </w:rPr>
                    <m:t>2</m:t>
                  </m:r>
                </m:sup>
                <m:e>
                  <m:r>
                    <w:rPr>
                      <w:rFonts w:ascii="Cambria Math" w:hAnsi="Cambria Math" w:cstheme="minorEastAsia"/>
                    </w:rPr>
                    <m:t>dy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theme="minorEastAsia"/>
                          <w:i/>
                        </w:rPr>
                      </m:ctrlPr>
                    </m:naryPr>
                    <m:sub>
                      <m:f>
                        <m:fPr>
                          <m:ctrlPr>
                            <w:rPr>
                              <w:rFonts w:ascii="Cambria Math" w:hAnsi="Cambria Math" w:cstheme="minorEastAsi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EastAsia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 w:cstheme="minorEastAsia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 w:cstheme="minorEastAsia"/>
                        </w:rPr>
                        <m:t>y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theme="minorEastAsi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EastAsia"/>
                            </w:rPr>
                            <m:t>(x</m:t>
                          </m:r>
                        </m:e>
                        <m:sup>
                          <m:r>
                            <w:rPr>
                              <w:rFonts w:ascii="Cambria Math" w:hAnsi="Cambria Math" w:cstheme="minorEastAsi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EastAsia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theme="minorEastAsi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EastAsi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theme="minorEastAsia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微软雅黑" w:eastAsia="微软雅黑" w:hAnsi="微软雅黑" w:cs="微软雅黑" w:hint="eastAsia"/>
                        </w:rPr>
                        <m:t>-</m:t>
                      </m:r>
                      <m:r>
                        <w:rPr>
                          <w:rFonts w:ascii="Cambria Math" w:hAnsi="Cambria Math" w:cstheme="minorEastAsia"/>
                        </w:rPr>
                        <m:t>x)dx</m:t>
                      </m:r>
                    </m:e>
                  </m:nary>
                </m:e>
              </m:nary>
            </m:e>
          </m:box>
        </m:oMath>
      </m:oMathPara>
    </w:p>
    <w:p w14:paraId="53292B82" w14:textId="77777777" w:rsidR="007B5752" w:rsidRDefault="007B5752" w:rsidP="007B5752">
      <w:pPr>
        <w:spacing w:line="300" w:lineRule="auto"/>
        <w:ind w:left="1680" w:firstLine="420"/>
        <w:jc w:val="left"/>
        <w:rPr>
          <w:rFonts w:asciiTheme="minorEastAsia" w:hAnsiTheme="minorEastAsia" w:cstheme="minorEastAsia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cstheme="minorEastAsia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Cambria Math" w:hAnsi="Cambria Math" w:cstheme="minorEastAsia"/>
                </w:rPr>
                <m:t>0</m:t>
              </m:r>
            </m:sub>
            <m:sup>
              <m:r>
                <w:rPr>
                  <w:rFonts w:ascii="Cambria Math" w:hAnsi="Cambria Math" w:cstheme="minorEastAsia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hAnsi="Cambria Math" w:cs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cstheme="minorEastAsia"/>
                    </w:rPr>
                    <m:t>[</m:t>
                  </m:r>
                  <m:f>
                    <m:fPr>
                      <m:ctrlPr>
                        <w:rPr>
                          <w:rFonts w:ascii="Cambria Math" w:hAnsi="Cambria Math" w:cstheme="minorEastAsia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EastAsi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EastAsi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inorEastAsia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EastAsia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theme="minorEastAsi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EastAsi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EastAsia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theme="minorEastAsi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EastAsia"/>
                    </w:rPr>
                    <m:t>x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EastAsia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EastAsi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EastAsi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inorEastAsia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EastAsia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inorEastAsia"/>
                    </w:rPr>
                    <m:t>]</m:t>
                  </m:r>
                </m:e>
                <m:sub>
                  <m:f>
                    <m:fPr>
                      <m:ctrlPr>
                        <w:rPr>
                          <w:rFonts w:ascii="Cambria Math" w:hAnsi="Cambria Math" w:cstheme="minorEastAsia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EastAsia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theme="minorEastAsia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theme="minorEastAsia"/>
                    </w:rPr>
                    <m:t>y</m:t>
                  </m:r>
                </m:sup>
              </m:sSubSup>
              <m:r>
                <w:rPr>
                  <w:rFonts w:ascii="Cambria Math" w:hAnsi="Cambria Math" w:cstheme="minorEastAsia"/>
                </w:rPr>
                <m:t>dy</m:t>
              </m:r>
            </m:e>
          </m:nary>
        </m:oMath>
      </m:oMathPara>
    </w:p>
    <w:p w14:paraId="6D7706DF" w14:textId="77777777" w:rsidR="007B5752" w:rsidRDefault="007B5752" w:rsidP="007B5752">
      <w:pPr>
        <w:spacing w:line="300" w:lineRule="auto"/>
        <w:ind w:left="1680" w:firstLine="420"/>
        <w:jc w:val="left"/>
        <w:rPr>
          <w:rFonts w:asciiTheme="minorEastAsia" w:hAnsiTheme="minorEastAsia" w:cstheme="minorEastAsia" w:hint="eastAsia"/>
        </w:rPr>
      </w:pPr>
      <m:oMathPara>
        <m:oMathParaPr>
          <m:jc m:val="left"/>
        </m:oMathParaPr>
        <m:oMath>
          <m:r>
            <w:rPr>
              <w:rFonts w:ascii="Cambria Math" w:hAnsi="Cambria Math" w:cstheme="minorEastAsia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EastAsia"/>
                  <w:i/>
                </w:rPr>
              </m:ctrlPr>
            </m:naryPr>
            <m:sub>
              <m:r>
                <w:rPr>
                  <w:rFonts w:ascii="Cambria Math" w:hAnsi="Cambria Math" w:cstheme="minorEastAsia"/>
                </w:rPr>
                <m:t>0</m:t>
              </m:r>
            </m:sub>
            <m:sup>
              <m:r>
                <w:rPr>
                  <w:rFonts w:ascii="Cambria Math" w:hAnsi="Cambria Math" w:cstheme="minorEastAsia"/>
                </w:rPr>
                <m:t>2</m:t>
              </m:r>
            </m:sup>
            <m:e>
              <m:d>
                <m:dPr>
                  <m:ctrlPr>
                    <w:rPr>
                      <w:rFonts w:ascii="Cambria Math" w:hAnsi="Cambria Math" w:cs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EastAsia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EastAsi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EastAsia"/>
                            </w:rPr>
                            <m:t>19y</m:t>
                          </m:r>
                        </m:e>
                        <m:sup>
                          <m:r>
                            <w:rPr>
                              <w:rFonts w:ascii="Cambria Math" w:hAnsi="Cambria Math" w:cstheme="minorEastAsia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EastAsia"/>
                        </w:rPr>
                        <m:t>24</m:t>
                      </m:r>
                    </m:den>
                  </m:f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EastAsia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theme="minorEastAsi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EastAsia"/>
                            </w:rPr>
                            <m:t>3y</m:t>
                          </m:r>
                        </m:e>
                        <m:sup>
                          <m:r>
                            <w:rPr>
                              <w:rFonts w:ascii="Cambria Math" w:hAnsi="Cambria Math" w:cstheme="minorEastAsia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inorEastAsia"/>
                        </w:rPr>
                        <m:t>8</m:t>
                      </m:r>
                    </m:den>
                  </m:f>
                </m:e>
              </m:d>
              <m:r>
                <w:rPr>
                  <w:rFonts w:ascii="Cambria Math" w:hAnsi="Cambria Math" w:cstheme="minorEastAsia"/>
                </w:rPr>
                <m:t>dy=</m:t>
              </m:r>
              <m:f>
                <m:fPr>
                  <m:ctrlPr>
                    <w:rPr>
                      <w:rFonts w:ascii="Cambria Math" w:hAnsi="Cambria Math" w:cs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EastAsia"/>
                    </w:rPr>
                    <m:t>13</m:t>
                  </m:r>
                </m:num>
                <m:den>
                  <m:r>
                    <w:rPr>
                      <w:rFonts w:ascii="Cambria Math" w:hAnsi="Cambria Math" w:cstheme="minorEastAsia"/>
                    </w:rPr>
                    <m:t>6</m:t>
                  </m:r>
                </m:den>
              </m:f>
            </m:e>
          </m:nary>
        </m:oMath>
      </m:oMathPara>
    </w:p>
    <w:p w14:paraId="0A4F8164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（5）</w:t>
      </w:r>
      <m:oMath>
        <m:nary>
          <m:naryPr>
            <m:chr m:val="∬"/>
            <m:limLoc m:val="undOvr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D</m:t>
            </m:r>
          </m:sub>
          <m:sup/>
          <m:e>
            <m:r>
              <w:rPr>
                <w:rFonts w:ascii="Cambria Math" w:hAnsi="Cambria Math" w:cstheme="minorEastAsia"/>
                <w:szCs w:val="21"/>
              </w:rPr>
              <m:t>|</m:t>
            </m:r>
            <m:r>
              <m:rPr>
                <m:sty m:val="p"/>
              </m:rPr>
              <w:rPr>
                <w:rFonts w:ascii="Cambria Math" w:hAnsi="Cambria Math" w:cstheme="minorEastAsia"/>
                <w:szCs w:val="21"/>
              </w:rPr>
              <m:t>cos</m:t>
            </m:r>
            <m:r>
              <m:rPr>
                <m:sty m:val="p"/>
              </m:rPr>
              <w:rPr>
                <w:rFonts w:ascii="Cambria" w:hAnsi="Cambria" w:cs="Cambria"/>
                <w:szCs w:val="21"/>
              </w:rPr>
              <m:t>⁡</m:t>
            </m:r>
            <m:r>
              <w:rPr>
                <w:rFonts w:ascii="Cambria Math" w:hAnsi="Cambria Math" w:cstheme="minorEastAsia"/>
                <w:szCs w:val="21"/>
              </w:rPr>
              <m:t>(x+y)|dδ</m:t>
            </m:r>
          </m:e>
        </m:nary>
      </m:oMath>
      <w:r>
        <w:rPr>
          <w:rFonts w:asciiTheme="minorEastAsia" w:hAnsiTheme="minorEastAsia" w:cstheme="minorEastAsia" w:hint="eastAsia"/>
          <w:szCs w:val="21"/>
        </w:rPr>
        <w:t>,D={(x,y)|0</w:t>
      </w:r>
      <w:bookmarkStart w:id="10" w:name="_Hlk43129102"/>
      <w:r>
        <w:rPr>
          <w:rFonts w:asciiTheme="minorEastAsia" w:hAnsiTheme="minorEastAsia" w:cstheme="minorEastAsia" w:hint="eastAsia"/>
          <w:szCs w:val="21"/>
        </w:rPr>
        <w:t>≦</w:t>
      </w:r>
      <w:bookmarkEnd w:id="10"/>
      <w:r>
        <w:rPr>
          <w:rFonts w:asciiTheme="minorEastAsia" w:hAnsiTheme="minorEastAsia" w:cstheme="minorEastAsia" w:hint="eastAsia"/>
          <w:szCs w:val="21"/>
        </w:rPr>
        <w:t>x≦</w:t>
      </w:r>
      <m:oMath>
        <m:f>
          <m:fPr>
            <m:ctrlPr>
              <w:rPr>
                <w:rFonts w:ascii="Cambria Math" w:hAnsi="Cambria Math" w:cstheme="minorEastAsia"/>
                <w:i/>
                <w:szCs w:val="21"/>
              </w:rPr>
            </m:ctrlPr>
          </m:fPr>
          <m:num>
            <m:r>
              <w:rPr>
                <w:rFonts w:ascii="Cambria Math" w:hAnsi="Cambria Math" w:cstheme="minorEastAsia"/>
                <w:szCs w:val="21"/>
              </w:rPr>
              <m:t>π</m:t>
            </m:r>
          </m:num>
          <m:den>
            <m:r>
              <w:rPr>
                <w:rFonts w:ascii="Cambria Math" w:hAnsi="Cambria Math" w:cstheme="minorEastAsia"/>
                <w:szCs w:val="21"/>
              </w:rPr>
              <m:t>2</m:t>
            </m:r>
          </m:den>
        </m:f>
      </m:oMath>
      <w:r>
        <w:rPr>
          <w:rFonts w:asciiTheme="minorEastAsia" w:hAnsiTheme="minorEastAsia" w:cstheme="minorEastAsia" w:hint="eastAsia"/>
          <w:szCs w:val="21"/>
        </w:rPr>
        <w:t>,0≦y≦</w:t>
      </w:r>
      <m:oMath>
        <m:f>
          <m:fPr>
            <m:ctrlPr>
              <w:rPr>
                <w:rFonts w:ascii="Cambria Math" w:hAnsi="Cambria Math" w:cstheme="minorEastAsia"/>
                <w:i/>
                <w:szCs w:val="21"/>
              </w:rPr>
            </m:ctrlPr>
          </m:fPr>
          <m:num>
            <m:r>
              <w:rPr>
                <w:rFonts w:ascii="Cambria Math" w:hAnsi="Cambria Math" w:cstheme="minorEastAsia"/>
                <w:szCs w:val="21"/>
              </w:rPr>
              <m:t>π</m:t>
            </m:r>
          </m:num>
          <m:den>
            <m:r>
              <w:rPr>
                <w:rFonts w:ascii="Cambria Math" w:hAnsi="Cambria Math" w:cstheme="minorEastAsia"/>
                <w:szCs w:val="21"/>
              </w:rPr>
              <m:t>2</m:t>
            </m:r>
          </m:den>
        </m:f>
      </m:oMath>
      <w:r>
        <w:rPr>
          <w:rFonts w:asciiTheme="minorEastAsia" w:hAnsiTheme="minorEastAsia" w:cstheme="minorEastAsia" w:hint="eastAsia"/>
          <w:szCs w:val="21"/>
        </w:rPr>
        <w:t>};</w:t>
      </w:r>
    </w:p>
    <w:p w14:paraId="27238DDB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解: 如下图, 用直线</w:t>
      </w:r>
      <w:proofErr w:type="spellStart"/>
      <w:r>
        <w:rPr>
          <w:rFonts w:asciiTheme="minorEastAsia" w:hAnsiTheme="minorEastAsia" w:cstheme="minorEastAsia" w:hint="eastAsia"/>
          <w:szCs w:val="21"/>
        </w:rPr>
        <w:t>x+y</w:t>
      </w:r>
      <w:proofErr w:type="spellEnd"/>
      <w:r>
        <w:rPr>
          <w:rFonts w:asciiTheme="minorEastAsia" w:hAnsiTheme="minorEastAsia" w:cstheme="minorEastAsia" w:hint="eastAsia"/>
          <w:szCs w:val="21"/>
        </w:rPr>
        <w:t>=</w:t>
      </w:r>
      <m:oMath>
        <m:f>
          <m:fPr>
            <m:ctrlPr>
              <w:rPr>
                <w:rFonts w:ascii="Cambria Math" w:hAnsi="Cambria Math" w:cstheme="minorEastAsia"/>
                <w:i/>
                <w:szCs w:val="21"/>
              </w:rPr>
            </m:ctrlPr>
          </m:fPr>
          <m:num>
            <m:r>
              <w:rPr>
                <w:rFonts w:ascii="Cambria Math" w:hAnsi="Cambria Math" w:cstheme="minorEastAsia"/>
                <w:szCs w:val="21"/>
              </w:rPr>
              <m:t>π</m:t>
            </m:r>
          </m:num>
          <m:den>
            <m:r>
              <w:rPr>
                <w:rFonts w:ascii="Cambria Math" w:hAnsi="Cambria Math" w:cstheme="minorEastAsia"/>
                <w:szCs w:val="21"/>
              </w:rPr>
              <m:t>2</m:t>
            </m:r>
          </m:den>
        </m:f>
      </m:oMath>
      <w:r>
        <w:rPr>
          <w:rFonts w:asciiTheme="minorEastAsia" w:hAnsiTheme="minorEastAsia" w:cstheme="minorEastAsia" w:hint="eastAsia"/>
          <w:szCs w:val="21"/>
        </w:rPr>
        <w:t>将区域D分为D1和D2两个区域, 则</w:t>
      </w:r>
      <w:bookmarkStart w:id="11" w:name="_Hlk43129356"/>
      <w:r>
        <w:rPr>
          <w:rFonts w:asciiTheme="minorEastAsia" w:hAnsiTheme="minorEastAsia" w:cstheme="minorEastAsia" w:hint="eastAsia"/>
          <w:szCs w:val="21"/>
        </w:rPr>
        <w:t xml:space="preserve">   </w:t>
      </w:r>
      <m:oMath>
        <m:nary>
          <m:naryPr>
            <m:chr m:val="∬"/>
            <m:limLoc m:val="undOvr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D</m:t>
            </m:r>
          </m:sub>
          <m:sup/>
          <m:e>
            <m:r>
              <w:rPr>
                <w:rFonts w:ascii="Cambria Math" w:hAnsi="Cambria Math" w:cstheme="minorEastAsia"/>
                <w:szCs w:val="21"/>
              </w:rPr>
              <m:t>|</m:t>
            </m:r>
            <m:r>
              <m:rPr>
                <m:sty m:val="p"/>
              </m:rPr>
              <w:rPr>
                <w:rFonts w:ascii="Cambria Math" w:hAnsi="Cambria Math" w:cstheme="minorEastAsia"/>
                <w:szCs w:val="21"/>
              </w:rPr>
              <m:t>cos</m:t>
            </m:r>
            <m:r>
              <m:rPr>
                <m:sty m:val="p"/>
              </m:rPr>
              <w:rPr>
                <w:rFonts w:ascii="Cambria Math" w:hAnsi="Cambria Math" w:cs="Cambria"/>
                <w:szCs w:val="21"/>
              </w:rPr>
              <m:t>⁡</m:t>
            </m:r>
            <m:r>
              <w:rPr>
                <w:rFonts w:ascii="Cambria Math" w:hAnsi="Cambria Math" w:cstheme="minorEastAsia"/>
                <w:szCs w:val="21"/>
              </w:rPr>
              <m:t>(x+y)|dxdy</m:t>
            </m:r>
          </m:e>
        </m:nary>
      </m:oMath>
    </w:p>
    <w:bookmarkEnd w:id="11"/>
    <w:p w14:paraId="1A05CAB3" w14:textId="7C0BB9EF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2CC12D7A" wp14:editId="71C70B5C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1743075" cy="1543050"/>
            <wp:effectExtent l="0" t="0" r="9525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cstheme="minorEastAsia" w:hint="eastAsia"/>
          <w:szCs w:val="21"/>
        </w:rPr>
        <w:t xml:space="preserve">                            = </w:t>
      </w:r>
      <m:oMath>
        <m:nary>
          <m:naryPr>
            <m:chr m:val="∬"/>
            <m:limLoc m:val="undOvr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D1</m:t>
            </m:r>
          </m:sub>
          <m:sup/>
          <m:e>
            <m:r>
              <w:rPr>
                <w:rFonts w:ascii="Cambria Math" w:hAnsi="Cambria Math" w:cstheme="minorEastAsia"/>
                <w:szCs w:val="21"/>
              </w:rPr>
              <m:t>|</m:t>
            </m:r>
            <m:r>
              <m:rPr>
                <m:sty m:val="p"/>
              </m:rPr>
              <w:rPr>
                <w:rFonts w:ascii="Cambria Math" w:hAnsi="Cambria Math" w:cstheme="minorEastAsia"/>
                <w:szCs w:val="21"/>
              </w:rPr>
              <m:t>cos</m:t>
            </m:r>
            <m:r>
              <m:rPr>
                <m:sty m:val="p"/>
              </m:rPr>
              <w:rPr>
                <w:rFonts w:ascii="Cambria" w:hAnsi="Cambria" w:cs="Cambria"/>
                <w:szCs w:val="21"/>
              </w:rPr>
              <m:t>⁡</m:t>
            </m:r>
            <m:r>
              <w:rPr>
                <w:rFonts w:ascii="Cambria Math" w:hAnsi="Cambria Math" w:cstheme="minorEastAsia"/>
                <w:szCs w:val="21"/>
              </w:rPr>
              <m:t xml:space="preserve">(x+y)|dxdy </m:t>
            </m:r>
          </m:e>
        </m:nary>
      </m:oMath>
      <w:r>
        <w:rPr>
          <w:rFonts w:asciiTheme="minorEastAsia" w:hAnsiTheme="minorEastAsia" w:cstheme="minorEastAsia" w:hint="eastAsia"/>
          <w:szCs w:val="21"/>
        </w:rPr>
        <w:t>-</w:t>
      </w:r>
      <m:oMath>
        <m:r>
          <w:rPr>
            <w:rFonts w:ascii="Cambria Math" w:hAnsi="Cambria Math" w:cstheme="minorEastAsia"/>
            <w:szCs w:val="21"/>
          </w:rPr>
          <m:t xml:space="preserve"> </m:t>
        </m:r>
        <m:nary>
          <m:naryPr>
            <m:chr m:val="∬"/>
            <m:limLoc m:val="undOvr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D2</m:t>
            </m:r>
          </m:sub>
          <m:sup/>
          <m:e>
            <m:r>
              <w:rPr>
                <w:rFonts w:ascii="Cambria Math" w:hAnsi="Cambria Math" w:cstheme="minorEastAsia"/>
                <w:szCs w:val="21"/>
              </w:rPr>
              <m:t>|</m:t>
            </m:r>
            <m:r>
              <m:rPr>
                <m:sty m:val="p"/>
              </m:rPr>
              <w:rPr>
                <w:rFonts w:ascii="Cambria Math" w:hAnsi="Cambria Math" w:cstheme="minorEastAsia"/>
                <w:szCs w:val="21"/>
              </w:rPr>
              <m:t>cos</m:t>
            </m:r>
            <m:r>
              <m:rPr>
                <m:sty m:val="p"/>
              </m:rPr>
              <w:rPr>
                <w:rFonts w:ascii="Cambria" w:hAnsi="Cambria" w:cs="Cambria"/>
                <w:szCs w:val="21"/>
              </w:rPr>
              <m:t>⁡</m:t>
            </m:r>
            <m:r>
              <w:rPr>
                <w:rFonts w:ascii="Cambria Math" w:hAnsi="Cambria Math" w:cstheme="minorEastAsia"/>
                <w:szCs w:val="21"/>
              </w:rPr>
              <m:t>(x+y)|dxdy</m:t>
            </m:r>
          </m:e>
        </m:nary>
      </m:oMath>
    </w:p>
    <w:p w14:paraId="6B3DFB15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                    =</w:t>
      </w:r>
      <m:oMath>
        <m:nary>
          <m:naryPr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w:bookmarkStart w:id="12" w:name="_Hlk43129582"/>
            <m:r>
              <w:rPr>
                <w:rFonts w:ascii="Cambria Math" w:hAnsi="Cambria Math" w:cstheme="minorEastAsia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hAnsi="Cambria Math" w:cstheme="minorEastAsia"/>
                <w:szCs w:val="21"/>
              </w:rPr>
              <m:t>dx</m:t>
            </m:r>
          </m:e>
        </m:nary>
        <m:nary>
          <m:naryPr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den>
            </m:f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hAnsi="Cambria Math" w:cstheme="minorEastAsia"/>
                <w:szCs w:val="21"/>
              </w:rPr>
              <m:t>x</m:t>
            </m:r>
          </m:sup>
          <m:e>
            <m:func>
              <m:funcPr>
                <m:ctrlPr>
                  <w:rPr>
                    <w:rFonts w:ascii="Cambria Math" w:hAnsi="Cambria Math" w:cstheme="minorEastAsia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EastAsia"/>
                    <w:szCs w:val="21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theme="minorEastAsia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theme="minorEastAsia"/>
                        <w:szCs w:val="21"/>
                      </w:rPr>
                      <m:t>x+y</m:t>
                    </m:r>
                  </m:e>
                </m:d>
              </m:e>
            </m:func>
            <m:r>
              <w:rPr>
                <w:rFonts w:ascii="Cambria Math" w:hAnsi="Cambria Math" w:cstheme="minorEastAsia"/>
                <w:szCs w:val="21"/>
              </w:rPr>
              <m:t xml:space="preserve">dxdy </m:t>
            </m:r>
          </m:e>
        </m:nary>
      </m:oMath>
      <w:bookmarkEnd w:id="12"/>
      <w:r>
        <w:rPr>
          <w:rFonts w:asciiTheme="minorEastAsia" w:hAnsiTheme="minorEastAsia" w:cstheme="minorEastAsia" w:hint="eastAsia"/>
          <w:szCs w:val="21"/>
        </w:rPr>
        <w:t>-</w:t>
      </w:r>
      <m:oMath>
        <m:r>
          <w:rPr>
            <w:rFonts w:ascii="Cambria Math" w:hAnsi="Cambria Math" w:cstheme="minorEastAsia"/>
            <w:szCs w:val="21"/>
          </w:rPr>
          <m:t xml:space="preserve"> </m:t>
        </m:r>
        <m:nary>
          <m:naryPr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hAnsi="Cambria Math" w:cstheme="minorEastAsia"/>
                <w:szCs w:val="21"/>
              </w:rPr>
              <m:t>dx</m:t>
            </m:r>
          </m:e>
        </m:nary>
        <m:nary>
          <m:naryPr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f>
              <m:f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den>
            </m:f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hAnsi="Cambria Math" w:cstheme="minorEastAsia"/>
                <w:szCs w:val="21"/>
              </w:rPr>
              <m:t>x</m:t>
            </m:r>
          </m:sub>
          <m:sup>
            <m:f>
              <m:f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 w:cstheme="minorEastAsia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EastAsia"/>
                    <w:szCs w:val="21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theme="minorEastAsia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theme="minorEastAsia"/>
                        <w:szCs w:val="21"/>
                      </w:rPr>
                      <m:t>x+y</m:t>
                    </m:r>
                  </m:e>
                </m:d>
              </m:e>
            </m:func>
            <m:r>
              <w:rPr>
                <w:rFonts w:ascii="Cambria Math" w:hAnsi="Cambria Math" w:cstheme="minorEastAsia"/>
                <w:szCs w:val="21"/>
              </w:rPr>
              <m:t>dxdy</m:t>
            </m:r>
          </m:e>
        </m:nary>
      </m:oMath>
    </w:p>
    <w:p w14:paraId="43D64E76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                    =</w:t>
      </w:r>
      <m:oMath>
        <m:nary>
          <m:naryPr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w:bookmarkStart w:id="13" w:name="_Hlk43129720"/>
            <m:r>
              <w:rPr>
                <w:rFonts w:ascii="Cambria Math" w:hAnsi="Cambria Math" w:cstheme="minorEastAsia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den>
            </m:f>
          </m:sup>
          <m:e>
            <m:d>
              <m:d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theme="minorEastAsia"/>
                    <w:szCs w:val="21"/>
                  </w:rPr>
                  <m:t>1</m:t>
                </m:r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hAnsi="Cambria Math" w:cstheme="minorEastAsia"/>
                    <w:szCs w:val="21"/>
                  </w:rPr>
                  <m:t>sinx</m:t>
                </m:r>
              </m:e>
            </m:d>
            <m:r>
              <w:rPr>
                <w:rFonts w:ascii="Cambria Math" w:hAnsi="Cambria Math" w:cstheme="minorEastAsia"/>
                <w:szCs w:val="21"/>
              </w:rPr>
              <m:t>dx</m:t>
            </m:r>
            <w:bookmarkEnd w:id="13"/>
          </m:e>
        </m:nary>
      </m:oMath>
      <w:r>
        <w:rPr>
          <w:rFonts w:asciiTheme="minorEastAsia" w:hAnsiTheme="minorEastAsia" w:cstheme="minorEastAsia" w:hint="eastAsia"/>
          <w:szCs w:val="21"/>
        </w:rPr>
        <w:t xml:space="preserve"> - </w:t>
      </w:r>
      <m:oMath>
        <m:nary>
          <m:naryPr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theme="minor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hAnsi="Cambria Math" w:cstheme="minorEastAsia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hAnsi="Cambria Math" w:cstheme="minorEastAsia"/>
                <w:szCs w:val="21"/>
              </w:rPr>
              <m:t>(cosx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hAnsi="Cambria Math" w:cstheme="minorEastAsia"/>
                <w:szCs w:val="21"/>
              </w:rPr>
              <m:t>1)dx</m:t>
            </m:r>
          </m:e>
        </m:nary>
      </m:oMath>
    </w:p>
    <w:p w14:paraId="0F8CEC32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                    =π-2</w:t>
      </w:r>
    </w:p>
    <w:p w14:paraId="2C4E0026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  <w:vertAlign w:val="subscript"/>
        </w:rPr>
      </w:pPr>
    </w:p>
    <w:p w14:paraId="47687E4E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</w:p>
    <w:p w14:paraId="0EC261A3" w14:textId="77777777" w:rsidR="007B5752" w:rsidRDefault="007B5752" w:rsidP="00D046E4">
      <w:pPr>
        <w:numPr>
          <w:ilvl w:val="0"/>
          <w:numId w:val="52"/>
        </w:num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画出积分区域,  并交换积分次序: </w:t>
      </w:r>
    </w:p>
    <w:p w14:paraId="522861E3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（1）</w:t>
      </w:r>
      <m:oMath>
        <m:nary>
          <m:naryPr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0</m:t>
            </m:r>
          </m:sub>
          <m:sup>
            <m:r>
              <w:rPr>
                <w:rFonts w:ascii="Cambria Math" w:hAnsi="Cambria Math" w:cstheme="minorEastAsia"/>
                <w:szCs w:val="21"/>
              </w:rPr>
              <m:t>2</m:t>
            </m:r>
          </m:sup>
          <m:e>
            <m:r>
              <w:rPr>
                <w:rFonts w:ascii="Cambria Math" w:hAnsi="Cambria Math" w:cstheme="minorEastAsia"/>
                <w:szCs w:val="21"/>
              </w:rPr>
              <m:t>dy</m:t>
            </m:r>
          </m:e>
        </m:nary>
        <m:nary>
          <m:naryPr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y</m:t>
            </m:r>
            <m:r>
              <w:rPr>
                <w:rFonts w:ascii="Cambria Math" w:hAnsi="Cambria Math" w:cstheme="minorEastAsia" w:hint="eastAsia"/>
                <w:szCs w:val="21"/>
              </w:rPr>
              <m:t>²</m:t>
            </m:r>
          </m:sub>
          <m:sup>
            <m:r>
              <w:rPr>
                <w:rFonts w:ascii="Cambria Math" w:hAnsi="Cambria Math" w:cstheme="minorEastAsia"/>
                <w:szCs w:val="21"/>
              </w:rPr>
              <m:t>2y</m:t>
            </m:r>
          </m:sup>
          <m:e>
            <m:r>
              <w:rPr>
                <w:rFonts w:ascii="Cambria Math" w:hAnsi="Cambria Math" w:cstheme="minorEastAsia"/>
                <w:szCs w:val="21"/>
              </w:rPr>
              <m:t>f</m:t>
            </m:r>
            <m:d>
              <m:d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theme="minorEastAsia"/>
                    <w:szCs w:val="21"/>
                  </w:rPr>
                  <m:t>x,y</m:t>
                </m:r>
              </m:e>
            </m:d>
            <m:r>
              <w:rPr>
                <w:rFonts w:ascii="Cambria Math" w:hAnsi="Cambria Math" w:cstheme="minorEastAsia"/>
                <w:szCs w:val="21"/>
              </w:rPr>
              <m:t>dx</m:t>
            </m:r>
          </m:e>
        </m:nary>
      </m:oMath>
      <w:r>
        <w:rPr>
          <w:rFonts w:asciiTheme="minorEastAsia" w:hAnsiTheme="minorEastAsia" w:cstheme="minorEastAsia" w:hint="eastAsia"/>
          <w:szCs w:val="21"/>
        </w:rPr>
        <w:t xml:space="preserve">; </w:t>
      </w:r>
    </w:p>
    <w:p w14:paraId="724019BA" w14:textId="77777777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解: 所给二次积分等于二重积分</w:t>
      </w:r>
      <m:oMath>
        <m:nary>
          <m:naryPr>
            <m:chr m:val="∬"/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D</m:t>
            </m:r>
          </m:sub>
          <m:sup/>
          <m:e>
            <m:r>
              <w:rPr>
                <w:rFonts w:ascii="Cambria Math" w:hAnsi="Cambria Math" w:cstheme="minorEastAsia"/>
                <w:szCs w:val="21"/>
              </w:rPr>
              <m:t>f</m:t>
            </m:r>
            <m:d>
              <m:dPr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cstheme="minorEastAsia"/>
                    <w:szCs w:val="21"/>
                  </w:rPr>
                  <m:t>x,y</m:t>
                </m:r>
              </m:e>
            </m:d>
            <m:r>
              <w:rPr>
                <w:rFonts w:ascii="Cambria Math" w:hAnsi="Cambria Math" w:cstheme="minorEastAsia"/>
                <w:szCs w:val="21"/>
              </w:rPr>
              <m:t>d</m:t>
            </m:r>
          </m:e>
        </m:nary>
        <m:r>
          <w:rPr>
            <w:rFonts w:ascii="Cambria Math" w:hAnsi="Cambria Math" w:cstheme="minorEastAsia"/>
            <w:szCs w:val="21"/>
          </w:rPr>
          <m:t>δ</m:t>
        </m:r>
      </m:oMath>
      <w:r>
        <w:rPr>
          <w:rFonts w:asciiTheme="minorEastAsia" w:hAnsiTheme="minorEastAsia" w:cstheme="minorEastAsia" w:hint="eastAsia"/>
          <w:szCs w:val="21"/>
        </w:rPr>
        <w:t>, 其中D={(</w:t>
      </w:r>
      <w:proofErr w:type="spellStart"/>
      <w:r>
        <w:rPr>
          <w:rFonts w:asciiTheme="minorEastAsia" w:hAnsiTheme="minorEastAsia" w:cstheme="minorEastAsia" w:hint="eastAsia"/>
          <w:szCs w:val="21"/>
        </w:rPr>
        <w:t>x,y</w:t>
      </w:r>
      <w:proofErr w:type="spellEnd"/>
      <w:r>
        <w:rPr>
          <w:rFonts w:asciiTheme="minorEastAsia" w:hAnsiTheme="minorEastAsia" w:cstheme="minorEastAsia" w:hint="eastAsia"/>
          <w:szCs w:val="21"/>
        </w:rPr>
        <w:t>)|y²</w:t>
      </w:r>
      <w:bookmarkStart w:id="14" w:name="_Hlk43127847"/>
      <w:r>
        <w:rPr>
          <w:rFonts w:asciiTheme="minorEastAsia" w:hAnsiTheme="minorEastAsia" w:cstheme="minorEastAsia" w:hint="eastAsia"/>
          <w:szCs w:val="21"/>
        </w:rPr>
        <w:t>≦</w:t>
      </w:r>
      <w:bookmarkEnd w:id="14"/>
      <w:r>
        <w:rPr>
          <w:rFonts w:asciiTheme="minorEastAsia" w:hAnsiTheme="minorEastAsia" w:cstheme="minorEastAsia" w:hint="eastAsia"/>
          <w:szCs w:val="21"/>
        </w:rPr>
        <w:t>x≦2y,0≦y≦2}. 又D可表示为{(</w:t>
      </w:r>
      <w:proofErr w:type="spellStart"/>
      <w:r>
        <w:rPr>
          <w:rFonts w:asciiTheme="minorEastAsia" w:hAnsiTheme="minorEastAsia" w:cstheme="minorEastAsia" w:hint="eastAsia"/>
          <w:szCs w:val="21"/>
        </w:rPr>
        <w:t>x,y</w:t>
      </w:r>
      <w:proofErr w:type="spellEnd"/>
      <w:r>
        <w:rPr>
          <w:rFonts w:asciiTheme="minorEastAsia" w:hAnsiTheme="minorEastAsia" w:cstheme="minorEastAsia" w:hint="eastAsia"/>
          <w:szCs w:val="21"/>
        </w:rPr>
        <w:t>)|</w:t>
      </w:r>
      <m:oMath>
        <m:f>
          <m:fPr>
            <m:ctrlPr>
              <w:rPr>
                <w:rFonts w:ascii="Cambria Math" w:hAnsi="Cambria Math" w:cstheme="minorEastAsia"/>
                <w:i/>
                <w:szCs w:val="21"/>
              </w:rPr>
            </m:ctrlPr>
          </m:fPr>
          <m:num>
            <w:bookmarkStart w:id="15" w:name="_Hlk43128301"/>
            <m:r>
              <w:rPr>
                <w:rFonts w:ascii="Cambria Math" w:hAnsi="Cambria Math" w:cstheme="minorEastAsia"/>
                <w:szCs w:val="21"/>
              </w:rPr>
              <m:t>x</m:t>
            </m:r>
          </m:num>
          <m:den>
            <m:r>
              <w:rPr>
                <w:rFonts w:ascii="Cambria Math" w:hAnsi="Cambria Math" w:cstheme="minorEastAsia"/>
                <w:szCs w:val="21"/>
              </w:rPr>
              <m:t>2</m:t>
            </m:r>
            <w:bookmarkEnd w:id="15"/>
          </m:den>
        </m:f>
      </m:oMath>
      <w:r>
        <w:rPr>
          <w:rFonts w:asciiTheme="minorEastAsia" w:hAnsiTheme="minorEastAsia" w:cstheme="minorEastAsia" w:hint="eastAsia"/>
          <w:szCs w:val="21"/>
        </w:rPr>
        <w:t>≦y≦</w:t>
      </w:r>
      <m:oMath>
        <m:rad>
          <m:radPr>
            <m:degHide m:val="1"/>
            <m:ctrlPr>
              <w:rPr>
                <w:rFonts w:ascii="Cambria Math" w:hAnsi="Cambria Math" w:cstheme="minorEastAsia"/>
                <w:i/>
                <w:szCs w:val="21"/>
              </w:rPr>
            </m:ctrlPr>
          </m:radPr>
          <m:deg/>
          <m:e>
            <m:r>
              <w:rPr>
                <w:rFonts w:ascii="Cambria Math" w:hAnsi="Cambria Math" w:cstheme="minorEastAsia"/>
                <w:szCs w:val="21"/>
              </w:rPr>
              <m:t>x</m:t>
            </m:r>
          </m:e>
        </m:rad>
      </m:oMath>
      <w:r>
        <w:rPr>
          <w:rFonts w:asciiTheme="minorEastAsia" w:hAnsiTheme="minorEastAsia" w:cstheme="minorEastAsia" w:hint="eastAsia"/>
          <w:szCs w:val="21"/>
        </w:rPr>
        <w:t>,0≦x≦4}(下图所示), 因此原式=</w:t>
      </w:r>
      <m:oMath>
        <m:nary>
          <m:naryPr>
            <m:limLoc m:val="subSup"/>
            <m:ctrlPr>
              <w:rPr>
                <w:rFonts w:ascii="Cambria Math" w:hAnsi="Cambria Math" w:cstheme="minorEastAsia"/>
                <w:i/>
                <w:szCs w:val="21"/>
              </w:rPr>
            </m:ctrlPr>
          </m:naryPr>
          <m:sub>
            <m:r>
              <w:rPr>
                <w:rFonts w:ascii="Cambria Math" w:hAnsi="Cambria Math" w:cstheme="minorEastAsia"/>
                <w:szCs w:val="21"/>
              </w:rPr>
              <m:t>0</m:t>
            </m:r>
          </m:sub>
          <m:sup>
            <m:r>
              <w:rPr>
                <w:rFonts w:ascii="Cambria Math" w:hAnsi="Cambria Math" w:cstheme="minorEastAsia"/>
                <w:szCs w:val="21"/>
              </w:rPr>
              <m:t>4</m:t>
            </m:r>
          </m:sup>
          <m:e>
            <m:r>
              <w:rPr>
                <w:rFonts w:ascii="Cambria Math" w:hAnsi="Cambria Math" w:cstheme="minorEastAsia"/>
                <w:szCs w:val="21"/>
              </w:rPr>
              <m:t>dx</m:t>
            </m:r>
            <m:nary>
              <m:naryPr>
                <m:limLoc m:val="subSup"/>
                <m:ctrlPr>
                  <w:rPr>
                    <w:rFonts w:ascii="Cambria Math" w:hAnsi="Cambria Math" w:cstheme="minorEastAsia"/>
                    <w:i/>
                    <w:szCs w:val="21"/>
                  </w:rPr>
                </m:ctrlPr>
              </m:naryPr>
              <m:sub>
                <m:f>
                  <m:fPr>
                    <m:ctrlPr>
                      <w:rPr>
                        <w:rFonts w:ascii="Cambria Math" w:hAnsi="Cambria Math" w:cstheme="minorEastAsia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theme="minorEastAsia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theme="minorEastAsia"/>
                        <w:szCs w:val="21"/>
                      </w:rPr>
                      <m:t>2</m:t>
                    </m:r>
                  </m:den>
                </m:f>
              </m:sub>
              <m:sup>
                <m:rad>
                  <m:radPr>
                    <m:degHide m:val="1"/>
                    <m:ctrlPr>
                      <w:rPr>
                        <w:rFonts w:ascii="Cambria Math" w:hAnsi="Cambria Math" w:cstheme="minorEastAsia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theme="minorEastAsia"/>
                        <w:szCs w:val="21"/>
                      </w:rPr>
                      <m:t>x</m:t>
                    </m:r>
                  </m:e>
                </m:rad>
              </m:sup>
              <m:e>
                <m:r>
                  <w:rPr>
                    <w:rFonts w:ascii="Cambria Math" w:hAnsi="Cambria Math" w:cstheme="minorEastAsia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EastAsia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theme="minorEastAsia"/>
                        <w:szCs w:val="21"/>
                      </w:rPr>
                      <m:t>x,y</m:t>
                    </m:r>
                  </m:e>
                </m:d>
                <m:r>
                  <w:rPr>
                    <w:rFonts w:ascii="Cambria Math" w:hAnsi="Cambria Math" w:cstheme="minorEastAsia"/>
                    <w:szCs w:val="21"/>
                  </w:rPr>
                  <m:t>dy.</m:t>
                </m:r>
              </m:e>
            </m:nary>
          </m:e>
        </m:nary>
      </m:oMath>
      <w:r>
        <w:rPr>
          <w:rFonts w:ascii="Cambria Math" w:hAnsi="Cambria Math" w:cstheme="minorEastAsia"/>
          <w:szCs w:val="21"/>
        </w:rPr>
        <w:t xml:space="preserve"> </w:t>
      </w:r>
    </w:p>
    <w:p w14:paraId="2027F3BA" w14:textId="08A391B3" w:rsidR="007B5752" w:rsidRDefault="007B5752" w:rsidP="007B5752">
      <w:pPr>
        <w:spacing w:line="300" w:lineRule="auto"/>
        <w:jc w:val="left"/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/>
          <w:noProof/>
        </w:rPr>
        <w:drawing>
          <wp:inline distT="0" distB="0" distL="0" distR="0" wp14:anchorId="385DACFD" wp14:editId="393D8852">
            <wp:extent cx="2661920" cy="2012950"/>
            <wp:effectExtent l="0" t="0" r="508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E37D" w14:textId="1B20544C" w:rsidR="007B5752" w:rsidRDefault="007B5752" w:rsidP="00D046E4">
      <w:pPr>
        <w:numPr>
          <w:ilvl w:val="0"/>
          <w:numId w:val="53"/>
        </w:numPr>
        <w:spacing w:line="360" w:lineRule="auto"/>
        <w:rPr>
          <w:rFonts w:asciiTheme="minorEastAsia" w:hAnsiTheme="minorEastAsia" w:cstheme="minorEastAsia"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9FA6FEC" wp14:editId="70A8E9DA">
            <wp:simplePos x="0" y="0"/>
            <wp:positionH relativeFrom="column">
              <wp:posOffset>2800985</wp:posOffset>
            </wp:positionH>
            <wp:positionV relativeFrom="paragraph">
              <wp:posOffset>-22225</wp:posOffset>
            </wp:positionV>
            <wp:extent cx="2326005" cy="1522095"/>
            <wp:effectExtent l="0" t="0" r="0" b="1905"/>
            <wp:wrapSquare wrapText="bothSides"/>
            <wp:docPr id="14" name="图片 1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3EC9D1-E414-43AB-BBC1-318BB91020ED-5" descr="qt_temp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52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cstheme="minorEastAsia" w:hint="eastAsia"/>
          <w:position w:val="-18"/>
        </w:rPr>
        <w:object w:dxaOrig="2124" w:dyaOrig="576" w14:anchorId="7CC228D1">
          <v:shape id="_x0000_i1474" type="#_x0000_t75" style="width:106.25pt;height:29.05pt" o:ole="">
            <v:imagedata r:id="rId393" o:title=""/>
          </v:shape>
          <o:OLEObject Type="Embed" ProgID="Equation.KSEE3" ShapeID="_x0000_i1474" DrawAspect="Content" ObjectID="_1654736957" r:id="rId394"/>
        </w:object>
      </w:r>
    </w:p>
    <w:p w14:paraId="0ACCFFBD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解: 由公式可得到图像</w:t>
      </w:r>
    </w:p>
    <w:p w14:paraId="757BBA84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且得到两个公式</w:t>
      </w:r>
      <w:r>
        <w:rPr>
          <w:rFonts w:asciiTheme="minorEastAsia" w:hAnsiTheme="minorEastAsia" w:cstheme="minorEastAsia" w:hint="eastAsia"/>
          <w:position w:val="-30"/>
        </w:rPr>
        <w:object w:dxaOrig="1524" w:dyaOrig="720" w14:anchorId="3FA4E1FF">
          <v:shape id="_x0000_i1475" type="#_x0000_t75" style="width:76.05pt;height:36pt" o:ole="">
            <v:imagedata r:id="rId395" o:title=""/>
          </v:shape>
          <o:OLEObject Type="Embed" ProgID="Equation.KSEE3" ShapeID="_x0000_i1475" DrawAspect="Content" ObjectID="_1654736958" r:id="rId396"/>
        </w:object>
      </w:r>
    </w:p>
    <w:p w14:paraId="26AF5763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  <w:position w:val="-12"/>
        </w:rPr>
        <w:object w:dxaOrig="4260" w:dyaOrig="444" w14:anchorId="337EC815">
          <v:shape id="_x0000_i1476" type="#_x0000_t75" style="width:213.1pt;height:22.05pt" o:ole="">
            <v:imagedata r:id="rId397" o:title=""/>
          </v:shape>
          <o:OLEObject Type="Embed" ProgID="Equation.KSEE3" ShapeID="_x0000_i1476" DrawAspect="Content" ObjectID="_1654736959" r:id="rId398"/>
        </w:object>
      </w:r>
    </w:p>
    <w:p w14:paraId="2FB82724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转换后可得</w:t>
      </w:r>
      <w:r>
        <w:rPr>
          <w:rFonts w:asciiTheme="minorEastAsia" w:hAnsiTheme="minorEastAsia" w:cstheme="minorEastAsia" w:hint="eastAsia"/>
          <w:position w:val="-22"/>
        </w:rPr>
        <w:object w:dxaOrig="2436" w:dyaOrig="612" w14:anchorId="21CE9C4E">
          <v:shape id="_x0000_i1477" type="#_x0000_t75" style="width:121.95pt;height:30.75pt" o:ole="">
            <v:imagedata r:id="rId399" o:title=""/>
          </v:shape>
          <o:OLEObject Type="Embed" ProgID="Equation.KSEE3" ShapeID="_x0000_i1477" DrawAspect="Content" ObjectID="_1654736960" r:id="rId400"/>
        </w:object>
      </w:r>
    </w:p>
    <w:p w14:paraId="46C25011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</w:p>
    <w:p w14:paraId="27867AAA" w14:textId="11B963BE" w:rsidR="007B5752" w:rsidRDefault="007B5752" w:rsidP="00D046E4">
      <w:pPr>
        <w:numPr>
          <w:ilvl w:val="0"/>
          <w:numId w:val="53"/>
        </w:numPr>
        <w:spacing w:line="360" w:lineRule="auto"/>
        <w:rPr>
          <w:rFonts w:asciiTheme="minorEastAsia" w:hAnsiTheme="minorEastAsia" w:cstheme="minorEastAsia"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67A478F7" wp14:editId="6E641CFF">
            <wp:simplePos x="0" y="0"/>
            <wp:positionH relativeFrom="column">
              <wp:posOffset>3435985</wp:posOffset>
            </wp:positionH>
            <wp:positionV relativeFrom="paragraph">
              <wp:posOffset>314960</wp:posOffset>
            </wp:positionV>
            <wp:extent cx="1987550" cy="1167765"/>
            <wp:effectExtent l="0" t="0" r="0" b="0"/>
            <wp:wrapSquare wrapText="bothSides"/>
            <wp:docPr id="13" name="图片 1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3EC9D1-E414-43AB-BBC1-318BB91020ED-8" descr="qt_temp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23" b="33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1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cstheme="minorEastAsia" w:hint="eastAsia"/>
          <w:position w:val="-28"/>
        </w:rPr>
        <w:object w:dxaOrig="1920" w:dyaOrig="612" w14:anchorId="0E4F2B8A">
          <v:shape id="_x0000_i1478" type="#_x0000_t75" style="width:95.8pt;height:30.75pt" o:ole="">
            <v:imagedata r:id="rId402" o:title=""/>
          </v:shape>
          <o:OLEObject Type="Embed" ProgID="Equation.KSEE3" ShapeID="_x0000_i1478" DrawAspect="Content" ObjectID="_1654736961" r:id="rId403"/>
        </w:object>
      </w:r>
    </w:p>
    <w:p w14:paraId="6D1C811B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解: 由公式可得到图像</w:t>
      </w:r>
    </w:p>
    <w:p w14:paraId="7991CF3B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且得到两个公式</w:t>
      </w:r>
      <w:r>
        <w:rPr>
          <w:rFonts w:asciiTheme="minorEastAsia" w:hAnsiTheme="minorEastAsia" w:cstheme="minorEastAsia" w:hint="eastAsia"/>
          <w:position w:val="-42"/>
        </w:rPr>
        <w:object w:dxaOrig="1104" w:dyaOrig="960" w14:anchorId="0E460063">
          <v:shape id="_x0000_i1479" type="#_x0000_t75" style="width:55.15pt;height:48.2pt" o:ole="">
            <v:imagedata r:id="rId404" o:title=""/>
          </v:shape>
          <o:OLEObject Type="Embed" ProgID="Equation.KSEE3" ShapeID="_x0000_i1479" DrawAspect="Content" ObjectID="_1654736962" r:id="rId405"/>
        </w:object>
      </w:r>
    </w:p>
    <w:p w14:paraId="69C81653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由定理可以知道</w:t>
      </w:r>
    </w:p>
    <w:p w14:paraId="3C0D4CCA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  <w:position w:val="-18"/>
        </w:rPr>
        <w:object w:dxaOrig="4932" w:dyaOrig="468" w14:anchorId="2E8992BC">
          <v:shape id="_x0000_i1480" type="#_x0000_t75" style="width:246.75pt;height:23.25pt" o:ole="">
            <v:imagedata r:id="rId406" o:title=""/>
          </v:shape>
          <o:OLEObject Type="Embed" ProgID="Equation.KSEE3" ShapeID="_x0000_i1480" DrawAspect="Content" ObjectID="_1654736963" r:id="rId407"/>
        </w:object>
      </w:r>
      <w:r>
        <w:rPr>
          <w:rFonts w:asciiTheme="minorEastAsia" w:hAnsiTheme="minorEastAsia" w:cstheme="minorEastAsia" w:hint="eastAsia"/>
        </w:rPr>
        <w:t xml:space="preserve">  （C=C1+C2）</w:t>
      </w:r>
    </w:p>
    <w:p w14:paraId="6547A4AB" w14:textId="77777777" w:rsidR="007B5752" w:rsidRDefault="007B5752" w:rsidP="007B5752">
      <w:pPr>
        <w:spacing w:line="360" w:lineRule="auto"/>
        <w:ind w:left="105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则</w:t>
      </w:r>
    </w:p>
    <w:p w14:paraId="0885124F" w14:textId="77777777" w:rsidR="007B5752" w:rsidRDefault="007B5752" w:rsidP="007B5752">
      <w:pPr>
        <w:spacing w:line="360" w:lineRule="auto"/>
        <w:ind w:left="105"/>
        <w:rPr>
          <w:rFonts w:hint="eastAsia"/>
        </w:rPr>
      </w:pPr>
      <w:r>
        <w:rPr>
          <w:rFonts w:asciiTheme="minorEastAsia" w:hAnsiTheme="minorEastAsia" w:cstheme="minorEastAsia" w:hint="eastAsia"/>
          <w:position w:val="-10"/>
        </w:rPr>
        <w:object w:dxaOrig="8556" w:dyaOrig="324" w14:anchorId="6ECEF5AF">
          <v:shape id="_x0000_i1481" type="#_x0000_t75" style="width:427.95pt;height:16.25pt" o:ole="">
            <v:imagedata r:id="rId408" o:title=""/>
          </v:shape>
          <o:OLEObject Type="Embed" ProgID="Equation.KSEE3" ShapeID="_x0000_i1481" DrawAspect="Content" ObjectID="_1654736964" r:id="rId409"/>
        </w:object>
      </w:r>
      <w:r>
        <w:rPr>
          <w:rFonts w:asciiTheme="minorEastAsia" w:hAnsiTheme="minorEastAsia" w:cstheme="minorEastAsia" w:hint="eastAsia"/>
        </w:rPr>
        <w:t>转化后可得</w:t>
      </w:r>
      <w:r>
        <w:rPr>
          <w:rFonts w:asciiTheme="minorEastAsia" w:hAnsiTheme="minorEastAsia" w:cstheme="minorEastAsia" w:hint="eastAsia"/>
          <w:position w:val="-22"/>
        </w:rPr>
        <w:object w:dxaOrig="4860" w:dyaOrig="552" w14:anchorId="14B42E0B">
          <v:shape id="_x0000_i1482" type="#_x0000_t75" style="width:243.3pt;height:27.85pt" o:ole="">
            <v:imagedata r:id="rId410" o:title=""/>
          </v:shape>
          <o:OLEObject Type="Embed" ProgID="Equation.KSEE3" ShapeID="_x0000_i1482" DrawAspect="Content" ObjectID="_1654736965" r:id="rId411"/>
        </w:object>
      </w:r>
    </w:p>
    <w:p w14:paraId="37D0C072" w14:textId="77777777" w:rsidR="00630833" w:rsidRPr="004F293F" w:rsidRDefault="00630833" w:rsidP="00630833">
      <w:pPr>
        <w:rPr>
          <w:rFonts w:ascii="宋体" w:eastAsia="宋体" w:hAnsi="宋体" w:hint="eastAsia"/>
          <w:szCs w:val="21"/>
        </w:rPr>
      </w:pPr>
    </w:p>
    <w:p w14:paraId="21E60F69" w14:textId="0D65DD62" w:rsidR="00630833" w:rsidRDefault="00630833" w:rsidP="00C35CC3">
      <w:pPr>
        <w:jc w:val="left"/>
        <w:rPr>
          <w:rFonts w:ascii="宋体" w:eastAsia="宋体" w:hAnsi="宋体"/>
          <w:szCs w:val="21"/>
        </w:rPr>
      </w:pPr>
    </w:p>
    <w:p w14:paraId="1A563373" w14:textId="77777777" w:rsidR="0007285E" w:rsidRPr="00521A82" w:rsidRDefault="0007285E" w:rsidP="0007285E">
      <w:pPr>
        <w:spacing w:line="300" w:lineRule="auto"/>
        <w:jc w:val="center"/>
        <w:rPr>
          <w:rFonts w:ascii="宋体" w:eastAsia="宋体" w:hAnsi="宋体" w:cs="STXingkai"/>
          <w:b/>
          <w:bCs/>
          <w:sz w:val="30"/>
          <w:szCs w:val="30"/>
        </w:rPr>
      </w:pPr>
      <w:r>
        <w:rPr>
          <w:rFonts w:ascii="宋体" w:eastAsia="宋体" w:hAnsi="宋体" w:cs="STXingkai" w:hint="eastAsia"/>
          <w:b/>
          <w:bCs/>
          <w:sz w:val="30"/>
          <w:szCs w:val="30"/>
        </w:rPr>
        <w:t>11.</w:t>
      </w:r>
      <w:r w:rsidRPr="00521A82">
        <w:rPr>
          <w:rFonts w:ascii="宋体" w:eastAsia="宋体" w:hAnsi="宋体" w:cs="STXingkai" w:hint="eastAsia"/>
          <w:b/>
          <w:bCs/>
          <w:sz w:val="30"/>
          <w:szCs w:val="30"/>
        </w:rPr>
        <w:t>二重积分（3）</w:t>
      </w:r>
    </w:p>
    <w:p w14:paraId="780089A8" w14:textId="77777777" w:rsidR="0007285E" w:rsidRDefault="0007285E" w:rsidP="00D046E4">
      <w:pPr>
        <w:pStyle w:val="a4"/>
        <w:numPr>
          <w:ilvl w:val="0"/>
          <w:numId w:val="12"/>
        </w:numPr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计算下列二重积分:</w:t>
      </w:r>
    </w:p>
    <w:p w14:paraId="47ADEBCA" w14:textId="77777777" w:rsidR="0007285E" w:rsidRDefault="0007285E" w:rsidP="0007285E">
      <w:pPr>
        <w:pStyle w:val="a4"/>
        <w:ind w:firstLineChars="0" w:firstLine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（1）</w:t>
      </w:r>
      <m:oMath>
        <m:nary>
          <m:naryPr>
            <m:chr m:val="∬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D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 xml:space="preserve"> 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1+xy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宋体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</m:den>
            </m:f>
            <m:box>
              <m:boxPr>
                <m:diff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dx</m:t>
                </m:r>
              </m:e>
            </m:box>
            <m:box>
              <m:boxPr>
                <m:diff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dy</m:t>
                </m:r>
              </m:e>
            </m:box>
          </m:e>
        </m:nary>
      </m:oMath>
      <w:r>
        <w:rPr>
          <w:rFonts w:ascii="宋体" w:eastAsia="宋体" w:hAnsi="宋体" w:cs="宋体" w:hint="eastAsia"/>
          <w:szCs w:val="21"/>
        </w:rPr>
        <w:t>, D = {(x,y)|</w:t>
      </w:r>
      <m:oMath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+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≤</m:t>
        </m:r>
        <m:r>
          <w:rPr>
            <w:rFonts w:ascii="Cambria Math" w:eastAsia="宋体" w:hAnsi="Cambria Math" w:cs="宋体" w:hint="eastAsia"/>
            <w:szCs w:val="21"/>
          </w:rPr>
          <m:t>1, x&gt;0</m:t>
        </m:r>
      </m:oMath>
      <w:r>
        <w:rPr>
          <w:rFonts w:ascii="宋体" w:eastAsia="宋体" w:hAnsi="宋体" w:cs="宋体" w:hint="eastAsia"/>
          <w:szCs w:val="21"/>
        </w:rPr>
        <w:t>};</w:t>
      </w:r>
    </w:p>
    <w:p w14:paraId="763B84AA" w14:textId="77777777" w:rsidR="0007285E" w:rsidRDefault="0007285E" w:rsidP="0007285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解：D=</w:t>
      </w:r>
      <m:oMath>
        <m:d>
          <m:dPr>
            <m:begChr m:val="{"/>
            <m:endChr m:val="}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dPr>
          <m:e>
            <m:d>
              <m:d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r,θ</m:t>
                </m:r>
              </m:e>
            </m:d>
          </m:e>
          <m:e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≤</m:t>
            </m:r>
            <m:r>
              <w:rPr>
                <w:rFonts w:ascii="Cambria Math" w:eastAsia="宋体" w:hAnsi="Cambria Math" w:cs="宋体" w:hint="eastAsia"/>
                <w:szCs w:val="21"/>
              </w:rPr>
              <m:t>θ</m:t>
            </m:r>
            <m:r>
              <w:rPr>
                <w:rFonts w:ascii="Cambria Math" w:eastAsia="宋体" w:hAnsi="Cambria Math" w:cs="宋体" w:hint="eastAsia"/>
                <w:szCs w:val="21"/>
              </w:rPr>
              <m:t>≤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,0</m:t>
            </m:r>
            <m:r>
              <w:rPr>
                <w:rFonts w:ascii="Cambria Math" w:eastAsia="宋体" w:hAnsi="Cambria Math" w:cs="宋体" w:hint="eastAsia"/>
                <w:szCs w:val="21"/>
              </w:rPr>
              <m:t>≤</m:t>
            </m:r>
            <m:r>
              <w:rPr>
                <w:rFonts w:ascii="Cambria Math" w:eastAsia="宋体" w:hAnsi="Cambria Math" w:cs="宋体" w:hint="eastAsia"/>
                <w:szCs w:val="21"/>
              </w:rPr>
              <m:t>r</m:t>
            </m:r>
            <m:r>
              <w:rPr>
                <w:rFonts w:ascii="Cambria Math" w:eastAsia="宋体" w:hAnsi="Cambria Math" w:cs="宋体" w:hint="eastAsia"/>
                <w:szCs w:val="21"/>
              </w:rPr>
              <m:t>≤</m:t>
            </m:r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e>
        </m:d>
      </m:oMath>
    </w:p>
    <w:p w14:paraId="645D5741" w14:textId="77777777" w:rsidR="0007285E" w:rsidRDefault="0007285E" w:rsidP="0007285E">
      <w:pPr>
        <w:ind w:left="36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m:oMath>
        <m:r>
          <w:rPr>
            <w:rFonts w:ascii="Cambria Math" w:eastAsia="宋体" w:hAnsi="Cambria Math" w:cs="宋体" w:hint="eastAsia"/>
            <w:szCs w:val="21"/>
          </w:rPr>
          <m:t>∴</m:t>
        </m:r>
        <m:nary>
          <m:naryPr>
            <m:chr m:val="∬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D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 xml:space="preserve"> 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1+xy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宋体" w:hint="eastAsia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</m:den>
            </m:f>
            <m:box>
              <m:boxPr>
                <m:diff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dx</m:t>
                </m:r>
              </m:e>
            </m:box>
            <m:box>
              <m:boxPr>
                <m:diff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dy</m:t>
                </m:r>
              </m:e>
            </m:box>
          </m:e>
        </m:nary>
        <m:r>
          <w:rPr>
            <w:rFonts w:ascii="Cambria Math" w:eastAsia="宋体" w:hAnsi="Cambria Math" w:cs="宋体" w:hint="eastAsia"/>
            <w:szCs w:val="21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sup>
          <m:e>
            <m:box>
              <m:boxPr>
                <m:diff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dθ</m:t>
                </m:r>
              </m:e>
            </m:box>
            <m:nary>
              <m:naryPr>
                <m:limLoc m:val="undOvr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宋体" w:hint="eastAsia"/>
                    <w:szCs w:val="21"/>
                  </w:rPr>
                  <m:t>0</m:t>
                </m:r>
              </m:sub>
              <m:sup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sup>
              <m:e>
                <m:f>
                  <m:f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θ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csc</m:t>
                        </m:r>
                      </m:fName>
                      <m:e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宋体" w:hAnsi="Cambria Math" w:cs="宋体" w:hint="eastAsia"/>
                    <w:szCs w:val="21"/>
                  </w:rPr>
                  <m:t>rdr</m:t>
                </m:r>
              </m:e>
            </m:nary>
          </m:e>
        </m:nary>
      </m:oMath>
    </w:p>
    <w:p w14:paraId="6BE94F39" w14:textId="77777777" w:rsidR="0007285E" w:rsidRDefault="0007285E" w:rsidP="0007285E">
      <w:pPr>
        <w:ind w:left="36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  <w:t>由对称性得，</w:t>
      </w:r>
      <m:oMath>
        <m:nary>
          <m:naryPr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θ</m:t>
                    </m:r>
                  </m:e>
                </m:func>
                <m:func>
                  <m:func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Cs w:val="21"/>
                      </w:rPr>
                      <m:t>csc</m:t>
                    </m:r>
                  </m:fName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θ</m:t>
                    </m:r>
                  </m:e>
                </m:func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dr=0</m:t>
            </m:r>
          </m:e>
        </m:nary>
      </m:oMath>
    </w:p>
    <w:p w14:paraId="70912C26" w14:textId="77777777" w:rsidR="0007285E" w:rsidRDefault="0007285E" w:rsidP="0007285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</w:r>
      <m:oMath>
        <m:r>
          <w:rPr>
            <w:rFonts w:ascii="Cambria Math" w:eastAsia="宋体" w:hAnsi="Cambria Math" w:cs="宋体" w:hint="eastAsia"/>
            <w:szCs w:val="21"/>
          </w:rPr>
          <m:t>∴</m:t>
        </m:r>
        <m:r>
          <w:rPr>
            <w:rFonts w:ascii="Cambria Math" w:eastAsia="宋体" w:hAnsi="Cambria Math" w:cs="宋体" w:hint="eastAsia"/>
            <w:szCs w:val="21"/>
          </w:rPr>
          <m:t>I=</m:t>
        </m:r>
        <m:nary>
          <m:naryPr>
            <m:limLoc m:val="subSup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sup>
          <m:e>
            <m:box>
              <m:boxPr>
                <m:diff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dθ</m:t>
                </m:r>
              </m:e>
            </m:box>
          </m:e>
        </m:nary>
        <m:nary>
          <m:naryPr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rdr</m:t>
            </m:r>
          </m:e>
        </m:nary>
      </m:oMath>
    </w:p>
    <w:p w14:paraId="0C57A41F" w14:textId="77777777" w:rsidR="0007285E" w:rsidRDefault="0007285E" w:rsidP="0007285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ab/>
      </w: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</w:r>
      <m:oMath>
        <m:r>
          <w:rPr>
            <w:rFonts w:ascii="Cambria Math" w:eastAsia="宋体" w:hAnsi="Cambria Math" w:cs="宋体" w:hint="eastAsia"/>
            <w:szCs w:val="21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sup>
          <m:e>
            <m:box>
              <m:boxPr>
                <m:diff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boxPr>
              <m:e>
                <m:f>
                  <m:f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Cs w:val="21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宋体" w:hint="eastAsia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宋体" w:hint="eastAsia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宋体" w:hint="eastAsia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sSubSup>
                      <m:sSubSup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|</m:t>
                        </m:r>
                      </m:e>
                      <m:sub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sup>
                    </m:sSubSup>
                  </m:e>
                </m:func>
                <m:r>
                  <w:rPr>
                    <w:rFonts w:ascii="Cambria Math" w:eastAsia="宋体" w:hAnsi="Cambria Math" w:cs="宋体" w:hint="eastAsia"/>
                    <w:szCs w:val="21"/>
                  </w:rPr>
                  <m:t>dθ</m:t>
                </m:r>
              </m:e>
            </m:box>
          </m:e>
        </m:nary>
      </m:oMath>
    </w:p>
    <w:p w14:paraId="193FE58C" w14:textId="77777777" w:rsidR="0007285E" w:rsidRDefault="0007285E" w:rsidP="0007285E">
      <w:pPr>
        <w:ind w:left="36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</w:r>
      <m:oMath>
        <m:r>
          <w:rPr>
            <w:rFonts w:ascii="Cambria Math" w:eastAsia="宋体" w:hAnsi="Cambria Math" w:cs="宋体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func>
              <m:func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e>
            </m:func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θ</m:t>
        </m:r>
        <m:sSubSup>
          <m:sSub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bSupPr>
          <m:e>
            <m:r>
              <w:rPr>
                <w:rFonts w:ascii="Cambria Math" w:eastAsia="宋体" w:hAnsi="Cambria Math" w:cs="宋体" w:hint="eastAsia"/>
                <w:szCs w:val="21"/>
              </w:rPr>
              <m:t>|</m:t>
            </m:r>
          </m:e>
          <m:sub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sup>
        </m:sSubSup>
      </m:oMath>
    </w:p>
    <w:p w14:paraId="4355ECBF" w14:textId="77777777" w:rsidR="0007285E" w:rsidRDefault="0007285E" w:rsidP="0007285E">
      <w:pPr>
        <w:ind w:left="36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</w:r>
      <w:r>
        <w:rPr>
          <w:rFonts w:ascii="宋体" w:eastAsia="宋体" w:hAnsi="宋体" w:cs="宋体" w:hint="eastAsia"/>
          <w:szCs w:val="21"/>
        </w:rPr>
        <w:tab/>
      </w:r>
      <m:oMath>
        <m:r>
          <w:rPr>
            <w:rFonts w:ascii="Cambria Math" w:eastAsia="宋体" w:hAnsi="Cambria Math" w:cs="宋体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π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den>
        </m:f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</m:fName>
          <m:e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e>
        </m:func>
      </m:oMath>
    </w:p>
    <w:p w14:paraId="526840C4" w14:textId="77777777" w:rsidR="0007285E" w:rsidRDefault="0007285E" w:rsidP="0007285E">
      <w:pPr>
        <w:pStyle w:val="a4"/>
        <w:spacing w:line="300" w:lineRule="auto"/>
        <w:ind w:firstLineChars="0" w:firstLine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（2）</w:t>
      </w:r>
      <m:oMath>
        <m:nary>
          <m:naryPr>
            <m:chr m:val="∬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D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 xml:space="preserve"> 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xy</m:t>
                </m:r>
              </m:e>
            </m:d>
            <m:box>
              <m:boxPr>
                <m:diff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dx</m:t>
                </m:r>
              </m:e>
            </m:box>
            <m:box>
              <m:boxPr>
                <m:diff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dy</m:t>
                </m:r>
              </m:e>
            </m:box>
          </m:e>
        </m:nary>
      </m:oMath>
      <w:r>
        <w:rPr>
          <w:rFonts w:ascii="宋体" w:eastAsia="宋体" w:hAnsi="宋体" w:cs="宋体" w:hint="eastAsia"/>
          <w:szCs w:val="21"/>
        </w:rPr>
        <w:t>, D是以原点为圆心, a为半径的圆；</w:t>
      </w:r>
    </w:p>
    <w:p w14:paraId="04896FD4" w14:textId="77777777" w:rsidR="0007285E" w:rsidRDefault="0007285E" w:rsidP="0007285E">
      <w:pPr>
        <w:spacing w:line="300" w:lineRule="auto"/>
        <w:rPr>
          <w:rFonts w:ascii="宋体" w:eastAsia="宋体" w:hAnsi="宋体" w:cstheme="minorEastAsia"/>
          <w:sz w:val="24"/>
        </w:rPr>
      </w:pPr>
      <w:r>
        <w:rPr>
          <w:rFonts w:ascii="宋体" w:eastAsia="宋体" w:hAnsi="宋体" w:cs="宋体" w:hint="eastAsia"/>
          <w:szCs w:val="21"/>
        </w:rPr>
        <w:t>解：</w:t>
      </w:r>
      <m:oMath>
        <m:nary>
          <m:naryPr>
            <m:chr m:val="∬"/>
            <m:limLoc m:val="undOvr"/>
            <m:ctrlPr>
              <w:rPr>
                <w:rFonts w:ascii="Cambria Math" w:eastAsia="宋体" w:hAnsi="Cambria Math" w:cstheme="minorEastAsia" w:hint="eastAsia"/>
                <w:i/>
                <w:sz w:val="24"/>
              </w:rPr>
            </m:ctrlPr>
          </m:naryPr>
          <m:sub>
            <m:r>
              <w:rPr>
                <w:rFonts w:ascii="Cambria Math" w:eastAsia="宋体" w:hAnsi="Cambria Math" w:cstheme="minorEastAsia" w:hint="eastAsia"/>
                <w:sz w:val="24"/>
              </w:rPr>
              <m:t>D</m:t>
            </m:r>
          </m:sub>
          <m:sup>
            <m:r>
              <w:rPr>
                <w:rFonts w:ascii="Cambria Math" w:eastAsia="宋体" w:hAnsi="Cambria Math" w:cstheme="minorEastAsia" w:hint="eastAsia"/>
                <w:sz w:val="24"/>
              </w:rPr>
              <m:t xml:space="preserve"> 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theme="minorEastAsia" w:hint="eastAsia"/>
                    <w:i/>
                    <w:sz w:val="24"/>
                  </w:rPr>
                </m:ctrlPr>
              </m:dPr>
              <m:e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>xy</m:t>
                </m:r>
              </m:e>
            </m:d>
            <m:box>
              <m:boxPr>
                <m:diff m:val="1"/>
                <m:ctrlPr>
                  <w:rPr>
                    <w:rFonts w:ascii="Cambria Math" w:eastAsia="宋体" w:hAnsi="Cambria Math" w:cstheme="minorEastAsia" w:hint="eastAsia"/>
                    <w:i/>
                    <w:sz w:val="24"/>
                  </w:rPr>
                </m:ctrlPr>
              </m:boxPr>
              <m:e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>dx</m:t>
                </m:r>
              </m:e>
            </m:box>
            <m:box>
              <m:boxPr>
                <m:diff m:val="1"/>
                <m:ctrlPr>
                  <w:rPr>
                    <w:rFonts w:ascii="Cambria Math" w:eastAsia="宋体" w:hAnsi="Cambria Math" w:cstheme="minorEastAsia" w:hint="eastAsia"/>
                    <w:i/>
                    <w:sz w:val="24"/>
                  </w:rPr>
                </m:ctrlPr>
              </m:boxPr>
              <m:e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>dy</m:t>
                </m:r>
              </m:e>
            </m:box>
          </m:e>
        </m:nary>
        <m:r>
          <w:rPr>
            <w:rFonts w:ascii="Cambria Math" w:eastAsia="宋体" w:hAnsi="Cambria Math" w:cstheme="minorEastAsia" w:hint="eastAsia"/>
            <w:sz w:val="24"/>
          </w:rPr>
          <m:t>=</m:t>
        </m:r>
        <m:nary>
          <m:naryPr>
            <m:limLoc m:val="subSup"/>
            <m:ctrlPr>
              <w:rPr>
                <w:rFonts w:ascii="Cambria Math" w:eastAsia="宋体" w:hAnsi="Cambria Math" w:cstheme="minorEastAsia" w:hint="eastAsia"/>
                <w:i/>
                <w:sz w:val="24"/>
              </w:rPr>
            </m:ctrlPr>
          </m:naryPr>
          <m:sub>
            <m:r>
              <w:rPr>
                <w:rFonts w:ascii="Cambria Math" w:eastAsia="宋体" w:hAnsi="Cambria Math" w:cstheme="minorEastAsia" w:hint="eastAsia"/>
                <w:sz w:val="24"/>
              </w:rPr>
              <m:t>0</m:t>
            </m:r>
          </m:sub>
          <m:sup>
            <m:r>
              <w:rPr>
                <w:rFonts w:ascii="Cambria Math" w:eastAsia="宋体" w:hAnsi="Cambria Math" w:cstheme="minorEastAsia" w:hint="eastAsia"/>
                <w:sz w:val="24"/>
              </w:rPr>
              <m:t>2π</m:t>
            </m:r>
          </m:sup>
          <m:e>
            <m:box>
              <m:boxPr>
                <m:diff m:val="1"/>
                <m:ctrlPr>
                  <w:rPr>
                    <w:rFonts w:ascii="Cambria Math" w:eastAsia="宋体" w:hAnsi="Cambria Math" w:cstheme="minorEastAsia" w:hint="eastAsia"/>
                    <w:i/>
                    <w:sz w:val="24"/>
                  </w:rPr>
                </m:ctrlPr>
              </m:boxPr>
              <m:e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>dθ</m:t>
                </m:r>
              </m:e>
            </m:box>
          </m:e>
        </m:nary>
        <m:nary>
          <m:naryPr>
            <m:chr m:val="∬"/>
            <m:limLoc m:val="subSup"/>
            <m:ctrlPr>
              <w:rPr>
                <w:rFonts w:ascii="Cambria Math" w:eastAsia="宋体" w:hAnsi="Cambria Math" w:cstheme="minorEastAsia" w:hint="eastAsia"/>
                <w:i/>
                <w:sz w:val="24"/>
              </w:rPr>
            </m:ctrlPr>
          </m:naryPr>
          <m:sub>
            <m:r>
              <w:rPr>
                <w:rFonts w:ascii="Cambria Math" w:eastAsia="宋体" w:hAnsi="Cambria Math" w:cstheme="minorEastAsia" w:hint="eastAsia"/>
                <w:sz w:val="24"/>
              </w:rPr>
              <m:t>0</m:t>
            </m:r>
          </m:sub>
          <m:sup>
            <m:r>
              <w:rPr>
                <w:rFonts w:ascii="Cambria Math" w:eastAsia="宋体" w:hAnsi="Cambria Math" w:cstheme="minorEastAsia" w:hint="eastAsia"/>
                <w:sz w:val="24"/>
              </w:rPr>
              <m:t>a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theme="minorEastAsia" w:hint="eastAsia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theme="minorEastAsia" w:hint="eastAsia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="宋体" w:hAnsi="Cambria Math" w:cstheme="minorEastAsia" w:hint="eastAsia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θ</m:t>
                    </m:r>
                  </m:e>
                </m:func>
                <m:func>
                  <m:funcPr>
                    <m:ctrlPr>
                      <w:rPr>
                        <w:rFonts w:ascii="Cambria Math" w:eastAsia="宋体" w:hAnsi="Cambria Math" w:cstheme="minorEastAsia" w:hint="eastAsia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cos</m:t>
                    </m:r>
                  </m:fName>
                  <m:e>
                    <m: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θ</m:t>
                    </m:r>
                  </m:e>
                </m:func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 xml:space="preserve"> </m:t>
                </m:r>
              </m:e>
            </m:d>
            <m:r>
              <w:rPr>
                <w:rFonts w:ascii="Cambria Math" w:eastAsia="宋体" w:hAnsi="Cambria Math" w:cstheme="minorEastAsia" w:hint="eastAsia"/>
                <w:sz w:val="24"/>
              </w:rPr>
              <m:t xml:space="preserve"> rdr</m:t>
            </m:r>
          </m:e>
        </m:nary>
      </m:oMath>
    </w:p>
    <w:p w14:paraId="2793DC94" w14:textId="77777777" w:rsidR="0007285E" w:rsidRDefault="0007285E" w:rsidP="0007285E">
      <w:pPr>
        <w:spacing w:line="300" w:lineRule="auto"/>
        <w:rPr>
          <w:rFonts w:ascii="宋体" w:eastAsia="宋体" w:hAnsi="宋体" w:cstheme="minorEastAsia"/>
          <w:sz w:val="24"/>
        </w:rPr>
      </w:pPr>
      <w:r>
        <w:rPr>
          <w:rFonts w:ascii="宋体" w:eastAsia="宋体" w:hAnsi="宋体" w:cstheme="minorEastAsia" w:hint="eastAsia"/>
          <w:sz w:val="24"/>
        </w:rPr>
        <w:tab/>
      </w:r>
      <w:r>
        <w:rPr>
          <w:rFonts w:ascii="宋体" w:eastAsia="宋体" w:hAnsi="宋体" w:cstheme="minorEastAsia" w:hint="eastAsia"/>
          <w:sz w:val="24"/>
        </w:rPr>
        <w:tab/>
      </w:r>
      <m:oMath>
        <m:r>
          <w:rPr>
            <w:rFonts w:ascii="Cambria Math" w:eastAsia="宋体" w:hAnsi="Cambria Math" w:cstheme="minorEastAsia" w:hint="eastAsia"/>
            <w:sz w:val="24"/>
          </w:rPr>
          <m:t>=</m:t>
        </m:r>
        <m:nary>
          <m:naryPr>
            <m:limLoc m:val="subSup"/>
            <m:ctrlPr>
              <w:rPr>
                <w:rFonts w:ascii="Cambria Math" w:eastAsia="宋体" w:hAnsi="Cambria Math" w:cstheme="minorEastAsia" w:hint="eastAsia"/>
                <w:i/>
                <w:sz w:val="24"/>
              </w:rPr>
            </m:ctrlPr>
          </m:naryPr>
          <m:sub>
            <m:r>
              <w:rPr>
                <w:rFonts w:ascii="Cambria Math" w:eastAsia="宋体" w:hAnsi="Cambria Math" w:cstheme="minorEastAsia" w:hint="eastAsia"/>
                <w:sz w:val="24"/>
              </w:rPr>
              <m:t>0</m:t>
            </m:r>
          </m:sub>
          <m:sup>
            <m:r>
              <w:rPr>
                <w:rFonts w:ascii="Cambria Math" w:eastAsia="宋体" w:hAnsi="Cambria Math" w:cstheme="minorEastAsia" w:hint="eastAsia"/>
                <w:sz w:val="24"/>
              </w:rPr>
              <m:t>2π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theme="minorEastAsia" w:hint="eastAsia"/>
                    <w:i/>
                    <w:sz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theme="minorEastAsia" w:hint="eastAsia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θ</m:t>
                    </m:r>
                  </m:e>
                </m:func>
                <m:func>
                  <m:funcPr>
                    <m:ctrlPr>
                      <w:rPr>
                        <w:rFonts w:ascii="Cambria Math" w:eastAsia="宋体" w:hAnsi="Cambria Math" w:cstheme="minorEastAsia" w:hint="eastAsia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cos</m:t>
                    </m:r>
                  </m:fName>
                  <m:e>
                    <m:r>
                      <w:rPr>
                        <w:rFonts w:ascii="Cambria Math" w:eastAsia="宋体" w:hAnsi="Cambria Math" w:cstheme="minorEastAsia" w:hint="eastAsia"/>
                        <w:sz w:val="24"/>
                      </w:rPr>
                      <m:t>θ</m:t>
                    </m:r>
                  </m:e>
                </m:func>
              </m:e>
            </m:d>
            <m:box>
              <m:boxPr>
                <m:diff m:val="1"/>
                <m:ctrlPr>
                  <w:rPr>
                    <w:rFonts w:ascii="Cambria Math" w:eastAsia="宋体" w:hAnsi="Cambria Math" w:cstheme="minorEastAsia" w:hint="eastAsia"/>
                    <w:i/>
                    <w:sz w:val="24"/>
                  </w:rPr>
                </m:ctrlPr>
              </m:boxPr>
              <m:e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>dθ</m:t>
                </m:r>
              </m:e>
            </m:box>
          </m:e>
        </m:nary>
        <m:nary>
          <m:naryPr>
            <m:limLoc m:val="subSup"/>
            <m:ctrlPr>
              <w:rPr>
                <w:rFonts w:ascii="Cambria Math" w:eastAsia="宋体" w:hAnsi="Cambria Math" w:cstheme="minorEastAsia" w:hint="eastAsia"/>
                <w:i/>
                <w:sz w:val="24"/>
              </w:rPr>
            </m:ctrlPr>
          </m:naryPr>
          <m:sub>
            <m:r>
              <w:rPr>
                <w:rFonts w:ascii="Cambria Math" w:eastAsia="宋体" w:hAnsi="Cambria Math" w:cstheme="minorEastAsia" w:hint="eastAsia"/>
                <w:sz w:val="24"/>
              </w:rPr>
              <m:t>0</m:t>
            </m:r>
          </m:sub>
          <m:sup>
            <m:r>
              <w:rPr>
                <w:rFonts w:ascii="Cambria Math" w:eastAsia="宋体" w:hAnsi="Cambria Math" w:cstheme="minorEastAsia" w:hint="eastAsia"/>
                <w:sz w:val="24"/>
              </w:rPr>
              <m:t>a</m:t>
            </m:r>
          </m:sup>
          <m:e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>r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>3</m:t>
                </m:r>
              </m:sup>
            </m:sSup>
            <m:r>
              <w:rPr>
                <w:rFonts w:ascii="Cambria Math" w:eastAsia="宋体" w:hAnsi="Cambria Math" w:cstheme="minorEastAsia" w:hint="eastAsia"/>
                <w:sz w:val="24"/>
              </w:rPr>
              <m:t>dr</m:t>
            </m:r>
          </m:e>
        </m:nary>
      </m:oMath>
    </w:p>
    <w:p w14:paraId="6E81D4F5" w14:textId="77777777" w:rsidR="0007285E" w:rsidRPr="00147A23" w:rsidRDefault="0007285E" w:rsidP="0007285E">
      <w:pPr>
        <w:spacing w:line="300" w:lineRule="auto"/>
        <w:rPr>
          <w:rFonts w:ascii="宋体" w:eastAsia="宋体" w:hAnsi="宋体" w:cstheme="minorEastAsia"/>
          <w:color w:val="000000" w:themeColor="text1"/>
          <w:sz w:val="24"/>
        </w:rPr>
      </w:pPr>
      <w:r>
        <w:rPr>
          <w:rFonts w:ascii="宋体" w:eastAsia="宋体" w:hAnsi="宋体" w:cstheme="minorEastAsia" w:hint="eastAsia"/>
          <w:sz w:val="24"/>
        </w:rPr>
        <w:tab/>
      </w:r>
      <w:r>
        <w:rPr>
          <w:rFonts w:ascii="宋体" w:eastAsia="宋体" w:hAnsi="宋体" w:cstheme="minorEastAsia" w:hint="eastAsia"/>
          <w:sz w:val="24"/>
        </w:rPr>
        <w:tab/>
      </w:r>
      <m:oMath>
        <m:r>
          <w:rPr>
            <w:rFonts w:ascii="Cambria Math" w:eastAsia="宋体" w:hAnsi="Cambria Math" w:cstheme="minorEastAsia" w:hint="eastAsia"/>
            <w:color w:val="000000" w:themeColor="text1"/>
            <w:sz w:val="24"/>
          </w:rPr>
          <m:t>=4</m:t>
        </m:r>
        <m:nary>
          <m:naryPr>
            <m:limLoc m:val="subSup"/>
            <m:ctrlPr>
              <w:rPr>
                <w:rFonts w:ascii="Cambria Math" w:eastAsia="宋体" w:hAnsi="Cambria Math" w:cstheme="minorEastAsia" w:hint="eastAsia"/>
                <w:i/>
                <w:color w:val="000000" w:themeColor="text1"/>
                <w:sz w:val="24"/>
              </w:rPr>
            </m:ctrlPr>
          </m:naryPr>
          <m:sub>
            <m:r>
              <w:rPr>
                <w:rFonts w:ascii="Cambria Math" w:eastAsia="宋体" w:hAnsi="Cambria Math" w:cstheme="minorEastAsia" w:hint="eastAsia"/>
                <w:color w:val="000000" w:themeColor="text1"/>
                <w:sz w:val="24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 w:cstheme="minorEastAsia"/>
                    <w:i/>
                    <w:color w:val="000000" w:themeColor="text1"/>
                    <w:sz w:val="24"/>
                  </w:rPr>
                </m:ctrlPr>
              </m:fPr>
              <m:num>
                <m:r>
                  <w:rPr>
                    <w:rFonts w:ascii="Cambria Math" w:eastAsia="宋体" w:hAnsi="Cambria Math" w:cstheme="minorEastAsia"/>
                    <w:color w:val="000000" w:themeColor="text1"/>
                    <w:sz w:val="24"/>
                  </w:rPr>
                  <m:t>π</m:t>
                </m:r>
              </m:num>
              <m:den>
                <m:r>
                  <w:rPr>
                    <w:rFonts w:ascii="Cambria Math" w:eastAsia="宋体" w:hAnsi="Cambria Math" w:cstheme="minorEastAsia"/>
                    <w:color w:val="000000" w:themeColor="text1"/>
                    <w:sz w:val="24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color w:val="000000" w:themeColor="text1"/>
                    <w:sz w:val="24"/>
                  </w:rPr>
                </m:ctrlPr>
              </m:fPr>
              <m:num>
                <m:r>
                  <w:rPr>
                    <w:rFonts w:ascii="Cambria Math" w:eastAsia="宋体" w:hAnsi="Cambria Math" w:cstheme="minorEastAsia" w:hint="eastAsia"/>
                    <w:color w:val="000000" w:themeColor="text1"/>
                    <w:sz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 w:cstheme="minorEastAsia" w:hint="eastAsia"/>
                    <w:color w:val="000000" w:themeColor="text1"/>
                    <w:sz w:val="24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eastAsia="宋体" w:hAnsi="Cambria Math" w:cstheme="minorEastAsia" w:hint="eastAsia"/>
                    <w:i/>
                    <w:color w:val="000000" w:themeColor="text1"/>
                    <w:sz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theme="minorEastAsia"/>
                    <w:color w:val="000000" w:themeColor="text1"/>
                    <w:sz w:val="24"/>
                  </w:rPr>
                  <m:t>sin</m:t>
                </m:r>
              </m:fName>
              <m:e>
                <m:r>
                  <w:rPr>
                    <w:rFonts w:ascii="Cambria Math" w:eastAsia="宋体" w:hAnsi="Cambria Math" w:cstheme="minorEastAsia" w:hint="eastAsia"/>
                    <w:color w:val="000000" w:themeColor="text1"/>
                    <w:sz w:val="24"/>
                  </w:rPr>
                  <m:t>2θ</m:t>
                </m:r>
              </m:e>
            </m:func>
            <m:r>
              <w:rPr>
                <w:rFonts w:ascii="Cambria Math" w:eastAsia="微软雅黑" w:hAnsi="Cambria Math" w:cs="微软雅黑" w:hint="eastAsia"/>
                <w:color w:val="000000" w:themeColor="text1"/>
                <w:sz w:val="24"/>
              </w:rPr>
              <m:t>∙</m:t>
            </m:r>
            <m:f>
              <m:fPr>
                <m:ctrlPr>
                  <w:rPr>
                    <w:rFonts w:ascii="Cambria Math" w:eastAsia="宋体" w:hAnsi="Cambria Math" w:cstheme="minorEastAsia" w:hint="eastAsia"/>
                    <w:i/>
                    <w:color w:val="000000" w:themeColor="text1"/>
                    <w:sz w:val="24"/>
                  </w:rPr>
                </m:ctrlPr>
              </m:fPr>
              <m:num>
                <m:r>
                  <w:rPr>
                    <w:rFonts w:ascii="Cambria Math" w:eastAsia="宋体" w:hAnsi="Cambria Math" w:cstheme="minorEastAsia" w:hint="eastAsia"/>
                    <w:color w:val="000000" w:themeColor="text1"/>
                    <w:sz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 w:cstheme="minorEastAsia" w:hint="eastAsia"/>
                    <w:color w:val="000000" w:themeColor="text1"/>
                    <w:sz w:val="24"/>
                  </w:rPr>
                  <m:t>4</m:t>
                </m:r>
              </m:den>
            </m:f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color w:val="000000" w:themeColor="text1"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color w:val="000000" w:themeColor="text1"/>
                    <w:sz w:val="24"/>
                  </w:rPr>
                  <m:t>a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color w:val="000000" w:themeColor="text1"/>
                    <w:sz w:val="24"/>
                  </w:rPr>
                  <m:t>4</m:t>
                </m:r>
              </m:sup>
            </m:sSup>
            <m:r>
              <w:rPr>
                <w:rFonts w:ascii="Cambria Math" w:eastAsia="宋体" w:hAnsi="Cambria Math" w:cstheme="minorEastAsia"/>
                <w:color w:val="000000" w:themeColor="text1"/>
                <w:sz w:val="24"/>
              </w:rPr>
              <m:t>dθ</m:t>
            </m:r>
          </m:e>
        </m:nary>
      </m:oMath>
    </w:p>
    <w:p w14:paraId="05D3A7E1" w14:textId="77777777" w:rsidR="0007285E" w:rsidRDefault="0007285E" w:rsidP="0007285E">
      <w:pPr>
        <w:spacing w:line="300" w:lineRule="auto"/>
        <w:rPr>
          <w:rFonts w:ascii="宋体" w:eastAsia="宋体" w:hAnsi="宋体" w:cstheme="minorEastAsia"/>
          <w:sz w:val="24"/>
        </w:rPr>
      </w:pPr>
      <w:r>
        <w:rPr>
          <w:rFonts w:ascii="宋体" w:eastAsia="宋体" w:hAnsi="宋体" w:cstheme="minorEastAsia" w:hint="eastAsia"/>
          <w:sz w:val="24"/>
        </w:rPr>
        <w:tab/>
      </w:r>
      <w:r>
        <w:rPr>
          <w:rFonts w:ascii="宋体" w:eastAsia="宋体" w:hAnsi="宋体" w:cstheme="minorEastAsia" w:hint="eastAsia"/>
          <w:sz w:val="24"/>
        </w:rPr>
        <w:tab/>
      </w:r>
      <m:oMath>
        <m:r>
          <w:rPr>
            <w:rFonts w:ascii="Cambria Math" w:eastAsia="宋体" w:hAnsi="Cambria Math" w:cstheme="minorEastAsia" w:hint="eastAsia"/>
            <w:sz w:val="24"/>
          </w:rPr>
          <m:t>=</m:t>
        </m:r>
        <m:f>
          <m:fPr>
            <m:ctrlPr>
              <w:rPr>
                <w:rFonts w:ascii="Cambria Math" w:eastAsia="宋体" w:hAnsi="Cambria Math" w:cstheme="minorEastAsia" w:hint="eastAsia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theme="minorEastAsia" w:hint="eastAsia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>a</m:t>
                </m:r>
              </m:e>
              <m:sup>
                <m:r>
                  <w:rPr>
                    <w:rFonts w:ascii="Cambria Math" w:eastAsia="宋体" w:hAnsi="Cambria Math" w:cstheme="minorEastAsia" w:hint="eastAsia"/>
                    <w:sz w:val="24"/>
                  </w:rPr>
                  <m:t>4</m:t>
                </m:r>
              </m:sup>
            </m:sSup>
          </m:num>
          <m:den>
            <m:r>
              <w:rPr>
                <w:rFonts w:ascii="Cambria Math" w:eastAsia="宋体" w:hAnsi="Cambria Math" w:cstheme="minorEastAsia" w:hint="eastAsia"/>
                <w:sz w:val="24"/>
              </w:rPr>
              <m:t>2</m:t>
            </m:r>
          </m:den>
        </m:f>
      </m:oMath>
    </w:p>
    <w:p w14:paraId="23DC135E" w14:textId="77777777" w:rsidR="0007285E" w:rsidRDefault="0007285E" w:rsidP="0007285E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anchor distT="0" distB="0" distL="114300" distR="114300" simplePos="0" relativeHeight="251671552" behindDoc="0" locked="0" layoutInCell="1" allowOverlap="1" wp14:anchorId="2FB34801" wp14:editId="0BDE12A0">
            <wp:simplePos x="0" y="0"/>
            <wp:positionH relativeFrom="column">
              <wp:posOffset>4206875</wp:posOffset>
            </wp:positionH>
            <wp:positionV relativeFrom="page">
              <wp:posOffset>1595755</wp:posOffset>
            </wp:positionV>
            <wp:extent cx="1581150" cy="1581150"/>
            <wp:effectExtent l="0" t="0" r="3810" b="381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position w:val="-36"/>
          <w:szCs w:val="21"/>
        </w:rPr>
        <w:object w:dxaOrig="5220" w:dyaOrig="1020" w14:anchorId="428B3AB3">
          <v:shape id="_x0000_i1497" type="#_x0000_t75" style="width:261.3pt;height:51.1pt" o:ole="">
            <v:imagedata r:id="rId413" o:title=""/>
          </v:shape>
          <o:OLEObject Type="Embed" ProgID="Equation.KSEE3" ShapeID="_x0000_i1497" DrawAspect="Content" ObjectID="_1654736966" r:id="rId414"/>
        </w:object>
      </w:r>
    </w:p>
    <w:p w14:paraId="4CDFD291" w14:textId="77777777" w:rsidR="0007285E" w:rsidRDefault="0007285E" w:rsidP="0007285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解：设极坐标:</w:t>
      </w:r>
    </w:p>
    <w:p w14:paraId="419DE136" w14:textId="77777777" w:rsidR="0007285E" w:rsidRDefault="0007285E" w:rsidP="0007285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position w:val="-26"/>
          <w:szCs w:val="21"/>
        </w:rPr>
        <w:object w:dxaOrig="1380" w:dyaOrig="643" w14:anchorId="7257B68C">
          <v:shape id="_x0000_i1498" type="#_x0000_t75" style="width:69.1pt;height:32.5pt" o:ole="">
            <v:imagedata r:id="rId415" o:title=""/>
          </v:shape>
          <o:OLEObject Type="Embed" ProgID="Equation.DSMT4" ShapeID="_x0000_i1498" DrawAspect="Content" ObjectID="_1654736967" r:id="rId416"/>
        </w:object>
      </w:r>
    </w:p>
    <w:p w14:paraId="60D5BAF8" w14:textId="77777777" w:rsidR="0007285E" w:rsidRDefault="0007285E" w:rsidP="0007285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D区域如右图</w:t>
      </w:r>
    </w:p>
    <w:p w14:paraId="02729A95" w14:textId="77777777" w:rsidR="0007285E" w:rsidRDefault="0007285E" w:rsidP="0007285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position w:val="-24"/>
          <w:szCs w:val="21"/>
        </w:rPr>
        <w:object w:dxaOrig="4123" w:dyaOrig="643" w14:anchorId="2A030AAD">
          <v:shape id="_x0000_i1499" type="#_x0000_t75" style="width:206.15pt;height:32.5pt" o:ole="">
            <v:imagedata r:id="rId417" o:title=""/>
          </v:shape>
          <o:OLEObject Type="Embed" ProgID="Equation.DSMT4" ShapeID="_x0000_i1499" DrawAspect="Content" ObjectID="_1654736968" r:id="rId418"/>
        </w:object>
      </w:r>
    </w:p>
    <w:p w14:paraId="01A0FB7B" w14:textId="77777777" w:rsidR="0007285E" w:rsidRDefault="0007285E" w:rsidP="0007285E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position w:val="-24"/>
          <w:szCs w:val="21"/>
        </w:rPr>
        <w:object w:dxaOrig="4500" w:dyaOrig="677" w14:anchorId="51BD6564">
          <v:shape id="_x0000_i1500" type="#_x0000_t75" style="width:225.3pt;height:33.7pt" o:ole="">
            <v:imagedata r:id="rId419" o:title=""/>
          </v:shape>
          <o:OLEObject Type="Embed" ProgID="Equation.DSMT4" ShapeID="_x0000_i1500" DrawAspect="Content" ObjectID="_1654736969" r:id="rId420"/>
        </w:object>
      </w:r>
    </w:p>
    <w:p w14:paraId="17DC5DC1" w14:textId="77777777" w:rsidR="0007285E" w:rsidRDefault="0007285E" w:rsidP="0007285E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（4）</w:t>
      </w:r>
      <w:r>
        <w:rPr>
          <w:rFonts w:ascii="宋体" w:eastAsia="宋体" w:hAnsi="宋体" w:cs="宋体" w:hint="eastAsia"/>
          <w:position w:val="-30"/>
          <w:szCs w:val="21"/>
        </w:rPr>
        <w:object w:dxaOrig="7680" w:dyaOrig="580" w14:anchorId="69E77F4C">
          <v:shape id="_x0000_i1501" type="#_x0000_t75" style="width:383.8pt;height:29.05pt" o:ole="">
            <v:imagedata r:id="rId421" o:title=""/>
          </v:shape>
          <o:OLEObject Type="Embed" ProgID="Equation.KSEE3" ShapeID="_x0000_i1501" DrawAspect="Content" ObjectID="_1654736970" r:id="rId422"/>
        </w:object>
      </w:r>
    </w:p>
    <w:p w14:paraId="7C0564D5" w14:textId="77777777" w:rsidR="0007285E" w:rsidRDefault="0007285E" w:rsidP="0007285E">
      <w:pPr>
        <w:spacing w:line="300" w:lineRule="auto"/>
        <w:rPr>
          <w:rFonts w:ascii="宋体" w:eastAsia="宋体" w:hAnsi="宋体" w:cs="宋体"/>
          <w:szCs w:val="21"/>
          <w:lang w:eastAsia="ja-JP"/>
        </w:rPr>
      </w:pPr>
      <w:r>
        <w:rPr>
          <w:rFonts w:ascii="宋体" w:eastAsia="宋体" w:hAnsi="宋体" w:cs="宋体" w:hint="eastAsia"/>
          <w:szCs w:val="21"/>
        </w:rPr>
        <w:t>解：在极坐标系中，积分区域</w:t>
      </w:r>
      <w:r>
        <w:rPr>
          <w:rFonts w:ascii="宋体" w:eastAsia="宋体" w:hAnsi="宋体" w:cs="宋体" w:hint="eastAsia"/>
          <w:position w:val="-10"/>
          <w:szCs w:val="21"/>
        </w:rPr>
        <w:object w:dxaOrig="3460" w:dyaOrig="340" w14:anchorId="710B7BDF">
          <v:shape id="_x0000_i1502" type="#_x0000_t75" style="width:173.05pt;height:16.85pt" o:ole="">
            <v:imagedata r:id="rId423" o:title=""/>
          </v:shape>
          <o:OLEObject Type="Embed" ProgID="Equation.KSEE3" ShapeID="_x0000_i1502" DrawAspect="Content" ObjectID="_1654736971" r:id="rId424"/>
        </w:object>
      </w:r>
      <w:r>
        <w:rPr>
          <w:rFonts w:ascii="宋体" w:eastAsia="宋体" w:hAnsi="宋体" w:cs="宋体" w:hint="eastAsia"/>
          <w:szCs w:val="21"/>
        </w:rPr>
        <w:t>，于是，</w:t>
      </w:r>
    </w:p>
    <w:p w14:paraId="75FA4780" w14:textId="77777777" w:rsidR="0007285E" w:rsidRDefault="0007285E" w:rsidP="0007285E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theme="minorEastAsia" w:hint="eastAsia"/>
          <w:position w:val="-152"/>
          <w:sz w:val="24"/>
        </w:rPr>
        <w:object w:dxaOrig="5236" w:dyaOrig="3157" w14:anchorId="609BFE1D">
          <v:shape id="_x0000_i1503" type="#_x0000_t75" style="width:261.3pt;height:157.95pt" o:ole="">
            <v:imagedata r:id="rId425" o:title=""/>
          </v:shape>
          <o:OLEObject Type="Embed" ProgID="Equation.KSEE3" ShapeID="_x0000_i1503" DrawAspect="Content" ObjectID="_1654736972" r:id="rId426"/>
        </w:object>
      </w:r>
    </w:p>
    <w:p w14:paraId="1D960325" w14:textId="77777777" w:rsidR="0007285E" w:rsidRDefault="0007285E" w:rsidP="00D046E4">
      <w:pPr>
        <w:numPr>
          <w:ilvl w:val="0"/>
          <w:numId w:val="13"/>
        </w:numPr>
        <w:ind w:left="360" w:hanging="360"/>
      </w:pPr>
      <w:r>
        <w:rPr>
          <w:noProof/>
        </w:rPr>
        <w:drawing>
          <wp:inline distT="0" distB="0" distL="114300" distR="114300" wp14:anchorId="617D49CE" wp14:editId="1E856131">
            <wp:extent cx="1533525" cy="485775"/>
            <wp:effectExtent l="0" t="0" r="0" b="952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  <w:position w:val="-10"/>
        </w:rPr>
        <w:object w:dxaOrig="4099" w:dyaOrig="360" w14:anchorId="5B709226">
          <v:shape id="_x0000_i1504" type="#_x0000_t75" style="width:204.95pt;height:18pt" o:ole="">
            <v:imagedata r:id="rId428" o:title=""/>
          </v:shape>
          <o:OLEObject Type="Embed" ProgID="Equation.KSEE3" ShapeID="_x0000_i1504" DrawAspect="Content" ObjectID="_1654736973" r:id="rId429"/>
        </w:object>
      </w:r>
    </w:p>
    <w:p w14:paraId="1F036FD8" w14:textId="77777777" w:rsidR="0007285E" w:rsidRDefault="0007285E" w:rsidP="0007285E">
      <w:r>
        <w:rPr>
          <w:rFonts w:hint="eastAsia"/>
        </w:rPr>
        <w:t>解：</w:t>
      </w:r>
      <w:r>
        <w:rPr>
          <w:noProof/>
        </w:rPr>
        <w:drawing>
          <wp:inline distT="0" distB="0" distL="114300" distR="114300" wp14:anchorId="7DEE6A37" wp14:editId="3E6DC2E1">
            <wp:extent cx="1533525" cy="485775"/>
            <wp:effectExtent l="0" t="0" r="0" b="889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7D4B" w14:textId="77777777" w:rsidR="0007285E" w:rsidRDefault="0007285E" w:rsidP="0007285E">
      <w:r>
        <w:rPr>
          <w:position w:val="-28"/>
        </w:rPr>
        <w:object w:dxaOrig="2980" w:dyaOrig="700" w14:anchorId="08A3A010">
          <v:shape id="_x0000_i1505" type="#_x0000_t75" style="width:148.65pt;height:34.85pt" o:ole="">
            <v:imagedata r:id="rId430" o:title=""/>
          </v:shape>
          <o:OLEObject Type="Embed" ProgID="Equation.KSEE3" ShapeID="_x0000_i1505" DrawAspect="Content" ObjectID="_1654736974" r:id="rId431"/>
        </w:object>
      </w:r>
    </w:p>
    <w:p w14:paraId="62619F8E" w14:textId="77777777" w:rsidR="0007285E" w:rsidRDefault="0007285E" w:rsidP="0007285E">
      <w:r>
        <w:rPr>
          <w:rFonts w:hint="eastAsia"/>
        </w:rPr>
        <w:t>=</w:t>
      </w:r>
      <w:r>
        <w:rPr>
          <w:rFonts w:hint="eastAsia"/>
          <w:position w:val="-24"/>
        </w:rPr>
        <w:object w:dxaOrig="2180" w:dyaOrig="660" w14:anchorId="08403AA4">
          <v:shape id="_x0000_i1506" type="#_x0000_t75" style="width:109.15pt;height:33.1pt" o:ole="">
            <v:imagedata r:id="rId432" o:title=""/>
          </v:shape>
          <o:OLEObject Type="Embed" ProgID="Equation.KSEE3" ShapeID="_x0000_i1506" DrawAspect="Content" ObjectID="_1654736975" r:id="rId433"/>
        </w:object>
      </w:r>
    </w:p>
    <w:p w14:paraId="5632E759" w14:textId="77777777" w:rsidR="0007285E" w:rsidRDefault="0007285E" w:rsidP="0007285E">
      <w:r>
        <w:rPr>
          <w:rFonts w:hint="eastAsia"/>
        </w:rPr>
        <w:t>因为</w:t>
      </w:r>
      <w:r>
        <w:rPr>
          <w:rFonts w:hint="eastAsia"/>
          <w:position w:val="-24"/>
        </w:rPr>
        <w:object w:dxaOrig="3739" w:dyaOrig="660" w14:anchorId="23165B3B">
          <v:shape id="_x0000_i1507" type="#_x0000_t75" style="width:186.95pt;height:33.1pt" o:ole="">
            <v:imagedata r:id="rId434" o:title=""/>
          </v:shape>
          <o:OLEObject Type="Embed" ProgID="Equation.KSEE3" ShapeID="_x0000_i1507" DrawAspect="Content" ObjectID="_1654736976" r:id="rId435"/>
        </w:object>
      </w:r>
    </w:p>
    <w:p w14:paraId="79E21639" w14:textId="77777777" w:rsidR="0007285E" w:rsidRDefault="0007285E" w:rsidP="0007285E">
      <w:r>
        <w:rPr>
          <w:rFonts w:hint="eastAsia"/>
        </w:rPr>
        <w:t>所以</w:t>
      </w:r>
      <w:r>
        <w:rPr>
          <w:rFonts w:hint="eastAsia"/>
          <w:position w:val="-24"/>
        </w:rPr>
        <w:object w:dxaOrig="3180" w:dyaOrig="660" w14:anchorId="2BB69C02">
          <v:shape id="_x0000_i1508" type="#_x0000_t75" style="width:159.1pt;height:33.1pt" o:ole="">
            <v:imagedata r:id="rId436" o:title=""/>
          </v:shape>
          <o:OLEObject Type="Embed" ProgID="Equation.KSEE3" ShapeID="_x0000_i1508" DrawAspect="Content" ObjectID="_1654736977" r:id="rId437"/>
        </w:object>
      </w:r>
    </w:p>
    <w:p w14:paraId="717B8130" w14:textId="77777777" w:rsidR="0007285E" w:rsidRDefault="0007285E" w:rsidP="0007285E">
      <w:r>
        <w:rPr>
          <w:rFonts w:hint="eastAsia"/>
        </w:rPr>
        <w:t>于是</w:t>
      </w:r>
      <w:r>
        <w:rPr>
          <w:noProof/>
        </w:rPr>
        <w:drawing>
          <wp:inline distT="0" distB="0" distL="114300" distR="114300" wp14:anchorId="13DA182B" wp14:editId="30DDE8B6">
            <wp:extent cx="1533525" cy="485775"/>
            <wp:effectExtent l="0" t="0" r="0" b="889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=-3/4</w:t>
      </w:r>
    </w:p>
    <w:p w14:paraId="2A1811A3" w14:textId="77777777" w:rsidR="0007285E" w:rsidRDefault="0007285E" w:rsidP="0007285E"/>
    <w:p w14:paraId="78697626" w14:textId="77777777" w:rsidR="0007285E" w:rsidRDefault="0007285E" w:rsidP="00D046E4">
      <w:pPr>
        <w:numPr>
          <w:ilvl w:val="0"/>
          <w:numId w:val="14"/>
        </w:numPr>
      </w:pPr>
      <w:r>
        <w:rPr>
          <w:rFonts w:hint="eastAsia"/>
        </w:rPr>
        <w:t>把下列二次积分化为极坐标形式下的二次积分</w:t>
      </w:r>
    </w:p>
    <w:p w14:paraId="00E68B24" w14:textId="77777777" w:rsidR="0007285E" w:rsidRDefault="0007285E" w:rsidP="00D046E4">
      <w:pPr>
        <w:numPr>
          <w:ilvl w:val="0"/>
          <w:numId w:val="15"/>
        </w:numPr>
      </w:pPr>
      <w:r>
        <w:rPr>
          <w:rFonts w:hint="eastAsia"/>
        </w:rPr>
        <w:t>解：</w:t>
      </w:r>
    </w:p>
    <w:p w14:paraId="277496F5" w14:textId="77777777" w:rsidR="0007285E" w:rsidRDefault="0007285E" w:rsidP="0007285E">
      <w:r>
        <w:rPr>
          <w:rFonts w:hint="eastAsia"/>
        </w:rPr>
        <w:t>D：</w:t>
      </w:r>
      <w:r>
        <w:rPr>
          <w:rFonts w:hint="eastAsia"/>
          <w:position w:val="-24"/>
        </w:rPr>
        <w:object w:dxaOrig="2439" w:dyaOrig="620" w14:anchorId="178BCDB3">
          <v:shape id="_x0000_i1509" type="#_x0000_t75" style="width:121.95pt;height:31.35pt" o:ole="">
            <v:imagedata r:id="rId438" o:title=""/>
          </v:shape>
          <o:OLEObject Type="Embed" ProgID="Equation.KSEE3" ShapeID="_x0000_i1509" DrawAspect="Content" ObjectID="_1654736978" r:id="rId439"/>
        </w:object>
      </w:r>
    </w:p>
    <w:p w14:paraId="3ECFF54B" w14:textId="77777777" w:rsidR="0007285E" w:rsidRDefault="0007285E" w:rsidP="0007285E">
      <w:r>
        <w:rPr>
          <w:rFonts w:hint="eastAsia"/>
        </w:rPr>
        <w:t>则 原式=</w:t>
      </w:r>
      <w:r>
        <w:rPr>
          <w:rFonts w:hint="eastAsia"/>
          <w:position w:val="-30"/>
        </w:rPr>
        <w:object w:dxaOrig="1840" w:dyaOrig="720" w14:anchorId="695EFEC0">
          <v:shape id="_x0000_i1510" type="#_x0000_t75" style="width:91.75pt;height:36pt" o:ole="">
            <v:imagedata r:id="rId440" o:title=""/>
          </v:shape>
          <o:OLEObject Type="Embed" ProgID="Equation.KSEE3" ShapeID="_x0000_i1510" DrawAspect="Content" ObjectID="_1654736979" r:id="rId441"/>
        </w:object>
      </w:r>
    </w:p>
    <w:p w14:paraId="4B021DBE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m:oMath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r>
              <w:rPr>
                <w:rFonts w:ascii="Cambria Math" w:eastAsia="宋体" w:hAnsi="Cambria Math"/>
                <w:szCs w:val="21"/>
              </w:rPr>
              <m:t>1</m:t>
            </m:r>
          </m:sup>
          <m:e>
            <m:r>
              <w:rPr>
                <w:rFonts w:ascii="Cambria Math" w:eastAsia="宋体" w:hAnsi="Cambria Math"/>
                <w:szCs w:val="21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1-x</m:t>
            </m:r>
          </m:sub>
          <m:sup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e>
            </m:rad>
          </m:sup>
          <m:e>
            <m:r>
              <w:rPr>
                <w:rFonts w:ascii="Cambria Math" w:eastAsia="宋体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x,y</m:t>
                </m:r>
              </m:e>
            </m:d>
            <m:r>
              <w:rPr>
                <w:rFonts w:ascii="Cambria Math" w:eastAsia="宋体" w:hAnsi="Cambria Math"/>
                <w:szCs w:val="21"/>
              </w:rPr>
              <m:t>ⅆy</m:t>
            </m:r>
          </m:e>
        </m:nary>
      </m:oMath>
    </w:p>
    <w:p w14:paraId="2B3BDBF0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解：在极坐标中，直线y</w:t>
      </w:r>
      <w:r>
        <w:rPr>
          <w:rFonts w:ascii="宋体" w:eastAsia="宋体" w:hAnsi="宋体"/>
          <w:szCs w:val="21"/>
        </w:rPr>
        <w:t>=1-x</w:t>
      </w:r>
      <w:r>
        <w:rPr>
          <w:rFonts w:ascii="宋体" w:eastAsia="宋体" w:hAnsi="宋体" w:hint="eastAsia"/>
          <w:szCs w:val="21"/>
        </w:rPr>
        <w:t>的方程ρ=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r>
                  <w:rPr>
                    <w:rFonts w:ascii="Cambria Math" w:eastAsia="宋体" w:hAnsi="Cambria Math"/>
                    <w:szCs w:val="21"/>
                  </w:rPr>
                  <m:t>sin</m:t>
                </m:r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e>
            </m:func>
            <m:r>
              <w:rPr>
                <w:rFonts w:ascii="Cambria Math" w:eastAsia="宋体" w:hAnsi="Cambria Math"/>
                <w:szCs w:val="21"/>
              </w:rPr>
              <m:t>+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r>
                  <w:rPr>
                    <w:rFonts w:ascii="Cambria Math" w:eastAsia="宋体" w:hAnsi="Cambria Math"/>
                    <w:szCs w:val="21"/>
                  </w:rPr>
                  <m:t>cos</m:t>
                </m:r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e>
            </m:func>
          </m:den>
        </m:f>
        <m:r>
          <w:rPr>
            <w:rFonts w:ascii="Cambria Math" w:eastAsia="宋体" w:hAnsi="Cambria Math" w:hint="eastAsia"/>
            <w:szCs w:val="21"/>
          </w:rPr>
          <m:t>，</m:t>
        </m:r>
      </m:oMath>
      <w:r>
        <w:rPr>
          <w:rFonts w:ascii="宋体" w:eastAsia="宋体" w:hAnsi="宋体" w:hint="eastAsia"/>
          <w:szCs w:val="21"/>
        </w:rPr>
        <w:t>圆</w:t>
      </w:r>
      <m:oMath>
        <m:r>
          <w:rPr>
            <w:rFonts w:ascii="Cambria Math" w:eastAsia="宋体" w:hAnsi="Cambria Math"/>
            <w:szCs w:val="21"/>
          </w:rPr>
          <m:t>y=</m:t>
        </m:r>
        <m:rad>
          <m:radPr>
            <m:degHide m:val="1"/>
            <m:ctrlPr>
              <w:rPr>
                <w:rFonts w:ascii="Cambria Math" w:eastAsia="宋体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eastAsia="宋体" w:hAnsi="Cambria Math"/>
                <w:szCs w:val="21"/>
              </w:rPr>
              <m:t>1-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e>
        </m:rad>
      </m:oMath>
      <w:r>
        <w:rPr>
          <w:rFonts w:ascii="宋体" w:eastAsia="宋体" w:hAnsi="宋体" w:hint="eastAsia"/>
          <w:szCs w:val="21"/>
        </w:rPr>
        <w:t>的方程ρ=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，因此</w:t>
      </w:r>
    </w:p>
    <w:p w14:paraId="32715ED4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 xml:space="preserve"> </w:t>
      </w:r>
      <w:r>
        <w:rPr>
          <w:rFonts w:ascii="宋体" w:eastAsia="宋体" w:hAnsi="宋体"/>
          <w:szCs w:val="21"/>
        </w:rPr>
        <w:t xml:space="preserve">          </w:t>
      </w:r>
      <w:r>
        <w:rPr>
          <w:rFonts w:ascii="宋体" w:eastAsia="宋体" w:hAnsi="宋体" w:hint="eastAsia"/>
          <w:szCs w:val="21"/>
        </w:rPr>
        <w:t>D=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ρ,θ</m:t>
                    </m:r>
                  </m:e>
                </m:d>
              </m:e>
            </m:d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e>
                </m:func>
                <m:r>
                  <w:rPr>
                    <w:rFonts w:ascii="Cambria Math" w:eastAsia="宋体" w:hAnsi="Cambria Math"/>
                    <w:szCs w:val="21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/>
                        <w:szCs w:val="21"/>
                      </w:rPr>
                      <m:t>cos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e>
                </m:func>
              </m:den>
            </m:f>
            <m:r>
              <w:rPr>
                <w:rFonts w:ascii="Cambria Math" w:eastAsia="宋体" w:hAnsi="Cambria Math"/>
                <w:szCs w:val="21"/>
              </w:rPr>
              <m:t>≤ρ≤1,0≤θ≤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</m:e>
        </m:d>
      </m:oMath>
      <w:r>
        <w:rPr>
          <w:rFonts w:ascii="宋体" w:eastAsia="宋体" w:hAnsi="宋体" w:hint="eastAsia"/>
          <w:szCs w:val="21"/>
        </w:rPr>
        <w:t>，</w:t>
      </w:r>
    </w:p>
    <w:p w14:paraId="424FC049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于是</w:t>
      </w:r>
    </w:p>
    <w:p w14:paraId="08907F1F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</w:t>
      </w:r>
      <w:r>
        <w:rPr>
          <w:rFonts w:ascii="宋体" w:eastAsia="宋体" w:hAnsi="宋体" w:hint="eastAsia"/>
          <w:szCs w:val="21"/>
        </w:rPr>
        <w:t>原式=</w:t>
      </w:r>
      <m:oMath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eastAsia="宋体" w:hAnsi="Cambria Math"/>
                <w:szCs w:val="21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e>
                </m:func>
                <m:r>
                  <w:rPr>
                    <w:rFonts w:ascii="Cambria Math" w:eastAsia="宋体" w:hAnsi="Cambria Math"/>
                    <w:szCs w:val="21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/>
                        <w:szCs w:val="21"/>
                      </w:rPr>
                      <m:t>cos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e>
                </m:func>
              </m:den>
            </m:f>
          </m:sub>
          <m:sup>
            <m:r>
              <w:rPr>
                <w:rFonts w:ascii="Cambria Math" w:eastAsia="宋体" w:hAnsi="Cambria Math"/>
                <w:szCs w:val="21"/>
              </w:rPr>
              <m:t>1</m:t>
            </m:r>
          </m:sup>
          <m:e>
            <m:r>
              <w:rPr>
                <w:rFonts w:ascii="Cambria Math" w:eastAsia="宋体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ρ</m:t>
                </m:r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/>
                        <w:szCs w:val="21"/>
                      </w:rPr>
                      <m:t>cos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e>
                </m:func>
                <m:r>
                  <w:rPr>
                    <w:rFonts w:ascii="Cambria Math" w:eastAsia="宋体" w:hAnsi="Cambria Math"/>
                    <w:szCs w:val="21"/>
                  </w:rPr>
                  <m:t>,ρ</m:t>
                </m:r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e>
                </m:func>
              </m:e>
            </m:d>
            <m:r>
              <w:rPr>
                <w:rFonts w:ascii="Cambria Math" w:eastAsia="宋体" w:hAnsi="Cambria Math"/>
                <w:szCs w:val="21"/>
              </w:rPr>
              <m:t>ρⅆρ</m:t>
            </m:r>
          </m:e>
        </m:nary>
      </m:oMath>
    </w:p>
    <w:p w14:paraId="2A69907F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利用极坐标求解下列积分</w:t>
      </w:r>
    </w:p>
    <w:p w14:paraId="2ED90F83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m:oMath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r>
              <w:rPr>
                <w:rFonts w:ascii="Cambria Math" w:eastAsia="宋体" w:hAnsi="Cambria Math"/>
                <w:szCs w:val="21"/>
              </w:rPr>
              <m:t>2a</m:t>
            </m:r>
          </m:sup>
          <m:e>
            <m:r>
              <w:rPr>
                <w:rFonts w:ascii="Cambria Math" w:eastAsia="宋体" w:hAnsi="Cambria Math"/>
                <w:szCs w:val="21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2ax-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e>
            </m:rad>
          </m:sup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宋体" w:hAnsi="Cambria Math"/>
                <w:szCs w:val="21"/>
              </w:rPr>
              <m:t>ⅆy</m:t>
            </m:r>
          </m:e>
        </m:nary>
      </m:oMath>
    </w:p>
    <w:p w14:paraId="5834D0FB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解：令x</w:t>
      </w:r>
      <w:r>
        <w:rPr>
          <w:rFonts w:ascii="宋体" w:eastAsia="宋体" w:hAnsi="宋体"/>
          <w:szCs w:val="21"/>
        </w:rPr>
        <w:t>=</w:t>
      </w:r>
      <m:oMath>
        <m:r>
          <w:rPr>
            <w:rFonts w:ascii="Cambria Math" w:eastAsia="宋体" w:hAnsi="Cambria Math"/>
            <w:szCs w:val="21"/>
          </w:rPr>
          <m:t>r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w:rPr>
                <w:rFonts w:ascii="Cambria Math" w:eastAsia="宋体" w:hAnsi="Cambria Math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</m:func>
      </m:oMath>
      <w:r>
        <w:rPr>
          <w:rFonts w:ascii="宋体" w:eastAsia="宋体" w:hAnsi="宋体" w:hint="eastAsia"/>
          <w:szCs w:val="21"/>
        </w:rPr>
        <w:t>，y</w:t>
      </w:r>
      <w:r>
        <w:rPr>
          <w:rFonts w:ascii="宋体" w:eastAsia="宋体" w:hAnsi="宋体"/>
          <w:szCs w:val="21"/>
        </w:rPr>
        <w:t>=</w:t>
      </w:r>
      <m:oMath>
        <m:r>
          <w:rPr>
            <w:rFonts w:ascii="Cambria Math" w:eastAsia="宋体" w:hAnsi="Cambria Math"/>
            <w:szCs w:val="21"/>
          </w:rPr>
          <m:t>r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w:rPr>
                <w:rFonts w:ascii="Cambria Math" w:eastAsia="宋体" w:hAnsi="Cambria Math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</m:func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则由</w:t>
      </w:r>
      <m:oMath>
        <m:r>
          <w:rPr>
            <w:rFonts w:ascii="Cambria Math" w:eastAsia="宋体" w:hAnsi="Cambria Math"/>
            <w:szCs w:val="21"/>
          </w:rPr>
          <m:t>y≤</m:t>
        </m:r>
        <m:rad>
          <m:radPr>
            <m:degHide m:val="1"/>
            <m:ctrlPr>
              <w:rPr>
                <w:rFonts w:ascii="Cambria Math" w:eastAsia="宋体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eastAsia="宋体" w:hAnsi="Cambria Math"/>
                <w:szCs w:val="21"/>
              </w:rPr>
              <m:t>2ax-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e>
        </m:rad>
      </m:oMath>
      <w:r>
        <w:rPr>
          <w:rFonts w:ascii="宋体" w:eastAsia="宋体" w:hAnsi="宋体" w:hint="eastAsia"/>
          <w:szCs w:val="21"/>
        </w:rPr>
        <w:t>可得出</w:t>
      </w:r>
      <m:oMath>
        <m:r>
          <w:rPr>
            <w:rFonts w:ascii="Cambria Math" w:eastAsia="宋体" w:hAnsi="Cambria Math"/>
            <w:szCs w:val="21"/>
          </w:rPr>
          <m:t>r≤2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w:rPr>
                <w:rFonts w:ascii="Cambria Math" w:eastAsia="宋体" w:hAnsi="Cambria Math"/>
                <w:szCs w:val="21"/>
              </w:rPr>
              <m:t>acos</m:t>
            </m:r>
          </m:fName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</m:func>
      </m:oMath>
    </w:p>
    <w:p w14:paraId="7D421674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因此</w:t>
      </w:r>
    </w:p>
    <w:p w14:paraId="6B646835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</w:t>
      </w:r>
      <w:r>
        <w:rPr>
          <w:rFonts w:ascii="宋体" w:eastAsia="宋体" w:hAnsi="宋体" w:hint="eastAsia"/>
          <w:szCs w:val="21"/>
        </w:rPr>
        <w:t>D=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r,θ</m:t>
                    </m:r>
                  </m:e>
                </m:d>
              </m:e>
            </m:d>
            <m:r>
              <w:rPr>
                <w:rFonts w:ascii="Cambria Math" w:eastAsia="宋体" w:hAnsi="Cambria Math"/>
                <w:szCs w:val="21"/>
              </w:rPr>
              <m:t>0≤θ≤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  <m:r>
              <w:rPr>
                <w:rFonts w:ascii="Cambria Math" w:eastAsia="宋体" w:hAnsi="Cambria Math"/>
                <w:szCs w:val="21"/>
              </w:rPr>
              <m:t>,0≤r≤2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r>
                  <w:rPr>
                    <w:rFonts w:ascii="Cambria Math" w:eastAsia="宋体" w:hAnsi="Cambria Math"/>
                    <w:szCs w:val="21"/>
                  </w:rPr>
                  <m:t>acos</m:t>
                </m:r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e>
            </m:func>
          </m:e>
        </m:d>
      </m:oMath>
    </w:p>
    <w:p w14:paraId="05FEB411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于是</w:t>
      </w:r>
    </w:p>
    <w:p w14:paraId="174E9891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</w:t>
      </w:r>
      <w:r>
        <w:rPr>
          <w:rFonts w:ascii="宋体" w:eastAsia="宋体" w:hAnsi="宋体" w:hint="eastAsia"/>
          <w:szCs w:val="21"/>
        </w:rPr>
        <w:t>原式=</w:t>
      </w:r>
      <m:oMath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</m:sup>
          <m:e>
            <m:r>
              <w:rPr>
                <w:rFonts w:ascii="Cambria Math" w:eastAsia="宋体" w:hAnsi="Cambria Math"/>
                <w:szCs w:val="21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r>
              <w:rPr>
                <w:rFonts w:ascii="Cambria Math" w:eastAsia="宋体" w:hAnsi="Cambria Math"/>
                <w:szCs w:val="21"/>
              </w:rPr>
              <m:t>2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r>
                  <w:rPr>
                    <w:rFonts w:ascii="Cambria Math" w:eastAsia="宋体" w:hAnsi="Cambria Math"/>
                    <w:szCs w:val="21"/>
                  </w:rPr>
                  <m:t>acos</m:t>
                </m:r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e>
            </m:func>
          </m:sup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γ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ⅆr</m:t>
            </m:r>
          </m:e>
        </m:nary>
      </m:oMath>
    </w:p>
    <w:p w14:paraId="3D3FA27B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</w:t>
      </w:r>
      <w:r>
        <w:rPr>
          <w:rFonts w:ascii="宋体" w:eastAsia="宋体" w:hAnsi="宋体" w:hint="eastAsia"/>
          <w:szCs w:val="21"/>
        </w:rPr>
        <w:t>=</w:t>
      </w:r>
      <m:oMath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</m:sup>
          <m:e>
            <m:sSubSup>
              <m:sSub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SupPr>
              <m:e>
                <m:d>
                  <m:dPr>
                    <m:begChr m:val=""/>
                    <m:endChr m:val="|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4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/>
                        <w:szCs w:val="21"/>
                      </w:rPr>
                      <m:t>acos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e>
                </m:func>
              </m:sup>
            </m:sSubSup>
            <m:r>
              <w:rPr>
                <w:rFonts w:ascii="Cambria Math" w:eastAsia="宋体" w:hAnsi="Cambria Math"/>
                <w:szCs w:val="21"/>
              </w:rPr>
              <m:t>ⅆθ</m:t>
            </m:r>
          </m:e>
        </m:nary>
      </m:oMath>
    </w:p>
    <w:p w14:paraId="4D491E2D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</w:t>
      </w:r>
      <w:r>
        <w:rPr>
          <w:rFonts w:ascii="宋体" w:eastAsia="宋体" w:hAnsi="宋体" w:hint="eastAsia"/>
          <w:szCs w:val="21"/>
        </w:rPr>
        <w:t>=</w:t>
      </w:r>
      <m:oMath>
        <m:r>
          <w:rPr>
            <w:rFonts w:ascii="Cambria Math" w:eastAsia="宋体" w:hAnsi="Cambria Math"/>
            <w:szCs w:val="21"/>
          </w:rPr>
          <m:t>4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a</m:t>
            </m:r>
          </m:e>
          <m:sup>
            <m:r>
              <w:rPr>
                <w:rFonts w:ascii="Cambria Math" w:eastAsia="宋体" w:hAnsi="Cambria Math"/>
                <w:szCs w:val="21"/>
              </w:rPr>
              <m:t>4</m:t>
            </m:r>
          </m:sup>
        </m:sSup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cos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4</m:t>
                    </m:r>
                  </m:sup>
                </m:sSup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e>
            </m:func>
            <m:r>
              <w:rPr>
                <w:rFonts w:ascii="Cambria Math" w:eastAsia="宋体" w:hAnsi="Cambria Math"/>
                <w:szCs w:val="21"/>
              </w:rPr>
              <m:t>ⅆθ</m:t>
            </m:r>
          </m:e>
        </m:nary>
      </m:oMath>
    </w:p>
    <w:p w14:paraId="091787DB" w14:textId="77777777" w:rsidR="0007285E" w:rsidRDefault="0007285E" w:rsidP="0007285E">
      <w:pPr>
        <w:rPr>
          <w:rFonts w:ascii="Cambria Math" w:eastAsia="宋体" w:hAnsi="Cambria Math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</w:t>
      </w:r>
      <w:r>
        <w:rPr>
          <w:rFonts w:ascii="宋体" w:eastAsia="宋体" w:hAnsi="宋体" w:hint="eastAsia"/>
          <w:szCs w:val="21"/>
        </w:rPr>
        <w:t>=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3π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a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4</m:t>
                </m:r>
              </m:sup>
            </m:sSup>
          </m:num>
          <m:den>
            <m:r>
              <w:rPr>
                <w:rFonts w:ascii="Cambria Math" w:eastAsia="宋体" w:hAnsi="Cambria Math"/>
                <w:szCs w:val="21"/>
              </w:rPr>
              <m:t>4</m:t>
            </m:r>
          </m:den>
        </m:f>
      </m:oMath>
    </w:p>
    <w:p w14:paraId="66C3986D" w14:textId="77777777" w:rsidR="0007285E" w:rsidRDefault="0007285E" w:rsidP="0007285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(2)</w:t>
      </w:r>
      <m:oMath>
        <m:nary>
          <m:naryPr>
            <m:limLoc m:val="subSup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r>
              <w:rPr>
                <w:rFonts w:ascii="Cambria Math" w:eastAsia="宋体" w:hAnsi="Cambria Math"/>
                <w:szCs w:val="21"/>
              </w:rPr>
              <m:t>1</m:t>
            </m:r>
          </m:sup>
          <m:e>
            <m:box>
              <m:boxPr>
                <m:diff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/>
                    <w:szCs w:val="21"/>
                  </w:rPr>
                  <m:t>dx</m:t>
                </m:r>
              </m:e>
            </m:box>
          </m:e>
        </m:nary>
        <m:nary>
          <m:naryPr>
            <m:limLoc m:val="subSup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hint="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sub>
          <m:sup>
            <m:r>
              <w:rPr>
                <w:rFonts w:ascii="Cambria Math" w:eastAsia="宋体" w:hAnsi="Cambria Math" w:hint="eastAsia"/>
                <w:szCs w:val="21"/>
              </w:rPr>
              <m:t>x</m:t>
            </m:r>
          </m:sup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(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hint="eastAsia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box>
          <m:boxPr>
            <m:diff m:val="1"/>
            <m:ctrlPr>
              <w:rPr>
                <w:rFonts w:ascii="Cambria Math" w:eastAsia="宋体" w:hAnsi="Cambria Math"/>
                <w:i/>
                <w:szCs w:val="21"/>
              </w:rPr>
            </m:ctrlPr>
          </m:boxPr>
          <m:e>
            <m:r>
              <w:rPr>
                <w:rFonts w:ascii="Cambria Math" w:eastAsia="宋体" w:hAnsi="Cambria Math"/>
                <w:szCs w:val="21"/>
              </w:rPr>
              <m:t>dy</m:t>
            </m:r>
          </m:e>
        </m:box>
      </m:oMath>
    </w:p>
    <w:p w14:paraId="78BB6C74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解:极坐标中，抛物线</w:t>
      </w:r>
      <m:oMath>
        <m:r>
          <w:rPr>
            <w:rFonts w:ascii="Cambria Math" w:eastAsia="宋体" w:hAnsi="Cambria Math" w:hint="eastAsia"/>
            <w:szCs w:val="21"/>
          </w:rPr>
          <m:t>y</m:t>
        </m:r>
        <m:r>
          <w:rPr>
            <w:rFonts w:ascii="Cambria Math" w:eastAsia="宋体" w:hAnsi="Cambria Math"/>
            <w:szCs w:val="21"/>
          </w:rPr>
          <m:t>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r>
        <w:rPr>
          <w:rFonts w:ascii="宋体" w:eastAsia="宋体" w:hAnsi="宋体" w:hint="eastAsia"/>
          <w:szCs w:val="21"/>
        </w:rPr>
        <w:t>的方程是</w:t>
      </w:r>
      <m:oMath>
        <m:r>
          <w:rPr>
            <w:rFonts w:ascii="Cambria Math" w:eastAsia="宋体" w:hAnsi="Cambria Math" w:hint="eastAsia"/>
            <w:szCs w:val="21"/>
          </w:rPr>
          <m:t>ρ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</m:func>
        <m:r>
          <w:rPr>
            <w:rFonts w:ascii="Cambria Math" w:eastAsia="宋体" w:hAnsi="Cambria Math"/>
            <w:szCs w:val="21"/>
          </w:rPr>
          <m:t>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hint="eastAsia"/>
                <w:szCs w:val="21"/>
              </w:rPr>
              <m:t>ρ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cos</m:t>
                </m:r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e>
            </m:func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r>
        <w:rPr>
          <w:rFonts w:ascii="宋体" w:eastAsia="宋体" w:hAnsi="宋体" w:hint="eastAsia"/>
          <w:szCs w:val="21"/>
        </w:rPr>
        <w:t>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即</w:t>
      </w:r>
      <m:oMath>
        <m:r>
          <w:rPr>
            <w:rFonts w:ascii="Cambria Math" w:eastAsia="宋体" w:hAnsi="Cambria Math" w:hint="eastAsia"/>
            <w:szCs w:val="21"/>
          </w:rPr>
          <m:t>ρ</m:t>
        </m:r>
        <m:r>
          <w:rPr>
            <w:rFonts w:ascii="Cambria Math" w:eastAsia="宋体" w:hAnsi="Cambria Math"/>
            <w:szCs w:val="21"/>
          </w:rPr>
          <m:t>=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tan</m:t>
            </m:r>
          </m:fName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</m:func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sec</m:t>
            </m:r>
          </m:fName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</m:func>
      </m:oMath>
      <w:r>
        <w:rPr>
          <w:rFonts w:ascii="宋体" w:eastAsia="宋体" w:hAnsi="宋体" w:hint="eastAsia"/>
          <w:szCs w:val="21"/>
        </w:rPr>
        <w:t>.</w:t>
      </w:r>
    </w:p>
    <w:p w14:paraId="493C9CB2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直线</w:t>
      </w:r>
      <m:oMath>
        <m:r>
          <w:rPr>
            <w:rFonts w:ascii="Cambria Math" w:eastAsia="宋体" w:hAnsi="Cambria Math" w:hint="eastAsia"/>
            <w:szCs w:val="21"/>
          </w:rPr>
          <m:t>y</m:t>
        </m:r>
        <m: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 w:hint="eastAsia"/>
            <w:szCs w:val="21"/>
          </w:rPr>
          <m:t>x</m:t>
        </m:r>
      </m:oMath>
      <w:r>
        <w:rPr>
          <w:rFonts w:ascii="宋体" w:eastAsia="宋体" w:hAnsi="宋体" w:hint="eastAsia"/>
          <w:szCs w:val="21"/>
        </w:rPr>
        <w:t>的方程是</w:t>
      </w:r>
      <m:oMath>
        <m:r>
          <w:rPr>
            <w:rFonts w:ascii="Cambria Math" w:eastAsia="宋体" w:hAnsi="Cambria Math"/>
            <w:szCs w:val="21"/>
          </w:rPr>
          <m:t>θ</m:t>
        </m:r>
        <m:r>
          <w:rPr>
            <w:rFonts w:ascii="Cambria Math" w:eastAsia="宋体" w:hAnsi="Cambria Math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π</m:t>
            </m:r>
          </m:num>
          <m:den>
            <m:r>
              <w:rPr>
                <w:rFonts w:ascii="Cambria Math" w:eastAsia="宋体" w:hAnsi="Cambria Math"/>
                <w:szCs w:val="21"/>
              </w:rPr>
              <m:t>4</m:t>
            </m:r>
          </m:den>
        </m:f>
      </m:oMath>
      <w:r>
        <w:rPr>
          <w:rFonts w:ascii="宋体" w:eastAsia="宋体" w:hAnsi="宋体" w:hint="eastAsia"/>
          <w:szCs w:val="21"/>
        </w:rPr>
        <w:t>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因此,对应极坐标的积分区域为:</w:t>
      </w:r>
    </w:p>
    <w:p w14:paraId="35542A90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D=</m:t>
          </m:r>
          <m:d>
            <m:dPr>
              <m:begChr m:val="{"/>
              <m:endChr m:val="}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hint="eastAsia"/>
                      <w:szCs w:val="21"/>
                    </w:rPr>
                    <m:t>ρ</m:t>
                  </m:r>
                  <m:r>
                    <w:rPr>
                      <w:rFonts w:ascii="Cambria Math" w:eastAsia="宋体" w:hAnsi="Cambria Math"/>
                      <w:szCs w:val="21"/>
                    </w:rPr>
                    <m:t>, θ</m:t>
                  </m:r>
                </m:e>
              </m:d>
            </m:e>
            <m:e>
              <m:r>
                <w:rPr>
                  <w:rFonts w:ascii="Cambria Math" w:eastAsia="宋体" w:hAnsi="Cambria Math"/>
                  <w:szCs w:val="21"/>
                </w:rPr>
                <m:t>0≤</m:t>
              </m:r>
              <m:r>
                <w:rPr>
                  <w:rFonts w:ascii="Cambria Math" w:eastAsia="宋体" w:hAnsi="Cambria Math" w:hint="eastAsia"/>
                  <w:szCs w:val="21"/>
                </w:rPr>
                <m:t>ρ</m:t>
              </m:r>
              <m:r>
                <w:rPr>
                  <w:rFonts w:ascii="Cambria Math" w:eastAsia="宋体" w:hAnsi="Cambria Math"/>
                  <w:szCs w:val="21"/>
                </w:rPr>
                <m:t>≤</m:t>
              </m:r>
              <w:bookmarkStart w:id="16" w:name="_Hlk43030362"/>
              <m:func>
                <m:func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tan</m:t>
                  </m:r>
                </m:fName>
                <m:e>
                  <m:r>
                    <w:rPr>
                      <w:rFonts w:ascii="Cambria Math" w:eastAsia="宋体" w:hAnsi="Cambria Math"/>
                      <w:szCs w:val="21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sec</m:t>
                  </m:r>
                </m:fName>
                <m:e>
                  <m:r>
                    <w:rPr>
                      <w:rFonts w:ascii="Cambria Math" w:eastAsia="宋体" w:hAnsi="Cambria Math"/>
                      <w:szCs w:val="21"/>
                    </w:rPr>
                    <m:t>θ</m:t>
                  </m:r>
                </m:e>
              </m:func>
              <w:bookmarkEnd w:id="16"/>
              <m:r>
                <w:rPr>
                  <w:rFonts w:ascii="Cambria Math" w:eastAsia="宋体" w:hAnsi="Cambria Math"/>
                  <w:szCs w:val="21"/>
                </w:rPr>
                <m:t>, 0≤θ≤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4</m:t>
                  </m:r>
                </m:den>
              </m:f>
            </m:e>
          </m:d>
        </m:oMath>
      </m:oMathPara>
    </w:p>
    <w:p w14:paraId="78F19E3E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原式=</w:t>
      </w:r>
      <w:r>
        <w:rPr>
          <w:rFonts w:ascii="宋体" w:eastAsia="宋体" w:hAnsi="宋体"/>
          <w:szCs w:val="21"/>
        </w:rPr>
        <w:t xml:space="preserve"> </w:t>
      </w:r>
      <m:oMath>
        <m:nary>
          <m:naryPr>
            <m:limLoc m:val="subSup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hint="eastAsia"/>
                <w:szCs w:val="21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4</m:t>
                </m:r>
              </m:den>
            </m:f>
          </m:sup>
          <m:e>
            <m:box>
              <m:boxPr>
                <m:diff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/>
                    <w:szCs w:val="21"/>
                  </w:rPr>
                  <m:t>dθ</m:t>
                </m:r>
              </m:e>
            </m:box>
            <m:nary>
              <m:naryPr>
                <m:limLoc m:val="subSup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hint="eastAsia"/>
                    <w:szCs w:val="21"/>
                  </w:rPr>
                  <m:t>0</m:t>
                </m:r>
              </m:sub>
              <m:sup>
                <m:func>
                  <m:func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tan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e>
                </m:func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sec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e>
                </m:func>
              </m:sup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hint="eastAsia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hint="eastAsia"/>
                        <w:szCs w:val="21"/>
                      </w:rPr>
                      <m:t>ρ</m:t>
                    </m:r>
                  </m:den>
                </m:f>
              </m:e>
            </m:nary>
          </m:e>
        </m:nary>
        <m:r>
          <w:rPr>
            <w:rFonts w:ascii="Cambria Math" w:eastAsia="宋体" w:hAnsi="Cambria Math"/>
            <w:szCs w:val="21"/>
          </w:rPr>
          <m:t>⋅</m:t>
        </m:r>
        <m:r>
          <w:rPr>
            <w:rFonts w:ascii="Cambria Math" w:eastAsia="宋体" w:hAnsi="Cambria Math" w:hint="eastAsia"/>
            <w:szCs w:val="21"/>
          </w:rPr>
          <m:t>ρ</m:t>
        </m:r>
        <m:r>
          <w:rPr>
            <w:rFonts w:ascii="Cambria Math" w:eastAsia="宋体" w:hAnsi="Cambria Math"/>
            <w:szCs w:val="21"/>
          </w:rPr>
          <m:t>dρ</m:t>
        </m:r>
      </m:oMath>
    </w:p>
    <w:p w14:paraId="685098BF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 xml:space="preserve">        =</m:t>
          </m:r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/>
                  <w:szCs w:val="21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4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tan</m:t>
                  </m:r>
                </m:fName>
                <m:e>
                  <m:r>
                    <w:rPr>
                      <w:rFonts w:ascii="Cambria Math" w:eastAsia="宋体" w:hAnsi="Cambria Math"/>
                      <w:szCs w:val="21"/>
                    </w:rPr>
                    <m:t>θ</m:t>
                  </m:r>
                </m:e>
              </m:func>
              <m:func>
                <m:func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sec</m:t>
                  </m:r>
                </m:fName>
                <m:e>
                  <m:r>
                    <w:rPr>
                      <w:rFonts w:ascii="Cambria Math" w:eastAsia="宋体" w:hAnsi="Cambria Math"/>
                      <w:szCs w:val="21"/>
                    </w:rPr>
                    <m:t>θ dθ</m:t>
                  </m:r>
                </m:e>
              </m:func>
            </m:e>
          </m:nary>
          <m:r>
            <w:rPr>
              <w:rFonts w:ascii="Cambria Math" w:eastAsia="宋体" w:hAnsi="Cambria Math"/>
              <w:szCs w:val="21"/>
            </w:rPr>
            <m:t>=</m:t>
          </m:r>
          <m:sSubSup>
            <m:sSub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SupPr>
            <m:e>
              <m:r>
                <w:rPr>
                  <w:rFonts w:ascii="Cambria Math" w:eastAsia="宋体" w:hAnsi="Cambria Math"/>
                  <w:szCs w:val="21"/>
                </w:rPr>
                <m:t>[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sec</m:t>
                  </m:r>
                </m:fName>
                <m:e>
                  <m:r>
                    <w:rPr>
                      <w:rFonts w:ascii="Cambria Math" w:eastAsia="宋体" w:hAnsi="Cambria Math"/>
                      <w:szCs w:val="21"/>
                    </w:rPr>
                    <m:t>θ</m:t>
                  </m:r>
                </m:e>
              </m:func>
              <m:r>
                <w:rPr>
                  <w:rFonts w:ascii="Cambria Math" w:eastAsia="宋体" w:hAnsi="Cambria Math"/>
                  <w:szCs w:val="21"/>
                </w:rPr>
                <m:t>]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4</m:t>
                  </m:r>
                </m:den>
              </m:f>
            </m:sup>
          </m:sSubSup>
          <m:r>
            <w:rPr>
              <w:rFonts w:ascii="Cambria Math" w:eastAsia="宋体" w:hAnsi="Cambria Math"/>
              <w:szCs w:val="21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radPr>
            <m:deg/>
            <m:e>
              <m:r>
                <w:rPr>
                  <w:rFonts w:ascii="Cambria Math" w:eastAsia="宋体" w:hAnsi="Cambria Math"/>
                  <w:szCs w:val="21"/>
                </w:rPr>
                <m:t>2</m:t>
              </m:r>
            </m:e>
          </m:rad>
          <m:r>
            <w:rPr>
              <w:rFonts w:ascii="Cambria Math" w:eastAsia="宋体" w:hAnsi="Cambria Math"/>
              <w:szCs w:val="21"/>
            </w:rPr>
            <m:t>-1</m:t>
          </m:r>
        </m:oMath>
      </m:oMathPara>
    </w:p>
    <w:p w14:paraId="7700CAB3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已知</w:t>
      </w:r>
      <m:oMath>
        <m:r>
          <w:rPr>
            <w:rFonts w:ascii="Cambria Math" w:eastAsia="宋体" w:hAnsi="Cambria Math" w:hint="eastAsia"/>
            <w:szCs w:val="21"/>
          </w:rPr>
          <m:t>a</m:t>
        </m:r>
        <m:r>
          <w:rPr>
            <w:rFonts w:ascii="Cambria Math" w:eastAsia="宋体" w:hAnsi="Cambria Math"/>
            <w:szCs w:val="21"/>
          </w:rPr>
          <m:t>&gt;0</m:t>
        </m:r>
      </m:oMath>
      <w:r>
        <w:rPr>
          <w:rFonts w:ascii="宋体" w:eastAsia="宋体" w:hAnsi="宋体" w:hint="eastAsia"/>
          <w:szCs w:val="21"/>
        </w:rPr>
        <w:t>,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计算由曲线</w:t>
      </w:r>
      <m:oMath>
        <m:r>
          <w:rPr>
            <w:rFonts w:ascii="Cambria Math" w:eastAsia="宋体" w:hAnsi="Cambria Math" w:hint="eastAsia"/>
            <w:szCs w:val="21"/>
          </w:rPr>
          <m:t>r</m:t>
        </m:r>
        <m: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 w:hint="eastAsia"/>
            <w:szCs w:val="21"/>
          </w:rPr>
          <m:t>a</m:t>
        </m:r>
        <m:r>
          <w:rPr>
            <w:rFonts w:ascii="Cambria Math" w:eastAsia="宋体" w:hAnsi="Cambria Math"/>
            <w:szCs w:val="21"/>
          </w:rPr>
          <m:t>(1+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</m:func>
        <m:r>
          <w:rPr>
            <w:rFonts w:ascii="Cambria Math" w:eastAsia="宋体" w:hAnsi="Cambria Math"/>
            <w:szCs w:val="21"/>
          </w:rPr>
          <m:t xml:space="preserve">), </m:t>
        </m:r>
        <m:r>
          <w:rPr>
            <w:rFonts w:ascii="Cambria Math" w:eastAsia="宋体" w:hAnsi="Cambria Math" w:hint="eastAsia"/>
            <w:szCs w:val="21"/>
          </w:rPr>
          <m:t>r</m:t>
        </m:r>
        <m:r>
          <w:rPr>
            <w:rFonts w:ascii="Cambria Math" w:eastAsia="宋体" w:hAnsi="Cambria Math"/>
            <w:szCs w:val="21"/>
          </w:rPr>
          <m:t>=a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/>
                <w:szCs w:val="21"/>
              </w:rPr>
              <m:t>θ</m:t>
            </m:r>
          </m:e>
        </m:func>
      </m:oMath>
      <w:r>
        <w:rPr>
          <w:rFonts w:ascii="宋体" w:eastAsia="宋体" w:hAnsi="宋体" w:hint="eastAsia"/>
          <w:szCs w:val="21"/>
        </w:rPr>
        <w:t>所围成的区域的面积</w:t>
      </w:r>
    </w:p>
    <w:p w14:paraId="746D23C5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解：心形线的区域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(</m:t>
            </m:r>
            <m:r>
              <w:rPr>
                <w:rFonts w:ascii="Cambria Math" w:eastAsia="宋体" w:hAnsi="Cambria Math" w:hint="eastAsia"/>
                <w:szCs w:val="21"/>
              </w:rPr>
              <m:t>r</m:t>
            </m:r>
            <m:r>
              <w:rPr>
                <w:rFonts w:ascii="Cambria Math" w:eastAsia="宋体" w:hAnsi="Cambria Math"/>
                <w:szCs w:val="21"/>
              </w:rPr>
              <m:t>,θ)</m:t>
            </m:r>
          </m:e>
          <m:e>
            <m:r>
              <w:rPr>
                <w:rFonts w:ascii="Cambria Math" w:eastAsia="宋体" w:hAnsi="Cambria Math"/>
                <w:szCs w:val="21"/>
              </w:rPr>
              <m:t>0≤θ≤2π, 0≤</m:t>
            </m:r>
            <m:r>
              <w:rPr>
                <w:rFonts w:ascii="Cambria Math" w:eastAsia="宋体" w:hAnsi="Cambria Math" w:hint="eastAsia"/>
                <w:szCs w:val="21"/>
              </w:rPr>
              <m:t>r</m:t>
            </m:r>
            <m:r>
              <w:rPr>
                <w:rFonts w:ascii="Cambria Math" w:eastAsia="宋体" w:hAnsi="Cambria Math"/>
                <w:szCs w:val="21"/>
              </w:rPr>
              <m:t>≤</m:t>
            </m:r>
            <m:r>
              <w:rPr>
                <w:rFonts w:ascii="Cambria Math" w:eastAsia="宋体" w:hAnsi="Cambria Math" w:hint="eastAsia"/>
                <w:szCs w:val="21"/>
              </w:rPr>
              <m:t>a</m:t>
            </m:r>
            <m:r>
              <w:rPr>
                <w:rFonts w:ascii="Cambria Math" w:eastAsia="宋体" w:hAnsi="Cambria Math"/>
                <w:szCs w:val="21"/>
              </w:rPr>
              <m:t>(1+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cos</m:t>
                </m:r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e>
            </m:func>
            <m:r>
              <w:rPr>
                <w:rFonts w:ascii="Cambria Math" w:eastAsia="宋体" w:hAnsi="Cambria Math"/>
                <w:szCs w:val="21"/>
              </w:rPr>
              <m:t>)</m:t>
            </m:r>
          </m:e>
        </m:d>
      </m:oMath>
    </w:p>
    <w:p w14:paraId="1A022864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心形线内圆的区域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 w:hint="eastAsia"/>
                <w:szCs w:val="21"/>
              </w:rPr>
              <m:t>2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(</m:t>
            </m:r>
            <m:r>
              <w:rPr>
                <w:rFonts w:ascii="Cambria Math" w:eastAsia="宋体" w:hAnsi="Cambria Math" w:hint="eastAsia"/>
                <w:szCs w:val="21"/>
              </w:rPr>
              <m:t>r</m:t>
            </m:r>
            <m:r>
              <w:rPr>
                <w:rFonts w:ascii="Cambria Math" w:eastAsia="宋体" w:hAnsi="Cambria Math"/>
                <w:szCs w:val="21"/>
              </w:rPr>
              <m:t>,θ)</m:t>
            </m:r>
          </m:e>
          <m:e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  <m:r>
              <w:rPr>
                <w:rFonts w:ascii="Cambria Math" w:eastAsia="宋体" w:hAnsi="Cambria Math"/>
                <w:szCs w:val="21"/>
              </w:rPr>
              <m:t>≤θ≤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  <m:r>
              <w:rPr>
                <w:rFonts w:ascii="Cambria Math" w:eastAsia="宋体" w:hAnsi="Cambria Math"/>
                <w:szCs w:val="21"/>
              </w:rPr>
              <m:t>, 0≤</m:t>
            </m:r>
            <m:r>
              <w:rPr>
                <w:rFonts w:ascii="Cambria Math" w:eastAsia="宋体" w:hAnsi="Cambria Math" w:hint="eastAsia"/>
                <w:szCs w:val="21"/>
              </w:rPr>
              <m:t>r</m:t>
            </m:r>
            <m:r>
              <w:rPr>
                <w:rFonts w:ascii="Cambria Math" w:eastAsia="宋体" w:hAnsi="Cambria Math"/>
                <w:szCs w:val="21"/>
              </w:rPr>
              <m:t>≤</m:t>
            </m:r>
            <m:r>
              <w:rPr>
                <w:rFonts w:ascii="Cambria Math" w:eastAsia="宋体" w:hAnsi="Cambria Math" w:hint="eastAsia"/>
                <w:szCs w:val="21"/>
              </w:rPr>
              <m:t>a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cos</m:t>
                </m:r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θ</m:t>
                </m:r>
              </m:e>
            </m:func>
          </m:e>
        </m:d>
      </m:oMath>
    </w:p>
    <w:p w14:paraId="5FD4467D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hint="eastAsia"/>
              <w:szCs w:val="21"/>
            </w:rPr>
            <m:t>S</m:t>
          </m:r>
          <m:r>
            <w:rPr>
              <w:rFonts w:ascii="Cambria Math" w:eastAsia="宋体" w:hAnsi="Cambria Math"/>
              <w:szCs w:val="21"/>
            </w:rPr>
            <m:t>=</m:t>
          </m:r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hint="eastAsia"/>
                  <w:szCs w:val="21"/>
                </w:rPr>
                <m:t>0</m:t>
              </m:r>
            </m:sub>
            <m:sup>
              <m:r>
                <w:rPr>
                  <w:rFonts w:ascii="Cambria Math" w:eastAsia="宋体" w:hAnsi="Cambria Math"/>
                  <w:szCs w:val="21"/>
                </w:rPr>
                <m:t>2π</m:t>
              </m:r>
            </m:sup>
            <m:e>
              <m:box>
                <m:boxPr>
                  <m:diff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boxPr>
                <m:e>
                  <m:r>
                    <w:rPr>
                      <w:rFonts w:ascii="Cambria Math" w:eastAsia="宋体" w:hAnsi="Cambria Math"/>
                      <w:szCs w:val="21"/>
                    </w:rPr>
                    <m:t>dθ</m:t>
                  </m:r>
                </m:e>
              </m:box>
              <m:nary>
                <m:naryPr>
                  <m:limLoc m:val="subSup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hint="eastAsia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宋体" w:hAnsi="Cambria Math" w:hint="eastAsia"/>
                      <w:szCs w:val="21"/>
                    </w:rPr>
                    <m:t>a</m:t>
                  </m:r>
                  <m:r>
                    <w:rPr>
                      <w:rFonts w:ascii="Cambria Math" w:eastAsia="宋体" w:hAnsi="Cambria Math"/>
                      <w:szCs w:val="21"/>
                    </w:rPr>
                    <m:t>(1+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θ</m:t>
                      </m:r>
                    </m:e>
                  </m:func>
                  <m:r>
                    <w:rPr>
                      <w:rFonts w:ascii="Cambria Math" w:eastAsia="宋体" w:hAnsi="Cambria Math"/>
                      <w:szCs w:val="21"/>
                    </w:rPr>
                    <m:t>)</m:t>
                  </m:r>
                </m:sup>
                <m:e>
                  <m:r>
                    <w:rPr>
                      <w:rFonts w:ascii="Cambria Math" w:eastAsia="宋体" w:hAnsi="Cambria Math" w:hint="eastAsia"/>
                      <w:szCs w:val="21"/>
                    </w:rPr>
                    <m:t>r</m:t>
                  </m:r>
                </m:e>
              </m:nary>
            </m:e>
          </m:nary>
          <m:r>
            <w:rPr>
              <w:rFonts w:ascii="Cambria Math" w:eastAsia="宋体" w:hAnsi="Cambria Math"/>
              <w:szCs w:val="21"/>
            </w:rPr>
            <m:t>d</m:t>
          </m:r>
          <m:r>
            <w:rPr>
              <w:rFonts w:ascii="Cambria Math" w:eastAsia="宋体" w:hAnsi="Cambria Math" w:hint="eastAsia"/>
              <w:szCs w:val="21"/>
            </w:rPr>
            <m:t>r</m:t>
          </m:r>
          <m:r>
            <w:rPr>
              <w:rFonts w:ascii="Cambria Math" w:eastAsia="宋体" w:hAnsi="Cambria Math"/>
              <w:szCs w:val="21"/>
            </w:rPr>
            <m:t xml:space="preserve"> -</m:t>
          </m:r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eastAsia="微软雅黑" w:hAnsi="Cambria Math" w:cs="微软雅黑"/>
                  <w:szCs w:val="21"/>
                </w:rPr>
                <m:t xml:space="preserve"> 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den>
              </m:f>
            </m:sup>
            <m:e>
              <m:box>
                <m:boxPr>
                  <m:diff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boxPr>
                <m:e>
                  <m:r>
                    <w:rPr>
                      <w:rFonts w:ascii="Cambria Math" w:eastAsia="宋体" w:hAnsi="Cambria Math"/>
                      <w:szCs w:val="21"/>
                    </w:rPr>
                    <m:t>dθ</m:t>
                  </m:r>
                </m:e>
              </m:box>
              <m:nary>
                <m:naryPr>
                  <m:limLoc m:val="subSup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hint="eastAsia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宋体" w:hAnsi="Cambria Math" w:hint="eastAsia"/>
                      <w:szCs w:val="21"/>
                    </w:rPr>
                    <m:t>a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θ</m:t>
                      </m:r>
                    </m:e>
                  </m:func>
                </m:sup>
                <m:e>
                  <m:r>
                    <w:rPr>
                      <w:rFonts w:ascii="Cambria Math" w:eastAsia="宋体" w:hAnsi="Cambria Math" w:hint="eastAsia"/>
                      <w:szCs w:val="21"/>
                    </w:rPr>
                    <m:t>r</m:t>
                  </m:r>
                </m:e>
              </m:nary>
            </m:e>
          </m:nary>
          <m:r>
            <w:rPr>
              <w:rFonts w:ascii="Cambria Math" w:eastAsia="宋体" w:hAnsi="Cambria Math"/>
              <w:szCs w:val="21"/>
            </w:rPr>
            <m:t>d</m:t>
          </m:r>
          <m:r>
            <w:rPr>
              <w:rFonts w:ascii="Cambria Math" w:eastAsia="宋体" w:hAnsi="Cambria Math" w:hint="eastAsia"/>
              <w:szCs w:val="21"/>
            </w:rPr>
            <m:t>r</m:t>
          </m:r>
          <m:r>
            <w:rPr>
              <w:rFonts w:ascii="Cambria Math" w:eastAsia="宋体" w:hAnsi="Cambria Math"/>
              <w:szCs w:val="21"/>
            </w:rPr>
            <m:t xml:space="preserve"> </m:t>
          </m:r>
        </m:oMath>
      </m:oMathPara>
    </w:p>
    <w:p w14:paraId="6DA11228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=</m:t>
          </m:r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hint="eastAsia"/>
                  <w:szCs w:val="21"/>
                </w:rPr>
                <m:t>0</m:t>
              </m:r>
            </m:sub>
            <m:sup>
              <m:r>
                <w:rPr>
                  <w:rFonts w:ascii="Cambria Math" w:eastAsia="宋体" w:hAnsi="Cambria Math"/>
                  <w:szCs w:val="21"/>
                </w:rPr>
                <m:t>2π</m:t>
              </m:r>
            </m:sup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="宋体" w:hAnsi="Cambria Math"/>
                  <w:szCs w:val="21"/>
                </w:rPr>
                <m:t>[</m:t>
              </m:r>
              <m:box>
                <m:boxPr>
                  <m:diff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box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hint="eastAsia"/>
                          <w:szCs w:val="21"/>
                        </w:rPr>
                        <m:t>a</m:t>
                      </m:r>
                      <m:r>
                        <w:rPr>
                          <w:rFonts w:ascii="Cambria Math" w:eastAsia="宋体" w:hAnsi="Cambria Math"/>
                          <w:szCs w:val="21"/>
                        </w:rPr>
                        <m:t>(1+</m:t>
                      </m:r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eastAsia="宋体" w:hAnsi="Cambria Math"/>
                          <w:szCs w:val="21"/>
                        </w:rPr>
                        <m:t>)]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 xml:space="preserve"> dθ</m:t>
                  </m:r>
                </m:e>
              </m:box>
            </m:e>
          </m:nary>
          <m:r>
            <w:rPr>
              <w:rFonts w:ascii="Cambria Math" w:eastAsia="宋体" w:hAnsi="Cambria Math"/>
              <w:szCs w:val="21"/>
            </w:rPr>
            <m:t>-</m:t>
          </m:r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eastAsia="微软雅黑" w:hAnsi="Cambria Math" w:cs="微软雅黑"/>
                  <w:szCs w:val="21"/>
                </w:rPr>
                <m:t xml:space="preserve"> 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[</m:t>
                  </m:r>
                  <m:r>
                    <w:rPr>
                      <w:rFonts w:ascii="Cambria Math" w:eastAsia="宋体" w:hAnsi="Cambria Math" w:hint="eastAsia"/>
                      <w:szCs w:val="21"/>
                    </w:rPr>
                    <m:t>a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θ</m:t>
                      </m:r>
                    </m:e>
                  </m:func>
                  <m:r>
                    <w:rPr>
                      <w:rFonts w:ascii="Cambria Math" w:eastAsia="宋体" w:hAnsi="Cambria Math"/>
                      <w:szCs w:val="21"/>
                    </w:rPr>
                    <m:t>]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  <m:box>
                <m:boxPr>
                  <m:diff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boxPr>
                <m:e>
                  <m:r>
                    <w:rPr>
                      <w:rFonts w:ascii="Cambria Math" w:eastAsia="宋体" w:hAnsi="Cambria Math"/>
                      <w:szCs w:val="21"/>
                    </w:rPr>
                    <m:t>dθ</m:t>
                  </m:r>
                </m:e>
              </m:box>
            </m:e>
          </m:nary>
        </m:oMath>
      </m:oMathPara>
    </w:p>
    <w:p w14:paraId="5742862F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w:lastRenderedPageBreak/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hint="eastAsia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hint="eastAsia"/>
                  <w:szCs w:val="21"/>
                </w:rPr>
                <m:t>2</m:t>
              </m:r>
            </m:sup>
          </m:sSup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hint="eastAsia"/>
                  <w:szCs w:val="21"/>
                </w:rPr>
                <m:t>0</m:t>
              </m:r>
            </m:sub>
            <m:sup>
              <m:r>
                <w:rPr>
                  <w:rFonts w:ascii="Cambria Math" w:eastAsia="宋体" w:hAnsi="Cambria Math"/>
                  <w:szCs w:val="21"/>
                </w:rPr>
                <m:t>2π</m:t>
              </m:r>
            </m:sup>
            <m:e>
              <m:r>
                <w:rPr>
                  <w:rFonts w:ascii="Cambria Math" w:eastAsia="宋体" w:hAnsi="Cambria Math" w:hint="eastAsia"/>
                  <w:szCs w:val="21"/>
                </w:rPr>
                <m:t>1+2</m:t>
              </m:r>
              <m:box>
                <m:boxPr>
                  <m:diff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boxP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θ</m:t>
                      </m:r>
                    </m:e>
                  </m:func>
                  <m:r>
                    <w:rPr>
                      <w:rFonts w:ascii="Cambria Math" w:eastAsia="宋体" w:hAnsi="Cambria Math" w:hint="eastAsia"/>
                      <w:szCs w:val="21"/>
                    </w:rPr>
                    <m:t>+</m:t>
                  </m:r>
                  <m:r>
                    <w:rPr>
                      <w:rFonts w:ascii="Cambria Math" w:eastAsia="宋体" w:hAnsi="Cambria Math"/>
                      <w:szCs w:val="21"/>
                    </w:rPr>
                    <m:t xml:space="preserve"> 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eastAsia="宋体" w:hAnsi="Cambria Math" w:hint="eastAsia"/>
                              <w:szCs w:val="21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θ</m:t>
                      </m:r>
                    </m:e>
                  </m:func>
                  <m:r>
                    <w:rPr>
                      <w:rFonts w:ascii="Cambria Math" w:eastAsia="宋体" w:hAnsi="Cambria Math"/>
                      <w:szCs w:val="21"/>
                    </w:rPr>
                    <m:t>dθ</m:t>
                  </m:r>
                </m:e>
              </m:box>
            </m:e>
          </m:nary>
          <m:r>
            <w:rPr>
              <w:rFonts w:ascii="Cambria Math" w:eastAsia="微软雅黑" w:hAnsi="Cambria Math" w:cs="微软雅黑" w:hint="eastAsia"/>
              <w:szCs w:val="21"/>
            </w:rPr>
            <m:t>-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hint="eastAsia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hint="eastAsia"/>
                  <w:szCs w:val="21"/>
                </w:rPr>
                <m:t>2</m:t>
              </m:r>
            </m:sup>
          </m:sSup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eastAsia="微软雅黑" w:hAnsi="Cambria Math" w:cs="微软雅黑"/>
                  <w:szCs w:val="21"/>
                </w:rPr>
                <m:t xml:space="preserve"> 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="宋体" w:hAnsi="Cambria Math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="宋体" w:hAnsi="Cambria Math" w:hint="eastAsia"/>
                          <w:szCs w:val="21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eastAsia="宋体" w:hAnsi="Cambria Math"/>
                      <w:szCs w:val="21"/>
                    </w:rPr>
                    <m:t>θ</m:t>
                  </m:r>
                </m:e>
              </m:func>
              <m:box>
                <m:boxPr>
                  <m:diff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boxPr>
                <m:e>
                  <m:r>
                    <w:rPr>
                      <w:rFonts w:ascii="Cambria Math" w:eastAsia="宋体" w:hAnsi="Cambria Math"/>
                      <w:szCs w:val="21"/>
                    </w:rPr>
                    <m:t>dθ</m:t>
                  </m:r>
                </m:e>
              </m:box>
            </m:e>
          </m:nary>
        </m:oMath>
      </m:oMathPara>
    </w:p>
    <w:p w14:paraId="2E22AA71" w14:textId="77777777" w:rsidR="0007285E" w:rsidRDefault="0007285E" w:rsidP="0007285E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hint="eastAsia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hint="eastAsia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hint="eastAsia"/>
                  <w:szCs w:val="21"/>
                </w:rPr>
                <m:t>2</m:t>
              </m:r>
            </m:sup>
          </m:sSup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hint="eastAsia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宋体" w:hAnsi="Cambria Math"/>
                      <w:szCs w:val="21"/>
                    </w:rPr>
                    <m:t>2π</m:t>
                  </m:r>
                </m:sup>
                <m:e>
                  <m:box>
                    <m:boxPr>
                      <m:diff m:val="1"/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box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 xml:space="preserve"> dθ</m:t>
                      </m:r>
                    </m:e>
                  </m:box>
                </m:e>
              </m:nary>
              <m:r>
                <w:rPr>
                  <w:rFonts w:ascii="Cambria Math" w:eastAsia="宋体" w:hAnsi="Cambria Math"/>
                  <w:szCs w:val="21"/>
                </w:rPr>
                <m:t>+2</m:t>
              </m:r>
              <m:nary>
                <m:naryPr>
                  <m:limLoc m:val="subSup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hint="eastAsia"/>
                      <w:szCs w:val="21"/>
                    </w:rPr>
                    <m:t>0</m:t>
                  </m:r>
                </m:sub>
                <m:sup>
                  <m:r>
                    <w:rPr>
                      <w:rFonts w:ascii="Cambria Math" w:eastAsia="宋体" w:hAnsi="Cambria Math"/>
                      <w:szCs w:val="21"/>
                    </w:rPr>
                    <m:t>2π</m:t>
                  </m:r>
                </m:sup>
                <m:e>
                  <m:box>
                    <m:boxPr>
                      <m:diff m:val="1"/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boxPr>
                    <m:e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eastAsia="宋体" w:hAnsi="Cambria Math"/>
                          <w:szCs w:val="21"/>
                        </w:rPr>
                        <m:t xml:space="preserve"> dθ</m:t>
                      </m:r>
                    </m:e>
                  </m:box>
                </m:e>
              </m:nary>
              <m:r>
                <w:rPr>
                  <w:rFonts w:ascii="Cambria Math" w:eastAsia="宋体" w:hAnsi="Cambria Math" w:hint="eastAsia"/>
                  <w:szCs w:val="21"/>
                </w:rPr>
                <m:t>+4</m:t>
              </m:r>
              <m:nary>
                <m:naryPr>
                  <m:limLoc m:val="subSup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hint="eastAsia"/>
                      <w:szCs w:val="21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Cs w:val="21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den>
                  </m:f>
                </m:sup>
                <m:e>
                  <m:box>
                    <m:boxPr>
                      <m:diff m:val="1"/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box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 xml:space="preserve"> </m:t>
                      </m:r>
                      <m:func>
                        <m:funcPr>
                          <m:ctrlPr>
                            <w:rPr>
                              <w:rFonts w:ascii="Cambria Math" w:eastAsia="宋体" w:hAnsi="Cambria Math"/>
                              <w:i/>
                              <w:szCs w:val="21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  <w:szCs w:val="21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hint="eastAsia"/>
                                  <w:szCs w:val="21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eastAsia="宋体" w:hAnsi="Cambria Math"/>
                          <w:szCs w:val="21"/>
                        </w:rPr>
                        <m:t>dθ</m:t>
                      </m:r>
                    </m:e>
                  </m:box>
                </m:e>
              </m:nary>
            </m:e>
          </m:d>
          <m:r>
            <w:rPr>
              <w:rFonts w:ascii="Cambria Math" w:eastAsia="微软雅黑" w:hAnsi="Cambria Math" w:cs="微软雅黑" w:hint="eastAsia"/>
              <w:szCs w:val="21"/>
            </w:rPr>
            <m:t>-</m:t>
          </m:r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hint="eastAsia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hint="eastAsia"/>
                  <w:szCs w:val="21"/>
                </w:rPr>
                <m:t>2</m:t>
              </m:r>
            </m:sup>
          </m:sSup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hint="eastAsia"/>
                  <w:szCs w:val="21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den>
              </m:f>
            </m:sup>
            <m:e>
              <m:box>
                <m:boxPr>
                  <m:diff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boxPr>
                <m:e>
                  <m:r>
                    <w:rPr>
                      <w:rFonts w:ascii="Cambria Math" w:eastAsia="宋体" w:hAnsi="Cambria Math"/>
                      <w:szCs w:val="21"/>
                    </w:rPr>
                    <m:t xml:space="preserve"> 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eastAsia="宋体" w:hAnsi="Cambria Math" w:hint="eastAsia"/>
                              <w:szCs w:val="21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θ</m:t>
                      </m:r>
                    </m:e>
                  </m:func>
                  <m:r>
                    <w:rPr>
                      <w:rFonts w:ascii="Cambria Math" w:eastAsia="宋体" w:hAnsi="Cambria Math"/>
                      <w:szCs w:val="21"/>
                    </w:rPr>
                    <m:t>dθ</m:t>
                  </m:r>
                </m:e>
              </m:box>
            </m:e>
          </m:nary>
        </m:oMath>
      </m:oMathPara>
    </w:p>
    <w:p w14:paraId="02F18413" w14:textId="77777777" w:rsidR="0007285E" w:rsidRDefault="0007285E" w:rsidP="0007285E">
      <w:pPr>
        <w:spacing w:line="300" w:lineRule="auto"/>
        <w:jc w:val="left"/>
      </w:pPr>
      <m:oMathPara>
        <m:oMath>
          <m:r>
            <w:rPr>
              <w:rFonts w:ascii="Cambria Math" w:eastAsia="宋体" w:hAnsi="Cambria Math" w:hint="eastAsia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hint="eastAsia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hint="eastAsia"/>
                  <w:szCs w:val="21"/>
                </w:rPr>
                <m:t>2</m:t>
              </m:r>
            </m:sup>
          </m:sSup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/>
                  <w:szCs w:val="21"/>
                </w:rPr>
                <m:t>2π+</m:t>
              </m:r>
              <m:r>
                <w:rPr>
                  <w:rFonts w:ascii="Cambria Math" w:eastAsia="宋体" w:hAnsi="Cambria Math" w:hint="eastAsia"/>
                  <w:szCs w:val="21"/>
                </w:rPr>
                <m:t>0+</m:t>
              </m:r>
              <m:r>
                <w:rPr>
                  <w:rFonts w:ascii="Cambria Math" w:eastAsia="宋体" w:hAnsi="Cambria Math"/>
                  <w:szCs w:val="21"/>
                </w:rPr>
                <m:t>4×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4</m:t>
                  </m:r>
                </m:den>
              </m:f>
            </m:e>
          </m:d>
          <m:r>
            <w:rPr>
              <w:rFonts w:ascii="Cambria Math" w:eastAsia="宋体" w:hAnsi="Cambria Math"/>
              <w:szCs w:val="21"/>
            </w:rPr>
            <m:t>-</m:t>
          </m:r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hint="eastAsia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hint="eastAsia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/>
              <w:szCs w:val="21"/>
            </w:rPr>
            <m:t>×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π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4</m:t>
              </m:r>
            </m:den>
          </m:f>
          <m:r>
            <w:rPr>
              <w:rFonts w:ascii="Cambria Math" w:eastAsia="宋体" w:hAnsi="Cambria Math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3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π</m:t>
              </m:r>
              <m:r>
                <w:rPr>
                  <w:rFonts w:ascii="Cambria Math" w:eastAsia="宋体" w:hAnsi="Cambria Math" w:hint="eastAsia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hint="eastAsia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/>
              <w:szCs w:val="21"/>
            </w:rPr>
            <m:t>-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4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π</m:t>
              </m:r>
              <m:r>
                <w:rPr>
                  <w:rFonts w:ascii="Cambria Math" w:eastAsia="宋体" w:hAnsi="Cambria Math" w:hint="eastAsia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hint="eastAsia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5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4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π</m:t>
              </m:r>
              <m:r>
                <w:rPr>
                  <w:rFonts w:ascii="Cambria Math" w:eastAsia="宋体" w:hAnsi="Cambria Math" w:hint="eastAsia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hint="eastAsia"/>
                  <w:szCs w:val="21"/>
                </w:rPr>
                <m:t>2</m:t>
              </m:r>
            </m:sup>
          </m:sSup>
        </m:oMath>
      </m:oMathPara>
    </w:p>
    <w:p w14:paraId="06648A46" w14:textId="77777777" w:rsidR="0007285E" w:rsidRDefault="0007285E" w:rsidP="0007285E">
      <w:r>
        <w:rPr>
          <w:rFonts w:hint="eastAsia"/>
        </w:rPr>
        <w:t>5.</w:t>
      </w:r>
      <w:r>
        <w:rPr>
          <w:rFonts w:eastAsiaTheme="minorHAnsi" w:hint="eastAsia"/>
        </w:rPr>
        <w:t>计算以x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o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y平面上的圆周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r>
              <w:rPr>
                <w:rFonts w:ascii="Cambria Math" w:eastAsiaTheme="minorHAnsi" w:hAnsi="Cambria Math"/>
              </w:rPr>
              <m:t>x</m:t>
            </m:r>
          </m:e>
          <m:sup>
            <m:r>
              <w:rPr>
                <w:rFonts w:ascii="Cambria Math" w:eastAsiaTheme="minorHAnsi" w:hAnsi="Cambria Math"/>
              </w:rPr>
              <m:t>2</m:t>
            </m:r>
          </m:sup>
        </m:sSup>
        <m:r>
          <w:rPr>
            <w:rFonts w:ascii="Cambria Math" w:eastAsiaTheme="minorHAnsi" w:hAnsi="Cambria Math"/>
          </w:rPr>
          <m:t>+</m:t>
        </m:r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r>
              <w:rPr>
                <w:rFonts w:ascii="Cambria Math" w:eastAsiaTheme="minorHAnsi" w:hAnsi="Cambria Math"/>
              </w:rPr>
              <m:t>y</m:t>
            </m:r>
          </m:e>
          <m:sup>
            <m:r>
              <w:rPr>
                <w:rFonts w:ascii="Cambria Math" w:eastAsiaTheme="minorHAnsi" w:hAnsi="Cambria Math"/>
              </w:rPr>
              <m:t>2</m:t>
            </m:r>
          </m:sup>
        </m:sSup>
        <m:r>
          <w:rPr>
            <w:rFonts w:ascii="Cambria Math" w:eastAsiaTheme="minorHAnsi" w:hAnsi="Cambria Math"/>
          </w:rPr>
          <m:t>=ax</m:t>
        </m:r>
      </m:oMath>
      <w:r>
        <w:rPr>
          <w:rFonts w:hint="eastAsia"/>
        </w:rPr>
        <w:t>围成的闭区域为底，而以曲面</w:t>
      </w:r>
      <m:oMath>
        <m:r>
          <w:rPr>
            <w:rFonts w:ascii="Cambria Math" w:hAnsi="Cambria Math" w:hint="eastAsia"/>
          </w:rPr>
          <m:t>z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为曲柱体的体积。</w:t>
      </w:r>
    </w:p>
    <w:p w14:paraId="5A1949D7" w14:textId="77777777" w:rsidR="0007285E" w:rsidRDefault="0007285E" w:rsidP="0007285E">
      <w:pPr>
        <w:jc w:val="left"/>
      </w:pPr>
      <w:r>
        <w:rPr>
          <w:rFonts w:hint="eastAsia"/>
        </w:rPr>
        <w:t>解：</w:t>
      </w:r>
    </w:p>
    <w:p w14:paraId="1732A699" w14:textId="77777777" w:rsidR="0007285E" w:rsidRDefault="0007285E" w:rsidP="0007285E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e>
              <m:r>
                <w:rPr>
                  <w:rFonts w:ascii="Cambria Math" w:hAnsi="Cambria Math"/>
                </w:rPr>
                <m:t>0≤y≤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,0≤x≤a</m:t>
              </m:r>
            </m:e>
          </m:d>
          <m:r>
            <w:rPr>
              <w:rFonts w:ascii="Cambria Math" w:hAnsi="Cambria Math"/>
            </w:rPr>
            <m:t>={ (r,θ)|0≤θ≤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,0≤r≤a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}</m:t>
          </m:r>
        </m:oMath>
      </m:oMathPara>
    </w:p>
    <w:p w14:paraId="0D2DFC8C" w14:textId="77777777" w:rsidR="0007285E" w:rsidRDefault="0007285E" w:rsidP="0007285E">
      <w:pPr>
        <w:rPr>
          <w:rFonts w:eastAsiaTheme="minorHAnsi"/>
          <w:sz w:val="23"/>
        </w:rPr>
      </w:pPr>
      <w:r>
        <w:rPr>
          <w:rFonts w:eastAsiaTheme="minorHAnsi" w:hint="eastAsia"/>
          <w:sz w:val="23"/>
        </w:rPr>
        <w:t>由于曲顶关于z</w:t>
      </w:r>
      <w:r>
        <w:rPr>
          <w:rFonts w:eastAsiaTheme="minorHAnsi"/>
          <w:sz w:val="23"/>
        </w:rPr>
        <w:t xml:space="preserve"> </w:t>
      </w:r>
      <w:r>
        <w:rPr>
          <w:rFonts w:eastAsiaTheme="minorHAnsi" w:hint="eastAsia"/>
          <w:sz w:val="23"/>
        </w:rPr>
        <w:t>o</w:t>
      </w:r>
      <w:r>
        <w:rPr>
          <w:rFonts w:eastAsiaTheme="minorHAnsi"/>
          <w:sz w:val="23"/>
        </w:rPr>
        <w:t xml:space="preserve"> </w:t>
      </w:r>
      <w:r>
        <w:rPr>
          <w:rFonts w:eastAsiaTheme="minorHAnsi" w:hint="eastAsia"/>
          <w:sz w:val="23"/>
        </w:rPr>
        <w:t>x面对称，故</w:t>
      </w:r>
    </w:p>
    <w:p w14:paraId="383E4CD8" w14:textId="77777777" w:rsidR="0007285E" w:rsidRPr="00EC137A" w:rsidRDefault="0007285E" w:rsidP="0007285E">
      <w:pPr>
        <w:rPr>
          <w:rFonts w:ascii="Cambria Math" w:hAnsi="Cambria Math"/>
          <w:sz w:val="24"/>
        </w:rPr>
      </w:pPr>
      <m:oMath>
        <m:r>
          <w:rPr>
            <w:rFonts w:ascii="Cambria Math" w:hAnsi="Cambria Math"/>
            <w:sz w:val="24"/>
          </w:rPr>
          <m:t>V=2</m:t>
        </m:r>
        <m:nary>
          <m:naryPr>
            <m:chr m:val="∬"/>
            <m:limLoc m:val="subSup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D1</m:t>
            </m:r>
          </m:sub>
          <m:sup/>
          <m:e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hint="eastAsia"/>
                    <w:sz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d>
            <m:box>
              <m:boxPr>
                <m:diff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</w:rPr>
                  <m:t>dx</m:t>
                </m:r>
              </m:e>
            </m:box>
            <m:box>
              <m:boxPr>
                <m:diff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</w:rPr>
                  <m:t>dy</m:t>
                </m:r>
              </m:e>
            </m:box>
          </m:e>
        </m:nary>
      </m:oMath>
      <w:r>
        <w:rPr>
          <w:rFonts w:hint="eastAsia"/>
          <w:sz w:val="24"/>
        </w:rPr>
        <w:t>=</w:t>
      </w:r>
      <m:oMath>
        <m:r>
          <w:rPr>
            <w:rFonts w:ascii="Cambria Math" w:hAnsi="Cambria Math"/>
            <w:sz w:val="24"/>
          </w:rPr>
          <m:t>2</m:t>
        </m:r>
        <m:nary>
          <m:naryPr>
            <m:chr m:val="∬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D1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nary>
        <m:r>
          <w:rPr>
            <w:rFonts w:ascii="Cambria Math" w:hAnsi="Cambria Math"/>
            <w:sz w:val="24"/>
          </w:rPr>
          <m:t>rdr</m:t>
        </m:r>
        <m:box>
          <m:boxPr>
            <m:diff m:val="1"/>
            <m:ctrlPr>
              <w:rPr>
                <w:rFonts w:ascii="Cambria Math" w:hAnsi="Cambria Math"/>
                <w:i/>
                <w:sz w:val="24"/>
              </w:rPr>
            </m:ctrlPr>
          </m:boxPr>
          <m:e>
            <m:r>
              <w:rPr>
                <w:rFonts w:ascii="Cambria Math" w:hAnsi="Cambria Math"/>
                <w:sz w:val="24"/>
              </w:rPr>
              <m:t>dθ</m:t>
            </m:r>
          </m:e>
        </m:box>
      </m:oMath>
      <w:r>
        <w:rPr>
          <w:rFonts w:hint="eastAsia"/>
          <w:sz w:val="24"/>
        </w:rPr>
        <w:t>=</w:t>
      </w:r>
      <w:r>
        <w:rPr>
          <w:rFonts w:hint="eastAsia"/>
          <w:color w:val="FF0000"/>
          <w:sz w:val="24"/>
        </w:rPr>
        <w:t>2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sup>
          <m:e>
            <m:box>
              <m:boxPr>
                <m:diff m:val="1"/>
                <m:ctrlPr>
                  <w:rPr>
                    <w:rFonts w:ascii="Cambria Math" w:hAnsi="Cambria Math"/>
                    <w:i/>
                    <w:sz w:val="24"/>
                  </w:rPr>
                </m:ctrlPr>
              </m:boxPr>
              <m:e>
                <m:r>
                  <w:rPr>
                    <w:rFonts w:ascii="Cambria Math" w:hAnsi="Cambria Math"/>
                    <w:sz w:val="24"/>
                  </w:rPr>
                  <m:t>dθ</m:t>
                </m:r>
              </m:e>
            </m:box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a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/>
                        <w:sz w:val="24"/>
                      </w:rPr>
                      <m:t>θ</m:t>
                    </m:r>
                  </m:e>
                </m:func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</m:e>
            </m:nary>
          </m:e>
        </m:nary>
        <m:r>
          <w:rPr>
            <w:rFonts w:ascii="Cambria Math" w:hAnsi="Cambria Math"/>
            <w:sz w:val="24"/>
          </w:rPr>
          <m:t>dr</m:t>
        </m:r>
        <m:r>
          <w:rPr>
            <w:rFonts w:ascii="Cambria Math" w:hAnsi="Cambria Math"/>
            <w:sz w:val="23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</w:rPr>
            </m:ctrlPr>
          </m:fPr>
          <m:num>
            <m:r>
              <w:rPr>
                <w:rFonts w:ascii="Cambria Math" w:hAnsi="Cambria Math" w:hint="eastAsia"/>
                <w:sz w:val="23"/>
              </w:rPr>
              <m:t>3</m:t>
            </m:r>
          </m:num>
          <m:den>
            <m:r>
              <w:rPr>
                <w:rFonts w:ascii="Cambria Math" w:hAnsi="Cambria Math"/>
                <w:sz w:val="23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  <w:sz w:val="23"/>
              </w:rPr>
            </m:ctrlPr>
          </m:sSupPr>
          <m:e>
            <m:r>
              <w:rPr>
                <w:rFonts w:ascii="Cambria Math" w:hAnsi="Cambria Math"/>
                <w:sz w:val="23"/>
              </w:rPr>
              <m:t>a</m:t>
            </m:r>
          </m:e>
          <m:sup>
            <m:r>
              <w:rPr>
                <w:rFonts w:ascii="Cambria Math" w:hAnsi="Cambria Math"/>
                <w:sz w:val="23"/>
              </w:rPr>
              <m:t>4</m:t>
            </m:r>
          </m:sup>
        </m:sSup>
        <m:r>
          <w:rPr>
            <w:rFonts w:ascii="Cambria Math" w:hAnsi="Cambria Math"/>
            <w:sz w:val="23"/>
          </w:rPr>
          <m:t>π</m:t>
        </m:r>
      </m:oMath>
    </w:p>
    <w:p w14:paraId="4916C6F8" w14:textId="77777777" w:rsidR="0007285E" w:rsidRDefault="0007285E" w:rsidP="0007285E">
      <w:pPr>
        <w:rPr>
          <w:sz w:val="23"/>
        </w:rPr>
      </w:pPr>
      <w:r>
        <w:rPr>
          <w:rFonts w:hint="eastAsia"/>
          <w:sz w:val="23"/>
        </w:rPr>
        <w:t>6.作适当的变换，计算下列二重积分：</w:t>
      </w:r>
    </w:p>
    <w:p w14:paraId="09DC0365" w14:textId="77777777" w:rsidR="0007285E" w:rsidRDefault="0007285E" w:rsidP="0007285E">
      <w:pPr>
        <w:rPr>
          <w:sz w:val="23"/>
        </w:rPr>
      </w:pPr>
      <w:r>
        <w:rPr>
          <w:rFonts w:hint="eastAsia"/>
          <w:sz w:val="23"/>
        </w:rPr>
        <w:t>（1）</w:t>
      </w:r>
      <m:oMath>
        <m:nary>
          <m:naryPr>
            <m:chr m:val="∬"/>
            <m:limLoc m:val="undOvr"/>
            <m:ctrlPr>
              <w:rPr>
                <w:rFonts w:ascii="Cambria Math" w:hAnsi="Cambria Math"/>
                <w:i/>
                <w:sz w:val="23"/>
              </w:rPr>
            </m:ctrlPr>
          </m:naryPr>
          <m:sub>
            <m:r>
              <w:rPr>
                <w:rFonts w:ascii="Cambria Math" w:hAnsi="Cambria Math"/>
                <w:sz w:val="23"/>
              </w:rPr>
              <m:t>D</m:t>
            </m:r>
          </m:sub>
          <m:sup/>
          <m:e>
            <m:sSup>
              <m:sSupPr>
                <m:ctrlPr>
                  <w:rPr>
                    <w:rFonts w:ascii="Cambria Math" w:hAnsi="Cambria Math"/>
                    <w:i/>
                    <w:sz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3"/>
                  </w:rPr>
                  <m:t>2</m:t>
                </m:r>
              </m:sup>
            </m:sSup>
          </m:e>
        </m:nary>
        <m:sSup>
          <m:sSupPr>
            <m:ctrlPr>
              <w:rPr>
                <w:rFonts w:ascii="Cambria Math" w:hAnsi="Cambria Math"/>
                <w:i/>
                <w:sz w:val="23"/>
              </w:rPr>
            </m:ctrlPr>
          </m:sSupPr>
          <m:e>
            <m:r>
              <w:rPr>
                <w:rFonts w:ascii="Cambria Math" w:hAnsi="Cambria Math" w:hint="eastAsia"/>
                <w:sz w:val="23"/>
              </w:rPr>
              <m:t>y</m:t>
            </m:r>
          </m:e>
          <m:sup>
            <m:r>
              <w:rPr>
                <w:rFonts w:ascii="Cambria Math" w:hAnsi="Cambria Math" w:hint="eastAsia"/>
                <w:sz w:val="23"/>
              </w:rPr>
              <m:t>2</m:t>
            </m:r>
          </m:sup>
        </m:sSup>
        <m:box>
          <m:boxPr>
            <m:diff m:val="1"/>
            <m:ctrlPr>
              <w:rPr>
                <w:rFonts w:ascii="Cambria Math" w:hAnsi="Cambria Math"/>
                <w:i/>
                <w:sz w:val="23"/>
              </w:rPr>
            </m:ctrlPr>
          </m:boxPr>
          <m:e>
            <m:r>
              <w:rPr>
                <w:rFonts w:ascii="Cambria Math" w:hAnsi="Cambria Math"/>
                <w:sz w:val="23"/>
              </w:rPr>
              <m:t>dx</m:t>
            </m:r>
          </m:e>
        </m:box>
        <m:box>
          <m:boxPr>
            <m:diff m:val="1"/>
            <m:ctrlPr>
              <w:rPr>
                <w:rFonts w:ascii="Cambria Math" w:hAnsi="Cambria Math"/>
                <w:i/>
                <w:sz w:val="23"/>
              </w:rPr>
            </m:ctrlPr>
          </m:boxPr>
          <m:e>
            <m:r>
              <w:rPr>
                <w:rFonts w:ascii="Cambria Math" w:hAnsi="Cambria Math"/>
                <w:sz w:val="23"/>
              </w:rPr>
              <m:t>dy</m:t>
            </m:r>
          </m:e>
        </m:box>
      </m:oMath>
      <w:r>
        <w:rPr>
          <w:rFonts w:hint="eastAsia"/>
          <w:sz w:val="23"/>
        </w:rPr>
        <w:t>,</w:t>
      </w:r>
      <w:r>
        <w:rPr>
          <w:sz w:val="23"/>
        </w:rPr>
        <w:t>D</w:t>
      </w:r>
      <w:r>
        <w:rPr>
          <w:rFonts w:hint="eastAsia"/>
          <w:sz w:val="23"/>
        </w:rPr>
        <w:t>由</w:t>
      </w:r>
      <m:oMath>
        <m:r>
          <w:rPr>
            <w:rFonts w:ascii="Cambria Math" w:hAnsi="Cambria Math" w:hint="eastAsia"/>
            <w:sz w:val="23"/>
          </w:rPr>
          <m:t>xy</m:t>
        </m:r>
        <m:r>
          <w:rPr>
            <w:rFonts w:ascii="Cambria Math" w:hAnsi="Cambria Math"/>
            <w:sz w:val="23"/>
          </w:rPr>
          <m:t>=1,xy=2,y=x,y=4x</m:t>
        </m:r>
      </m:oMath>
      <w:r>
        <w:rPr>
          <w:rFonts w:hint="eastAsia"/>
          <w:sz w:val="23"/>
        </w:rPr>
        <w:t>所围成的第一象限内的闭区域。</w:t>
      </w:r>
    </w:p>
    <w:p w14:paraId="587AF15D" w14:textId="77777777" w:rsidR="0007285E" w:rsidRDefault="0007285E" w:rsidP="0007285E">
      <w:pPr>
        <w:rPr>
          <w:sz w:val="23"/>
        </w:rPr>
      </w:pPr>
      <w:r>
        <w:rPr>
          <w:rFonts w:hint="eastAsia"/>
          <w:sz w:val="23"/>
        </w:rPr>
        <w:t>解：</w:t>
      </w:r>
    </w:p>
    <w:p w14:paraId="7F8A550C" w14:textId="77777777" w:rsidR="0007285E" w:rsidRDefault="0007285E" w:rsidP="0007285E">
      <w:pPr>
        <w:rPr>
          <w:sz w:val="23"/>
        </w:rPr>
      </w:pPr>
      <w:r>
        <w:rPr>
          <w:rFonts w:hint="eastAsia"/>
          <w:sz w:val="23"/>
        </w:rPr>
        <w:t>令</w:t>
      </w:r>
      <m:oMath>
        <m:r>
          <w:rPr>
            <w:rFonts w:ascii="Cambria Math" w:hAnsi="Cambria Math" w:hint="eastAsia"/>
            <w:sz w:val="23"/>
          </w:rPr>
          <m:t>u</m:t>
        </m:r>
        <m:r>
          <w:rPr>
            <w:rFonts w:ascii="Cambria Math" w:hAnsi="Cambria Math"/>
            <w:sz w:val="23"/>
          </w:rPr>
          <m:t>=xy     v=</m:t>
        </m:r>
        <m:f>
          <m:fPr>
            <m:ctrlPr>
              <w:rPr>
                <w:rFonts w:ascii="Cambria Math" w:hAnsi="Cambria Math"/>
                <w:i/>
                <w:sz w:val="23"/>
              </w:rPr>
            </m:ctrlPr>
          </m:fPr>
          <m:num>
            <m:r>
              <w:rPr>
                <w:rFonts w:ascii="Cambria Math" w:hAnsi="Cambria Math"/>
                <w:sz w:val="23"/>
              </w:rPr>
              <m:t>x</m:t>
            </m:r>
          </m:num>
          <m:den>
            <m:r>
              <w:rPr>
                <w:rFonts w:ascii="Cambria Math" w:hAnsi="Cambria Math"/>
                <w:sz w:val="23"/>
              </w:rPr>
              <m:t>y</m:t>
            </m:r>
          </m:den>
        </m:f>
      </m:oMath>
    </w:p>
    <w:p w14:paraId="78EDAC82" w14:textId="77777777" w:rsidR="0007285E" w:rsidRDefault="0007285E" w:rsidP="0007285E">
      <w:pPr>
        <w:rPr>
          <w:sz w:val="23"/>
        </w:rPr>
      </w:pPr>
      <w:r>
        <w:rPr>
          <w:rFonts w:hint="eastAsia"/>
          <w:sz w:val="23"/>
        </w:rPr>
        <w:t>则</w:t>
      </w:r>
      <m:oMath>
        <m:r>
          <w:rPr>
            <w:rFonts w:ascii="Cambria Math" w:hAnsi="Cambria Math"/>
            <w:sz w:val="23"/>
          </w:rPr>
          <m:t>x=</m:t>
        </m:r>
        <m:rad>
          <m:radPr>
            <m:degHide m:val="1"/>
            <m:ctrlPr>
              <w:rPr>
                <w:rFonts w:ascii="Cambria Math" w:hAnsi="Cambria Math"/>
                <w:i/>
                <w:sz w:val="23"/>
              </w:rPr>
            </m:ctrlPr>
          </m:radPr>
          <m:deg/>
          <m:e>
            <m:r>
              <w:rPr>
                <w:rFonts w:ascii="Cambria Math" w:hAnsi="Cambria Math"/>
                <w:sz w:val="23"/>
              </w:rPr>
              <m:t>uv</m:t>
            </m:r>
          </m:e>
        </m:rad>
        <m:r>
          <w:rPr>
            <w:rFonts w:ascii="Cambria Math" w:hAnsi="Cambria Math"/>
            <w:sz w:val="23"/>
          </w:rPr>
          <m:t xml:space="preserve">    y=</m:t>
        </m:r>
        <m:rad>
          <m:radPr>
            <m:degHide m:val="1"/>
            <m:ctrlPr>
              <w:rPr>
                <w:rFonts w:ascii="Cambria Math" w:hAnsi="Cambria Math"/>
                <w:i/>
                <w:sz w:val="23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3"/>
                  </w:rPr>
                </m:ctrlPr>
              </m:fPr>
              <m:num>
                <m:r>
                  <w:rPr>
                    <w:rFonts w:ascii="Cambria Math" w:hAnsi="Cambria Math"/>
                    <w:sz w:val="23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 w:val="23"/>
                  </w:rPr>
                  <m:t>v</m:t>
                </m:r>
              </m:den>
            </m:f>
          </m:e>
        </m:rad>
      </m:oMath>
      <w:r>
        <w:rPr>
          <w:rFonts w:hint="eastAsia"/>
          <w:sz w:val="23"/>
        </w:rPr>
        <w:t xml:space="preserve"> </w:t>
      </w:r>
    </w:p>
    <w:p w14:paraId="510000DE" w14:textId="77777777" w:rsidR="0007285E" w:rsidRDefault="0007285E" w:rsidP="0007285E">
      <w:pPr>
        <w:rPr>
          <w:sz w:val="24"/>
        </w:rPr>
      </w:pPr>
      <w:r>
        <w:rPr>
          <w:rFonts w:hint="eastAsia"/>
          <w:sz w:val="24"/>
        </w:rPr>
        <w:t>J</w:t>
      </w:r>
      <w:r>
        <w:rPr>
          <w:sz w:val="24"/>
        </w:rPr>
        <w:t>(u, v)=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uv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</w:rPr>
                  <m:t xml:space="preserve">,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uv</m:t>
                        </m:r>
                      </m:e>
                    </m:rad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v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2v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4"/>
                  </w:rPr>
                  <m:t>,  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u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v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eqArr>
          </m:e>
        </m:d>
      </m:oMath>
      <w:r>
        <w:rPr>
          <w:rFonts w:hint="eastAsia"/>
          <w:sz w:val="24"/>
        </w:rPr>
        <w:t>=-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 w:hint="eastAsia"/>
                <w:sz w:val="24"/>
              </w:rPr>
              <m:t>1</m:t>
            </m:r>
          </m:num>
          <m:den>
            <m:r>
              <w:rPr>
                <w:rFonts w:ascii="Cambria Math" w:hAnsi="Cambria Math" w:hint="eastAsia"/>
                <w:sz w:val="24"/>
              </w:rPr>
              <m:t>2v</m:t>
            </m:r>
          </m:den>
        </m:f>
      </m:oMath>
    </w:p>
    <w:p w14:paraId="082E386B" w14:textId="77777777" w:rsidR="0007285E" w:rsidRDefault="0007285E" w:rsidP="0007285E">
      <w:pPr>
        <w:rPr>
          <w:rFonts w:ascii="Cambria Math" w:hAnsi="Cambria Math"/>
          <w:sz w:val="24"/>
        </w:rPr>
      </w:pPr>
      <m:oMathPara>
        <m:oMathParaPr>
          <m:jc m:val="left"/>
        </m:oMathParaPr>
        <m:oMath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D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dxdy=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  <w:sz w:val="24"/>
                    </w:rPr>
                    <m:t>dv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2v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</w:rPr>
                        <m:t>du=</m:t>
                      </m:r>
                    </m:e>
                  </m:nary>
                </m:e>
              </m:nary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den>
              </m:f>
            </m:sub>
            <m:sup>
              <m:r>
                <w:rPr>
                  <w:rFonts w:ascii="Cambria Math" w:hAnsi="Cambria Math"/>
                  <w:sz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2v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dv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du=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4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6v</m:t>
                          </m:r>
                        </m:den>
                      </m:f>
                    </m:e>
                  </m:nary>
                </m:e>
              </m:nary>
            </m:e>
          </m:nary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</w:rPr>
                <m:t>6</m:t>
              </m:r>
            </m:den>
          </m:f>
          <m:r>
            <w:rPr>
              <w:rFonts w:ascii="Cambria Math" w:hAnsi="Cambria Math"/>
              <w:sz w:val="24"/>
            </w:rPr>
            <m:t>lnv</m:t>
          </m:r>
          <m:d>
            <m:dPr>
              <m:begChr m:val="|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den>
                  </m:f>
                </m:e>
              </m:eqArr>
              <m:r>
                <w:rPr>
                  <w:rFonts w:ascii="Cambria Math" w:hAnsi="Cambria Math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</w:rPr>
                <m:t>ln2</m:t>
              </m:r>
            </m:e>
          </m:d>
        </m:oMath>
      </m:oMathPara>
    </w:p>
    <w:p w14:paraId="70370655" w14:textId="77777777" w:rsidR="0007285E" w:rsidRDefault="0007285E" w:rsidP="0007285E">
      <w:pPr>
        <w:spacing w:line="300" w:lineRule="auto"/>
      </w:pPr>
      <w:r>
        <w:t>(2).</w:t>
      </w:r>
      <w:r>
        <w:rPr>
          <w:position w:val="-30"/>
        </w:rPr>
        <w:object w:dxaOrig="4344" w:dyaOrig="720" w14:anchorId="7C600AD3">
          <v:shape id="_x0000_i1511" type="#_x0000_t75" style="width:217.15pt;height:36pt" o:ole="">
            <v:imagedata r:id="rId442" o:title=""/>
          </v:shape>
          <o:OLEObject Type="Embed" ProgID="Equation.KSEE3" ShapeID="_x0000_i1511" DrawAspect="Content" ObjectID="_1654736980" r:id="rId443"/>
        </w:object>
      </w:r>
    </w:p>
    <w:p w14:paraId="09FAE431" w14:textId="77777777" w:rsidR="0007285E" w:rsidRDefault="0007285E" w:rsidP="0007285E">
      <w:pPr>
        <w:spacing w:line="300" w:lineRule="auto"/>
      </w:pPr>
      <w:r>
        <w:rPr>
          <w:rFonts w:hint="eastAsia"/>
        </w:rPr>
        <w:t>令</w:t>
      </w:r>
      <w:r>
        <w:t>x=arcos</w:t>
      </w:r>
      <w:r>
        <w:rPr>
          <w:rFonts w:hint="eastAsia"/>
        </w:rPr>
        <w:t>θ</w:t>
      </w:r>
      <w:r>
        <w:rPr>
          <w:rFonts w:eastAsia="Times New Roman"/>
        </w:rPr>
        <w:t>,y=</w:t>
      </w:r>
      <w:proofErr w:type="spellStart"/>
      <w:r>
        <w:rPr>
          <w:rFonts w:eastAsia="Times New Roman"/>
        </w:rPr>
        <w:t>brsin</w:t>
      </w:r>
      <w:r>
        <w:rPr>
          <w:rFonts w:ascii="Arial" w:hAnsi="Arial" w:cs="Arial"/>
          <w:color w:val="333333"/>
          <w:szCs w:val="21"/>
          <w:shd w:val="clear" w:color="auto" w:fill="FFFFFF"/>
        </w:rPr>
        <w:t>θ</w:t>
      </w:r>
      <w:proofErr w:type="spellEnd"/>
    </w:p>
    <w:p w14:paraId="7910E245" w14:textId="77777777" w:rsidR="0007285E" w:rsidRDefault="0007285E" w:rsidP="0007285E">
      <w:pPr>
        <w:spacing w:line="300" w:lineRule="auto"/>
      </w:pPr>
      <w:r>
        <w:t>D’={(r,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hint="eastAsia"/>
        </w:rPr>
        <w:t>θ</w:t>
      </w:r>
      <w:r>
        <w:t>)|</w:t>
      </w:r>
      <w:r>
        <w:rPr>
          <w:position w:val="-6"/>
        </w:rPr>
        <w:object w:dxaOrig="1983" w:dyaOrig="278" w14:anchorId="0B8C4342">
          <v:shape id="_x0000_i1512" type="#_x0000_t75" style="width:98.7pt;height:13.95pt" o:ole="">
            <v:imagedata r:id="rId444" o:title=""/>
          </v:shape>
          <o:OLEObject Type="Embed" ProgID="Equation.KSEE3" ShapeID="_x0000_i1512" DrawAspect="Content" ObjectID="_1654736981" r:id="rId445"/>
        </w:object>
      </w:r>
      <w:r>
        <w:rPr>
          <w:rFonts w:ascii="Arial" w:hAnsi="Arial" w:cs="Arial"/>
          <w:color w:val="333333"/>
          <w:szCs w:val="21"/>
          <w:shd w:val="clear" w:color="auto" w:fill="FFFFFF"/>
        </w:rPr>
        <w:t>}</w:t>
      </w:r>
    </w:p>
    <w:p w14:paraId="17C5734B" w14:textId="77777777" w:rsidR="0007285E" w:rsidRDefault="0007285E" w:rsidP="0007285E">
      <w:pPr>
        <w:spacing w:line="300" w:lineRule="auto"/>
      </w:pPr>
      <w:r>
        <w:t>J(r,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hint="eastAsia"/>
        </w:rPr>
        <w:t>θ</w:t>
      </w:r>
      <w:r>
        <w:t>)=</w:t>
      </w:r>
      <w:proofErr w:type="spellStart"/>
      <w:r>
        <w:t>abr</w:t>
      </w:r>
      <w:proofErr w:type="spellEnd"/>
    </w:p>
    <w:p w14:paraId="0CE4D266" w14:textId="77777777" w:rsidR="0007285E" w:rsidRDefault="0007285E" w:rsidP="0007285E">
      <w:pPr>
        <w:spacing w:line="300" w:lineRule="auto"/>
        <w:rPr>
          <w:position w:val="-24"/>
        </w:rPr>
      </w:pPr>
      <w:r>
        <w:rPr>
          <w:position w:val="-30"/>
        </w:rPr>
        <w:object w:dxaOrig="1781" w:dyaOrig="720" w14:anchorId="1EFCDF2B">
          <v:shape id="_x0000_i1513" type="#_x0000_t75" style="width:88.85pt;height:36pt" o:ole="">
            <v:imagedata r:id="rId446" o:title=""/>
          </v:shape>
          <o:OLEObject Type="Embed" ProgID="Equation.KSEE3" ShapeID="_x0000_i1513" DrawAspect="Content" ObjectID="_1654736982" r:id="rId447"/>
        </w:object>
      </w:r>
      <w:r>
        <w:t>=</w:t>
      </w:r>
      <w:r>
        <w:rPr>
          <w:position w:val="-10"/>
        </w:rPr>
        <w:object w:dxaOrig="177" w:dyaOrig="341" w14:anchorId="660A4431">
          <v:shape id="_x0000_i1514" type="#_x0000_t75" style="width:9.3pt;height:16.85pt" o:ole="">
            <v:imagedata r:id="rId203" o:title=""/>
          </v:shape>
          <o:OLEObject Type="Embed" ProgID="Equation.KSEE3" ShapeID="_x0000_i1514" DrawAspect="Content" ObjectID="_1654736983" r:id="rId448"/>
        </w:object>
      </w:r>
      <w:r>
        <w:rPr>
          <w:position w:val="-32"/>
        </w:rPr>
        <w:object w:dxaOrig="1377" w:dyaOrig="758" w14:anchorId="32E70842">
          <v:shape id="_x0000_i1515" type="#_x0000_t75" style="width:69.1pt;height:37.75pt" o:ole="">
            <v:imagedata r:id="rId449" o:title=""/>
          </v:shape>
          <o:OLEObject Type="Embed" ProgID="Equation.KSEE3" ShapeID="_x0000_i1515" DrawAspect="Content" ObjectID="_1654736984" r:id="rId450"/>
        </w:object>
      </w:r>
      <w:r>
        <w:t>=</w:t>
      </w:r>
      <w:r>
        <w:rPr>
          <w:position w:val="-24"/>
        </w:rPr>
        <w:object w:dxaOrig="480" w:dyaOrig="619" w14:anchorId="64349A80">
          <v:shape id="_x0000_i1516" type="#_x0000_t75" style="width:23.8pt;height:31.35pt" o:ole="">
            <v:imagedata r:id="rId451" o:title=""/>
          </v:shape>
          <o:OLEObject Type="Embed" ProgID="Equation.KSEE3" ShapeID="_x0000_i1516" DrawAspect="Content" ObjectID="_1654736985" r:id="rId452"/>
        </w:object>
      </w:r>
    </w:p>
    <w:p w14:paraId="416857D7" w14:textId="77777777" w:rsidR="0007285E" w:rsidRDefault="0007285E" w:rsidP="0007285E">
      <w:pPr>
        <w:spacing w:line="300" w:lineRule="auto"/>
      </w:pPr>
      <w:r>
        <w:lastRenderedPageBreak/>
        <w:t xml:space="preserve">(3) </w:t>
      </w:r>
      <w:r>
        <w:rPr>
          <w:position w:val="-30"/>
        </w:rPr>
        <w:object w:dxaOrig="1756" w:dyaOrig="682" w14:anchorId="51180820">
          <v:shape id="_x0000_i1517" type="#_x0000_t75" style="width:87.7pt;height:34.25pt" o:ole="">
            <v:imagedata r:id="rId453" o:title=""/>
          </v:shape>
          <o:OLEObject Type="Embed" ProgID="Equation.KSEE3" ShapeID="_x0000_i1517" DrawAspect="Content" ObjectID="_1654736986" r:id="rId454"/>
        </w:object>
      </w:r>
      <w:r>
        <w:rPr>
          <w:rFonts w:hint="eastAsia"/>
        </w:rPr>
        <w:t>，</w:t>
      </w:r>
      <w:r>
        <w:t>D</w:t>
      </w:r>
      <w:r>
        <w:rPr>
          <w:rFonts w:hint="eastAsia"/>
        </w:rPr>
        <w:t>由</w:t>
      </w:r>
      <w:proofErr w:type="spellStart"/>
      <w:r>
        <w:t>x+y</w:t>
      </w:r>
      <w:proofErr w:type="spellEnd"/>
      <w:r>
        <w:t>=1,x=0,y=0</w:t>
      </w:r>
      <w:r>
        <w:rPr>
          <w:rFonts w:hint="eastAsia"/>
        </w:rPr>
        <w:t>所围成的闭区域</w:t>
      </w:r>
    </w:p>
    <w:p w14:paraId="5AFEA334" w14:textId="77777777" w:rsidR="0007285E" w:rsidRDefault="0007285E" w:rsidP="0007285E">
      <w:pPr>
        <w:spacing w:line="300" w:lineRule="auto"/>
      </w:pPr>
      <w:r>
        <w:rPr>
          <w:rFonts w:hint="eastAsia"/>
        </w:rPr>
        <w:t>解：</w:t>
      </w:r>
    </w:p>
    <w:p w14:paraId="75C7E265" w14:textId="77777777" w:rsidR="0007285E" w:rsidRDefault="0007285E" w:rsidP="0007285E">
      <w:pPr>
        <w:spacing w:line="300" w:lineRule="auto"/>
      </w:pPr>
      <w:r>
        <w:rPr>
          <w:rFonts w:hint="eastAsia"/>
        </w:rPr>
        <w:t>令</w:t>
      </w:r>
      <w:r>
        <w:t>u=x-</w:t>
      </w:r>
      <w:proofErr w:type="spellStart"/>
      <w:r>
        <w:t>y,v</w:t>
      </w:r>
      <w:proofErr w:type="spellEnd"/>
      <w:r>
        <w:t>=</w:t>
      </w:r>
      <w:proofErr w:type="spellStart"/>
      <w:r>
        <w:t>x+y</w:t>
      </w:r>
      <w:proofErr w:type="spellEnd"/>
      <w:r>
        <w:rPr>
          <w:rFonts w:hint="eastAsia"/>
        </w:rPr>
        <w:t>则</w:t>
      </w:r>
    </w:p>
    <w:p w14:paraId="10453B19" w14:textId="77777777" w:rsidR="0007285E" w:rsidRDefault="0007285E" w:rsidP="0007285E">
      <w:pPr>
        <w:spacing w:line="300" w:lineRule="auto"/>
        <w:rPr>
          <w:position w:val="-66"/>
        </w:rPr>
      </w:pPr>
      <w:r>
        <w:t>x=</w:t>
      </w:r>
      <w:r>
        <w:rPr>
          <w:position w:val="-10"/>
        </w:rPr>
        <w:object w:dxaOrig="177" w:dyaOrig="341" w14:anchorId="21FC957C">
          <v:shape id="_x0000_i1518" type="#_x0000_t75" style="width:9.3pt;height:16.85pt" o:ole="">
            <v:imagedata r:id="rId203" o:title=""/>
          </v:shape>
          <o:OLEObject Type="Embed" ProgID="Equation.KSEE3" ShapeID="_x0000_i1518" DrawAspect="Content" ObjectID="_1654736987" r:id="rId455"/>
        </w:object>
      </w:r>
      <w:r>
        <w:rPr>
          <w:position w:val="-24"/>
        </w:rPr>
        <w:object w:dxaOrig="561" w:dyaOrig="618" w14:anchorId="71FF7210">
          <v:shape id="_x0000_i1519" type="#_x0000_t75" style="width:28.45pt;height:31.35pt" o:ole="">
            <v:imagedata r:id="rId456" o:title=""/>
          </v:shape>
          <o:OLEObject Type="Embed" ProgID="Equation.KSEE3" ShapeID="_x0000_i1519" DrawAspect="Content" ObjectID="_1654736988" r:id="rId457"/>
        </w:object>
      </w:r>
      <w:r>
        <w:t>,y=</w:t>
      </w:r>
      <w:r>
        <w:rPr>
          <w:position w:val="-24"/>
        </w:rPr>
        <w:object w:dxaOrig="523" w:dyaOrig="618" w14:anchorId="6FC7BC9B">
          <v:shape id="_x0000_i1520" type="#_x0000_t75" style="width:26.15pt;height:31.35pt" o:ole="">
            <v:imagedata r:id="rId458" o:title=""/>
          </v:shape>
          <o:OLEObject Type="Embed" ProgID="Equation.KSEE3" ShapeID="_x0000_i1520" DrawAspect="Content" ObjectID="_1654736989" r:id="rId459"/>
        </w:object>
      </w:r>
    </w:p>
    <w:p w14:paraId="4AF8F20B" w14:textId="77777777" w:rsidR="0007285E" w:rsidRDefault="0007285E" w:rsidP="0007285E">
      <w:pPr>
        <w:spacing w:line="300" w:lineRule="auto"/>
      </w:pPr>
      <w:r>
        <w:t xml:space="preserve">D’={(U,V)| </w:t>
      </w:r>
      <w:r>
        <w:rPr>
          <w:position w:val="-10"/>
        </w:rPr>
        <w:object w:dxaOrig="1996" w:dyaOrig="316" w14:anchorId="5C9B7C9E">
          <v:shape id="_x0000_i1521" type="#_x0000_t75" style="width:99.85pt;height:15.7pt" o:ole="">
            <v:imagedata r:id="rId460" o:title=""/>
          </v:shape>
          <o:OLEObject Type="Embed" ProgID="Equation.KSEE3" ShapeID="_x0000_i1521" DrawAspect="Content" ObjectID="_1654736990" r:id="rId461"/>
        </w:object>
      </w:r>
    </w:p>
    <w:p w14:paraId="4B6A602B" w14:textId="77777777" w:rsidR="0007285E" w:rsidRDefault="0007285E" w:rsidP="0007285E">
      <w:pPr>
        <w:spacing w:line="300" w:lineRule="auto"/>
      </w:pPr>
      <w:r>
        <w:t>J(r,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hint="eastAsia"/>
        </w:rPr>
        <w:t>θ</w:t>
      </w:r>
      <w:r>
        <w:t xml:space="preserve">)= </w:t>
      </w:r>
      <w:r>
        <w:rPr>
          <w:position w:val="-24"/>
        </w:rPr>
        <w:object w:dxaOrig="240" w:dyaOrig="619" w14:anchorId="5408B268">
          <v:shape id="_x0000_i1522" type="#_x0000_t75" style="width:12.2pt;height:31.35pt" o:ole="">
            <v:imagedata r:id="rId462" o:title=""/>
          </v:shape>
          <o:OLEObject Type="Embed" ProgID="Equation.KSEE3" ShapeID="_x0000_i1522" DrawAspect="Content" ObjectID="_1654736991" r:id="rId463"/>
        </w:object>
      </w:r>
    </w:p>
    <w:p w14:paraId="4AF83919" w14:textId="77777777" w:rsidR="0007285E" w:rsidRDefault="0007285E" w:rsidP="0007285E">
      <w:pPr>
        <w:spacing w:line="300" w:lineRule="auto"/>
      </w:pPr>
      <w:r>
        <w:rPr>
          <w:position w:val="-30"/>
        </w:rPr>
        <w:object w:dxaOrig="1958" w:dyaOrig="682" w14:anchorId="6CB12708">
          <v:shape id="_x0000_i1523" type="#_x0000_t75" style="width:97.55pt;height:34.25pt" o:ole="">
            <v:imagedata r:id="rId464" o:title=""/>
          </v:shape>
          <o:OLEObject Type="Embed" ProgID="Equation.KSEE3" ShapeID="_x0000_i1523" DrawAspect="Content" ObjectID="_1654736992" r:id="rId465"/>
        </w:object>
      </w:r>
      <w:r>
        <w:rPr>
          <w:position w:val="-32"/>
        </w:rPr>
        <w:object w:dxaOrig="2046" w:dyaOrig="758" w14:anchorId="63334348">
          <v:shape id="_x0000_i1524" type="#_x0000_t75" style="width:102.75pt;height:37.75pt" o:ole="">
            <v:imagedata r:id="rId466" o:title=""/>
          </v:shape>
          <o:OLEObject Type="Embed" ProgID="Equation.KSEE3" ShapeID="_x0000_i1524" DrawAspect="Content" ObjectID="_1654736993" r:id="rId467"/>
        </w:object>
      </w:r>
      <w:r>
        <w:rPr>
          <w:position w:val="-32"/>
        </w:rPr>
        <w:object w:dxaOrig="935" w:dyaOrig="758" w14:anchorId="40A91838">
          <v:shape id="_x0000_i1525" type="#_x0000_t75" style="width:47.05pt;height:37.75pt" o:ole="">
            <v:imagedata r:id="rId468" o:title=""/>
          </v:shape>
          <o:OLEObject Type="Embed" ProgID="Equation.KSEE3" ShapeID="_x0000_i1525" DrawAspect="Content" ObjectID="_1654736994" r:id="rId469"/>
        </w:object>
      </w:r>
      <w:r>
        <w:t>=</w:t>
      </w:r>
      <w:r>
        <w:rPr>
          <w:position w:val="-24"/>
        </w:rPr>
        <w:object w:dxaOrig="644" w:dyaOrig="619" w14:anchorId="3212E7DF">
          <v:shape id="_x0000_i1526" type="#_x0000_t75" style="width:32.5pt;height:31.35pt" o:ole="">
            <v:imagedata r:id="rId470" o:title=""/>
          </v:shape>
          <o:OLEObject Type="Embed" ProgID="Equation.KSEE3" ShapeID="_x0000_i1526" DrawAspect="Content" ObjectID="_1654736995" r:id="rId471"/>
        </w:object>
      </w:r>
    </w:p>
    <w:p w14:paraId="17EAA077" w14:textId="0B677BB6" w:rsidR="0007285E" w:rsidRDefault="0007285E" w:rsidP="00C35CC3">
      <w:pPr>
        <w:jc w:val="left"/>
        <w:rPr>
          <w:rFonts w:ascii="宋体" w:eastAsia="宋体" w:hAnsi="宋体"/>
          <w:szCs w:val="21"/>
        </w:rPr>
      </w:pPr>
    </w:p>
    <w:p w14:paraId="1C01B2B6" w14:textId="0831AF6F" w:rsidR="0007285E" w:rsidRDefault="0007285E" w:rsidP="00C35CC3">
      <w:pPr>
        <w:jc w:val="left"/>
        <w:rPr>
          <w:rFonts w:ascii="宋体" w:eastAsia="宋体" w:hAnsi="宋体"/>
          <w:szCs w:val="21"/>
        </w:rPr>
      </w:pPr>
    </w:p>
    <w:p w14:paraId="0EB60664" w14:textId="77777777" w:rsidR="0007285E" w:rsidRPr="004F7160" w:rsidRDefault="0007285E" w:rsidP="0007285E">
      <w:pPr>
        <w:spacing w:line="300" w:lineRule="auto"/>
        <w:jc w:val="center"/>
        <w:rPr>
          <w:rFonts w:ascii="宋体" w:eastAsia="宋体" w:hAnsi="宋体" w:cs="Times New Roman"/>
          <w:b/>
          <w:sz w:val="30"/>
          <w:szCs w:val="30"/>
        </w:rPr>
      </w:pPr>
      <w:r w:rsidRPr="004F7160">
        <w:rPr>
          <w:rFonts w:ascii="宋体" w:eastAsia="宋体" w:hAnsi="宋体" w:cs="Times New Roman" w:hint="eastAsia"/>
          <w:b/>
          <w:sz w:val="30"/>
          <w:szCs w:val="30"/>
        </w:rPr>
        <w:t>12.三重积分</w:t>
      </w:r>
    </w:p>
    <w:p w14:paraId="781FE358" w14:textId="77777777" w:rsidR="0007285E" w:rsidRPr="009D0A27" w:rsidRDefault="0007285E" w:rsidP="00D046E4">
      <w:pPr>
        <w:numPr>
          <w:ilvl w:val="0"/>
          <w:numId w:val="33"/>
        </w:numPr>
        <w:spacing w:line="300" w:lineRule="auto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计算</w:t>
      </w:r>
      <w:r w:rsidRPr="009D0A27">
        <w:rPr>
          <w:rFonts w:ascii="宋体" w:eastAsia="宋体" w:hAnsi="宋体" w:cs="Times New Roman"/>
          <w:position w:val="-30"/>
          <w:szCs w:val="21"/>
        </w:rPr>
        <w:object w:dxaOrig="2160" w:dyaOrig="576" w14:anchorId="007291F2">
          <v:shape id="_x0000_i1557" type="#_x0000_t75" style="width:108pt;height:29.05pt" o:ole="">
            <v:imagedata r:id="rId472" o:title=""/>
          </v:shape>
          <o:OLEObject Type="Embed" ProgID="Equation.KSEE3" ShapeID="_x0000_i1557" DrawAspect="Content" ObjectID="_1654736996" r:id="rId473"/>
        </w:object>
      </w:r>
      <w:r w:rsidRPr="009D0A27">
        <w:rPr>
          <w:rFonts w:ascii="宋体" w:eastAsia="宋体" w:hAnsi="宋体" w:cs="Times New Roman" w:hint="eastAsia"/>
          <w:szCs w:val="21"/>
        </w:rPr>
        <w:t>, 其中</w:t>
      </w:r>
      <w:r w:rsidRPr="009D0A27">
        <w:rPr>
          <w:rFonts w:ascii="宋体" w:eastAsia="宋体" w:hAnsi="宋体" w:cs="Times New Roman"/>
          <w:position w:val="-10"/>
          <w:szCs w:val="21"/>
        </w:rPr>
        <w:object w:dxaOrig="3204" w:dyaOrig="360" w14:anchorId="4655ADAE">
          <v:shape id="_x0000_i1558" type="#_x0000_t75" style="width:160.25pt;height:18pt" o:ole="">
            <v:imagedata r:id="rId474" o:title=""/>
          </v:shape>
          <o:OLEObject Type="Embed" ProgID="Equation.KSEE3" ShapeID="_x0000_i1558" DrawAspect="Content" ObjectID="_1654736997" r:id="rId475"/>
        </w:object>
      </w:r>
      <w:r w:rsidRPr="009D0A27">
        <w:rPr>
          <w:rFonts w:ascii="宋体" w:eastAsia="宋体" w:hAnsi="宋体" w:cs="Times New Roman" w:hint="eastAsia"/>
          <w:szCs w:val="21"/>
        </w:rPr>
        <w:t xml:space="preserve">. </w:t>
      </w:r>
    </w:p>
    <w:p w14:paraId="7A61AFEF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解：</w:t>
      </w:r>
      <w:r w:rsidRPr="009D0A27">
        <w:rPr>
          <w:rFonts w:ascii="宋体" w:eastAsia="宋体" w:hAnsi="宋体" w:cs="Times New Roman"/>
          <w:szCs w:val="21"/>
        </w:rPr>
        <w:t xml:space="preserve"> </w:t>
      </w:r>
      <w:r w:rsidRPr="009D0A27">
        <w:rPr>
          <w:rFonts w:ascii="宋体" w:eastAsia="宋体" w:hAnsi="宋体" w:cs="Times New Roman" w:hint="eastAsia"/>
          <w:szCs w:val="21"/>
        </w:rPr>
        <w:t>Ω关于</w:t>
      </w:r>
      <w:r w:rsidRPr="009D0A27">
        <w:rPr>
          <w:rFonts w:ascii="宋体" w:eastAsia="宋体" w:hAnsi="宋体" w:cs="Times New Roman"/>
          <w:position w:val="-6"/>
          <w:szCs w:val="21"/>
        </w:rPr>
        <w:object w:dxaOrig="456" w:dyaOrig="276" w14:anchorId="5FF4D1F7">
          <v:shape id="_x0000_i1559" type="#_x0000_t75" style="width:22.65pt;height:13.95pt" o:ole="">
            <v:imagedata r:id="rId476" o:title=""/>
          </v:shape>
          <o:OLEObject Type="Embed" ProgID="Equation.KSEE3" ShapeID="_x0000_i1559" DrawAspect="Content" ObjectID="_1654736998" r:id="rId477"/>
        </w:object>
      </w:r>
      <w:r w:rsidRPr="009D0A27">
        <w:rPr>
          <w:rFonts w:ascii="宋体" w:eastAsia="宋体" w:hAnsi="宋体" w:cs="Times New Roman" w:hint="eastAsia"/>
          <w:szCs w:val="21"/>
        </w:rPr>
        <w:t>平面和</w:t>
      </w:r>
      <w:r w:rsidRPr="009D0A27">
        <w:rPr>
          <w:rFonts w:ascii="宋体" w:eastAsia="宋体" w:hAnsi="宋体" w:cs="Times New Roman"/>
          <w:position w:val="-10"/>
          <w:szCs w:val="21"/>
        </w:rPr>
        <w:object w:dxaOrig="480" w:dyaOrig="324" w14:anchorId="4E27C94C">
          <v:shape id="_x0000_i1560" type="#_x0000_t75" style="width:23.8pt;height:16.25pt" o:ole="">
            <v:imagedata r:id="rId478" o:title=""/>
          </v:shape>
          <o:OLEObject Type="Embed" ProgID="Equation.KSEE3" ShapeID="_x0000_i1560" DrawAspect="Content" ObjectID="_1654736999" r:id="rId479"/>
        </w:object>
      </w:r>
      <w:r w:rsidRPr="009D0A27">
        <w:rPr>
          <w:rFonts w:ascii="宋体" w:eastAsia="宋体" w:hAnsi="宋体" w:cs="Times New Roman" w:hint="eastAsia"/>
          <w:szCs w:val="21"/>
        </w:rPr>
        <w:t>平面对称</w:t>
      </w:r>
    </w:p>
    <w:p w14:paraId="10A76587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4"/>
          <w:szCs w:val="21"/>
        </w:rPr>
        <w:object w:dxaOrig="216" w:dyaOrig="204" w14:anchorId="676236E8">
          <v:shape id="_x0000_i1561" type="#_x0000_t75" style="width:11.05pt;height:10.45pt" o:ole="">
            <v:imagedata r:id="rId480" o:title=""/>
          </v:shape>
          <o:OLEObject Type="Embed" ProgID="Equation.KSEE3" ShapeID="_x0000_i1561" DrawAspect="Content" ObjectID="_1654737000" r:id="rId481"/>
        </w:object>
      </w:r>
      <w:r w:rsidRPr="009D0A27">
        <w:rPr>
          <w:rFonts w:ascii="宋体" w:eastAsia="宋体" w:hAnsi="宋体" w:cs="Times New Roman"/>
          <w:position w:val="-30"/>
          <w:szCs w:val="21"/>
        </w:rPr>
        <w:object w:dxaOrig="6384" w:dyaOrig="576" w14:anchorId="3DE15B5E">
          <v:shape id="_x0000_i1562" type="#_x0000_t75" style="width:319.35pt;height:29.05pt" o:ole="">
            <v:imagedata r:id="rId482" o:title=""/>
          </v:shape>
          <o:OLEObject Type="Embed" ProgID="Equation.KSEE3" ShapeID="_x0000_i1562" DrawAspect="Content" ObjectID="_1654737001" r:id="rId483"/>
        </w:object>
      </w:r>
    </w:p>
    <w:p w14:paraId="00EEAFB5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 xml:space="preserve">                      </w:t>
      </w:r>
      <w:r w:rsidRPr="009D0A27">
        <w:rPr>
          <w:rFonts w:ascii="宋体" w:eastAsia="宋体" w:hAnsi="宋体" w:cs="Times New Roman"/>
          <w:position w:val="-30"/>
          <w:szCs w:val="21"/>
        </w:rPr>
        <w:object w:dxaOrig="2556" w:dyaOrig="576" w14:anchorId="097AED02">
          <v:shape id="_x0000_i1563" type="#_x0000_t75" style="width:127.75pt;height:29.05pt" o:ole="">
            <v:imagedata r:id="rId484" o:title=""/>
          </v:shape>
          <o:OLEObject Type="Embed" ProgID="Equation.KSEE3" ShapeID="_x0000_i1563" DrawAspect="Content" ObjectID="_1654737002" r:id="rId485"/>
        </w:object>
      </w:r>
    </w:p>
    <w:p w14:paraId="5FD7670D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  <w:lang w:val="el-GR"/>
        </w:rPr>
      </w:pPr>
      <w:r w:rsidRPr="009D0A27">
        <w:rPr>
          <w:rFonts w:ascii="宋体" w:eastAsia="宋体" w:hAnsi="宋体" w:cs="Times New Roman" w:hint="eastAsia"/>
          <w:szCs w:val="21"/>
        </w:rPr>
        <w:t>因此设：</w:t>
      </w:r>
      <w:r w:rsidRPr="009D0A27">
        <w:rPr>
          <w:rFonts w:ascii="宋体" w:eastAsia="宋体" w:hAnsi="宋体" w:cs="Times New Roman"/>
          <w:position w:val="-24"/>
          <w:szCs w:val="21"/>
        </w:rPr>
        <w:object w:dxaOrig="5124" w:dyaOrig="624" w14:anchorId="4BE3209F">
          <v:shape id="_x0000_i1564" type="#_x0000_t75" style="width:256.05pt;height:31.35pt" o:ole="">
            <v:imagedata r:id="rId486" o:title=""/>
          </v:shape>
          <o:OLEObject Type="Embed" ProgID="Equation.KSEE3" ShapeID="_x0000_i1564" DrawAspect="Content" ObjectID="_1654737003" r:id="rId487"/>
        </w:object>
      </w:r>
    </w:p>
    <w:p w14:paraId="659955AF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94"/>
          <w:szCs w:val="21"/>
        </w:rPr>
        <w:object w:dxaOrig="6480" w:dyaOrig="2004" w14:anchorId="636744C2">
          <v:shape id="_x0000_i1565" type="#_x0000_t75" style="width:324pt;height:100.45pt" o:ole="">
            <v:imagedata r:id="rId488" o:title=""/>
          </v:shape>
          <o:OLEObject Type="Embed" ProgID="Equation.KSEE3" ShapeID="_x0000_i1565" DrawAspect="Content" ObjectID="_1654737004" r:id="rId489"/>
        </w:object>
      </w:r>
    </w:p>
    <w:p w14:paraId="4678F876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</w:rPr>
      </w:pPr>
    </w:p>
    <w:p w14:paraId="29E09133" w14:textId="77777777" w:rsidR="0007285E" w:rsidRPr="009D0A27" w:rsidRDefault="0007285E" w:rsidP="00D046E4">
      <w:pPr>
        <w:numPr>
          <w:ilvl w:val="0"/>
          <w:numId w:val="33"/>
        </w:numPr>
        <w:spacing w:line="300" w:lineRule="auto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计算</w:t>
      </w:r>
      <w:r w:rsidRPr="009D0A27">
        <w:rPr>
          <w:rFonts w:ascii="宋体" w:eastAsia="宋体" w:hAnsi="宋体" w:cs="Times New Roman"/>
          <w:position w:val="-30"/>
          <w:szCs w:val="21"/>
        </w:rPr>
        <w:object w:dxaOrig="1284" w:dyaOrig="576" w14:anchorId="0BC5ADE2">
          <v:shape id="_x0000_i1566" type="#_x0000_t75" style="width:64.45pt;height:29.05pt" o:ole="">
            <v:imagedata r:id="rId490" o:title=""/>
          </v:shape>
          <o:OLEObject Type="Embed" ProgID="Equation.KSEE3" ShapeID="_x0000_i1566" DrawAspect="Content" ObjectID="_1654737005" r:id="rId491"/>
        </w:object>
      </w:r>
      <w:r w:rsidRPr="009D0A27">
        <w:rPr>
          <w:rFonts w:ascii="宋体" w:eastAsia="宋体" w:hAnsi="宋体" w:cs="Times New Roman" w:hint="eastAsia"/>
          <w:szCs w:val="21"/>
        </w:rPr>
        <w:t>, 其中Ω由</w:t>
      </w:r>
      <w:r w:rsidRPr="009D0A27">
        <w:rPr>
          <w:rFonts w:ascii="宋体" w:eastAsia="宋体" w:hAnsi="宋体" w:cs="Times New Roman"/>
          <w:position w:val="-10"/>
          <w:szCs w:val="21"/>
        </w:rPr>
        <w:object w:dxaOrig="2460" w:dyaOrig="360" w14:anchorId="39AC5DB1">
          <v:shape id="_x0000_i1567" type="#_x0000_t75" style="width:123.1pt;height:18pt" o:ole="">
            <v:imagedata r:id="rId492" o:title=""/>
          </v:shape>
          <o:OLEObject Type="Embed" ProgID="Equation.KSEE3" ShapeID="_x0000_i1567" DrawAspect="Content" ObjectID="_1654737006" r:id="rId493"/>
        </w:object>
      </w:r>
      <w:r w:rsidRPr="009D0A27">
        <w:rPr>
          <w:rFonts w:ascii="宋体" w:eastAsia="宋体" w:hAnsi="宋体" w:cs="Times New Roman" w:hint="eastAsia"/>
          <w:szCs w:val="21"/>
        </w:rPr>
        <w:t>所围成.</w:t>
      </w:r>
    </w:p>
    <w:p w14:paraId="272F0C33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解：</w:t>
      </w:r>
      <w:r w:rsidRPr="009D0A27">
        <w:rPr>
          <w:rFonts w:ascii="宋体" w:eastAsia="宋体" w:hAnsi="宋体" w:cs="Times New Roman"/>
          <w:position w:val="-10"/>
          <w:szCs w:val="21"/>
        </w:rPr>
        <w:object w:dxaOrig="4344" w:dyaOrig="360" w14:anchorId="249317AF">
          <v:shape id="_x0000_i1568" type="#_x0000_t75" style="width:217.15pt;height:18pt" o:ole="">
            <v:imagedata r:id="rId494" o:title=""/>
          </v:shape>
          <o:OLEObject Type="Embed" ProgID="Equation.KSEE3" ShapeID="_x0000_i1568" DrawAspect="Content" ObjectID="_1654737007" r:id="rId495"/>
        </w:object>
      </w:r>
    </w:p>
    <w:p w14:paraId="52F3BC9E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设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3384" w:dyaOrig="408" w14:anchorId="3A0059E2">
          <v:shape id="_x0000_i1569" type="#_x0000_t75" style="width:168.95pt;height:20.3pt" o:ole="">
            <v:imagedata r:id="rId496" o:title=""/>
          </v:shape>
          <o:OLEObject Type="Embed" ProgID="Equation.KSEE3" ShapeID="_x0000_i1569" DrawAspect="Content" ObjectID="_1654737008" r:id="rId497"/>
        </w:object>
      </w:r>
    </w:p>
    <w:p w14:paraId="6B97ED29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36"/>
          <w:szCs w:val="21"/>
        </w:rPr>
        <w:object w:dxaOrig="5580" w:dyaOrig="780" w14:anchorId="3A850D9E">
          <v:shape id="_x0000_i1570" type="#_x0000_t75" style="width:279.3pt;height:38.9pt" o:ole="">
            <v:imagedata r:id="rId498" o:title=""/>
          </v:shape>
          <o:OLEObject Type="Embed" ProgID="Equation.KSEE3" ShapeID="_x0000_i1570" DrawAspect="Content" ObjectID="_1654737009" r:id="rId499"/>
        </w:object>
      </w:r>
    </w:p>
    <w:p w14:paraId="3E723016" w14:textId="77777777" w:rsidR="0007285E" w:rsidRPr="009D0A27" w:rsidRDefault="0007285E" w:rsidP="0007285E">
      <w:pPr>
        <w:spacing w:line="300" w:lineRule="auto"/>
        <w:rPr>
          <w:rFonts w:ascii="宋体" w:eastAsia="宋体" w:hAnsi="宋体" w:cs="Times New Roman"/>
          <w:szCs w:val="21"/>
        </w:rPr>
      </w:pPr>
    </w:p>
    <w:p w14:paraId="3DAB8EF0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  <w:r w:rsidRPr="009D0A27">
        <w:rPr>
          <w:rFonts w:ascii="宋体" w:eastAsia="宋体" w:hAnsi="宋体" w:cs="等线" w:hint="eastAsia"/>
          <w:szCs w:val="21"/>
        </w:rPr>
        <w:t>3.计算</w:t>
      </w:r>
      <w:r w:rsidRPr="009D0A27">
        <w:rPr>
          <w:rFonts w:ascii="宋体" w:eastAsia="宋体" w:hAnsi="宋体" w:cs="等线"/>
          <w:position w:val="-30"/>
          <w:szCs w:val="21"/>
        </w:rPr>
        <w:object w:dxaOrig="1176" w:dyaOrig="576" w14:anchorId="1D682A10">
          <v:shape id="_x0000_i1571" type="#_x0000_t75" style="width:58.65pt;height:29.05pt" o:ole="">
            <v:imagedata r:id="rId500" o:title=""/>
          </v:shape>
          <o:OLEObject Type="Embed" ProgID="Equation.KSEE3" ShapeID="_x0000_i1571" DrawAspect="Content" ObjectID="_1654737010" r:id="rId501"/>
        </w:object>
      </w:r>
      <w:r w:rsidRPr="009D0A27">
        <w:rPr>
          <w:rFonts w:ascii="宋体" w:eastAsia="宋体" w:hAnsi="宋体" w:cs="等线" w:hint="eastAsia"/>
          <w:szCs w:val="21"/>
        </w:rPr>
        <w:t>, 其中</w:t>
      </w:r>
      <w:r w:rsidRPr="009D0A27">
        <w:rPr>
          <w:rFonts w:ascii="宋体" w:eastAsia="宋体" w:hAnsi="宋体" w:cs="等线"/>
          <w:position w:val="-4"/>
          <w:szCs w:val="21"/>
        </w:rPr>
        <w:object w:dxaOrig="264" w:dyaOrig="264" w14:anchorId="40225C1D">
          <v:shape id="_x0000_i1572" type="#_x0000_t75" style="width:13.35pt;height:13.35pt" o:ole="">
            <v:imagedata r:id="rId502" o:title=""/>
          </v:shape>
          <o:OLEObject Type="Embed" ProgID="Equation.KSEE3" ShapeID="_x0000_i1572" DrawAspect="Content" ObjectID="_1654737011" r:id="rId503"/>
        </w:object>
      </w:r>
      <w:r w:rsidRPr="009D0A27">
        <w:rPr>
          <w:rFonts w:ascii="宋体" w:eastAsia="宋体" w:hAnsi="宋体" w:cs="等线" w:hint="eastAsia"/>
          <w:szCs w:val="21"/>
        </w:rPr>
        <w:t>由</w:t>
      </w:r>
      <w:r w:rsidRPr="009D0A27">
        <w:rPr>
          <w:rFonts w:ascii="宋体" w:eastAsia="宋体" w:hAnsi="宋体" w:cs="等线"/>
          <w:position w:val="-24"/>
          <w:szCs w:val="21"/>
        </w:rPr>
        <w:object w:dxaOrig="1536" w:dyaOrig="624" w14:anchorId="01349623">
          <v:shape id="_x0000_i1573" type="#_x0000_t75" style="width:76.65pt;height:31.35pt" o:ole="">
            <v:imagedata r:id="rId504" o:title=""/>
          </v:shape>
          <o:OLEObject Type="Embed" ProgID="Equation.KSEE3" ShapeID="_x0000_i1573" DrawAspect="Content" ObjectID="_1654737012" r:id="rId505"/>
        </w:object>
      </w:r>
      <w:r w:rsidRPr="009D0A27">
        <w:rPr>
          <w:rFonts w:ascii="宋体" w:eastAsia="宋体" w:hAnsi="宋体" w:cs="等线" w:hint="eastAsia"/>
          <w:szCs w:val="21"/>
        </w:rPr>
        <w:t>与</w:t>
      </w:r>
      <w:r w:rsidRPr="009D0A27">
        <w:rPr>
          <w:rFonts w:ascii="宋体" w:eastAsia="宋体" w:hAnsi="宋体" w:cs="等线"/>
          <w:position w:val="-10"/>
          <w:szCs w:val="21"/>
        </w:rPr>
        <w:object w:dxaOrig="1800" w:dyaOrig="324" w14:anchorId="597068C5">
          <v:shape id="_x0000_i1574" type="#_x0000_t75" style="width:90pt;height:16.25pt" o:ole="">
            <v:imagedata r:id="rId506" o:title=""/>
          </v:shape>
          <o:OLEObject Type="Embed" ProgID="Equation.KSEE3" ShapeID="_x0000_i1574" DrawAspect="Content" ObjectID="_1654737013" r:id="rId507"/>
        </w:object>
      </w:r>
      <w:r w:rsidRPr="009D0A27">
        <w:rPr>
          <w:rFonts w:ascii="宋体" w:eastAsia="宋体" w:hAnsi="宋体" w:cs="等线" w:hint="eastAsia"/>
          <w:szCs w:val="21"/>
        </w:rPr>
        <w:t>所围成.</w:t>
      </w:r>
    </w:p>
    <w:p w14:paraId="799769F2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  <w:r w:rsidRPr="009D0A27">
        <w:rPr>
          <w:rFonts w:ascii="宋体" w:eastAsia="宋体" w:hAnsi="宋体" w:cs="等线" w:hint="eastAsia"/>
          <w:szCs w:val="21"/>
        </w:rPr>
        <w:t>解：</w:t>
      </w:r>
    </w:p>
    <w:p w14:paraId="40C8642C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  <w:r w:rsidRPr="009D0A27">
        <w:rPr>
          <w:rFonts w:ascii="宋体" w:eastAsia="宋体" w:hAnsi="宋体" w:cs="等线"/>
          <w:position w:val="-32"/>
          <w:szCs w:val="21"/>
        </w:rPr>
        <w:object w:dxaOrig="3760" w:dyaOrig="760" w14:anchorId="48704647">
          <v:shape id="_x0000_i1575" type="#_x0000_t75" style="width:188.15pt;height:37.75pt" o:ole="">
            <v:imagedata r:id="rId508" o:title=""/>
          </v:shape>
          <o:OLEObject Type="Embed" ProgID="Equation.KSEE3" ShapeID="_x0000_i1575" DrawAspect="Content" ObjectID="_1654737014" r:id="rId509"/>
        </w:object>
      </w:r>
    </w:p>
    <w:p w14:paraId="62B7BE2E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等线"/>
                  <w:i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="宋体" w:hAnsi="Cambria Math" w:cs="等线"/>
                  <w:szCs w:val="21"/>
                  <w:highlight w:val="yellow"/>
                </w:rPr>
                <m:t>D</m:t>
              </m:r>
            </m:e>
            <m:sub>
              <m:r>
                <w:rPr>
                  <w:rFonts w:ascii="Cambria Math" w:eastAsia="宋体" w:hAnsi="Cambria Math" w:cs="等线" w:hint="eastAsia"/>
                  <w:szCs w:val="21"/>
                  <w:highlight w:val="yellow"/>
                </w:rPr>
                <m:t>xy</m:t>
              </m:r>
            </m:sub>
          </m:sSub>
          <m:r>
            <w:rPr>
              <w:rFonts w:ascii="Cambria Math" w:eastAsia="宋体" w:hAnsi="Cambria Math" w:cs="等线"/>
              <w:szCs w:val="21"/>
              <w:highlight w:val="yellow"/>
            </w:rPr>
            <m:t>={(x,y)|</m:t>
          </m:r>
          <m:sSup>
            <m:sSupPr>
              <m:ctrlPr>
                <w:rPr>
                  <w:rFonts w:ascii="Cambria Math" w:eastAsia="宋体" w:hAnsi="Cambria Math" w:cs="等线"/>
                  <w:i/>
                  <w:szCs w:val="21"/>
                  <w:highlight w:val="yellow"/>
                </w:rPr>
              </m:ctrlPr>
            </m:sSupPr>
            <m:e>
              <m:r>
                <w:rPr>
                  <w:rFonts w:ascii="Cambria Math" w:eastAsia="宋体" w:hAnsi="Cambria Math" w:cs="等线"/>
                  <w:szCs w:val="21"/>
                  <w:highlight w:val="yellow"/>
                </w:rPr>
                <m:t>x</m:t>
              </m:r>
            </m:e>
            <m:sup>
              <m:r>
                <w:rPr>
                  <w:rFonts w:ascii="Cambria Math" w:eastAsia="宋体" w:hAnsi="Cambria Math" w:cs="等线"/>
                  <w:szCs w:val="21"/>
                  <w:highlight w:val="yellow"/>
                </w:rPr>
                <m:t>2</m:t>
              </m:r>
            </m:sup>
          </m:sSup>
          <m:r>
            <w:rPr>
              <w:rFonts w:ascii="Cambria Math" w:eastAsia="宋体" w:hAnsi="Cambria Math" w:cs="等线"/>
              <w:szCs w:val="21"/>
              <w:highlight w:val="yellow"/>
            </w:rPr>
            <m:t>+</m:t>
          </m:r>
          <m:sSup>
            <m:sSupPr>
              <m:ctrlPr>
                <w:rPr>
                  <w:rFonts w:ascii="Cambria Math" w:eastAsia="宋体" w:hAnsi="Cambria Math" w:cs="等线"/>
                  <w:i/>
                  <w:szCs w:val="21"/>
                  <w:highlight w:val="yellow"/>
                </w:rPr>
              </m:ctrlPr>
            </m:sSupPr>
            <m:e>
              <m:r>
                <w:rPr>
                  <w:rFonts w:ascii="Cambria Math" w:eastAsia="宋体" w:hAnsi="Cambria Math" w:cs="等线"/>
                  <w:szCs w:val="21"/>
                  <w:highlight w:val="yellow"/>
                </w:rPr>
                <m:t>y</m:t>
              </m:r>
            </m:e>
            <m:sup>
              <m:r>
                <w:rPr>
                  <w:rFonts w:ascii="Cambria Math" w:eastAsia="宋体" w:hAnsi="Cambria Math" w:cs="等线"/>
                  <w:szCs w:val="21"/>
                  <w:highlight w:val="yellow"/>
                </w:rPr>
                <m:t>2</m:t>
              </m:r>
            </m:sup>
          </m:sSup>
          <m:r>
            <w:rPr>
              <w:rFonts w:ascii="Cambria Math" w:eastAsia="宋体" w:hAnsi="Cambria Math" w:cs="等线"/>
              <w:szCs w:val="21"/>
              <w:highlight w:val="yellow"/>
            </w:rPr>
            <m:t>≤</m:t>
          </m:r>
          <m:f>
            <m:fPr>
              <m:ctrlPr>
                <w:rPr>
                  <w:rFonts w:ascii="Cambria Math" w:eastAsia="宋体" w:hAnsi="Cambria Math" w:cs="等线"/>
                  <w:i/>
                  <w:szCs w:val="21"/>
                  <w:highlight w:val="yellow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等线"/>
                      <w:i/>
                      <w:szCs w:val="21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="宋体" w:hAnsi="Cambria Math" w:cs="等线"/>
                      <w:szCs w:val="21"/>
                      <w:highlight w:val="yellow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 w:cs="等线"/>
                      <w:szCs w:val="21"/>
                      <w:highlight w:val="yellow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 w:cs="等线"/>
                      <w:i/>
                      <w:szCs w:val="21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="宋体" w:hAnsi="Cambria Math" w:cs="等线"/>
                      <w:szCs w:val="21"/>
                      <w:highlight w:val="yellow"/>
                    </w:rPr>
                    <m:t>z</m:t>
                  </m:r>
                </m:e>
                <m:sup>
                  <m:r>
                    <w:rPr>
                      <w:rFonts w:ascii="Cambria Math" w:eastAsia="宋体" w:hAnsi="Cambria Math" w:cs="等线"/>
                      <w:szCs w:val="21"/>
                      <w:highlight w:val="yellow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 w:cs="等线"/>
                      <w:i/>
                      <w:szCs w:val="21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="MS Gothic" w:hAnsi="Cambria Math" w:cs="MS Gothic" w:hint="eastAsia"/>
                      <w:szCs w:val="21"/>
                      <w:highlight w:val="yellow"/>
                    </w:rPr>
                    <m:t>h</m:t>
                  </m:r>
                </m:e>
                <m:sup>
                  <m:r>
                    <w:rPr>
                      <w:rFonts w:ascii="Cambria Math" w:eastAsia="宋体" w:hAnsi="Cambria Math" w:cs="等线"/>
                      <w:szCs w:val="21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eastAsia="宋体" w:hAnsi="Cambria Math" w:cs="等线"/>
              <w:szCs w:val="21"/>
              <w:highlight w:val="yellow"/>
            </w:rPr>
            <m:t>}</m:t>
          </m:r>
        </m:oMath>
      </m:oMathPara>
    </w:p>
    <w:p w14:paraId="3E07CE84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  <w:r w:rsidRPr="009D0A27">
        <w:rPr>
          <w:rFonts w:ascii="宋体" w:eastAsia="宋体" w:hAnsi="宋体" w:cs="等线"/>
          <w:position w:val="-128"/>
          <w:szCs w:val="21"/>
        </w:rPr>
        <w:object w:dxaOrig="1559" w:dyaOrig="2684" w14:anchorId="1644E8A3">
          <v:shape id="_x0000_i1576" type="#_x0000_t75" alt="" style="width:77.8pt;height:134.15pt" o:ole="">
            <v:imagedata r:id="rId510" o:title=""/>
          </v:shape>
          <o:OLEObject Type="Embed" ProgID="Equation.KSEE3" ShapeID="_x0000_i1576" DrawAspect="Content" ObjectID="_1654737015" r:id="rId511"/>
        </w:object>
      </w:r>
    </w:p>
    <w:p w14:paraId="4C8A75B2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</w:p>
    <w:p w14:paraId="76D1FC09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  <w:r w:rsidRPr="009D0A27">
        <w:rPr>
          <w:rFonts w:ascii="宋体" w:eastAsia="宋体" w:hAnsi="宋体" w:cs="等线" w:hint="eastAsia"/>
          <w:szCs w:val="21"/>
        </w:rPr>
        <w:t>4.计算</w:t>
      </w:r>
      <w:r w:rsidRPr="009D0A27">
        <w:rPr>
          <w:rFonts w:ascii="宋体" w:eastAsia="宋体" w:hAnsi="宋体" w:cs="等线"/>
          <w:position w:val="-30"/>
          <w:szCs w:val="21"/>
        </w:rPr>
        <w:object w:dxaOrig="1284" w:dyaOrig="576" w14:anchorId="6C9D7CB2">
          <v:shape id="_x0000_i1577" type="#_x0000_t75" style="width:64.45pt;height:29.05pt" o:ole="">
            <v:imagedata r:id="rId512" o:title=""/>
          </v:shape>
          <o:OLEObject Type="Embed" ProgID="Equation.KSEE3" ShapeID="_x0000_i1577" DrawAspect="Content" ObjectID="_1654737016" r:id="rId513"/>
        </w:object>
      </w:r>
      <w:r w:rsidRPr="009D0A27">
        <w:rPr>
          <w:rFonts w:ascii="宋体" w:eastAsia="宋体" w:hAnsi="宋体" w:cs="等线" w:hint="eastAsia"/>
          <w:szCs w:val="21"/>
        </w:rPr>
        <w:t>, 其中</w:t>
      </w:r>
      <w:r w:rsidRPr="009D0A27">
        <w:rPr>
          <w:rFonts w:ascii="宋体" w:eastAsia="宋体" w:hAnsi="宋体" w:cs="等线"/>
          <w:position w:val="-4"/>
          <w:szCs w:val="21"/>
        </w:rPr>
        <w:object w:dxaOrig="264" w:dyaOrig="264" w14:anchorId="70C59D71">
          <v:shape id="_x0000_i1578" type="#_x0000_t75" style="width:13.35pt;height:13.35pt" o:ole="">
            <v:imagedata r:id="rId514" o:title=""/>
          </v:shape>
          <o:OLEObject Type="Embed" ProgID="Equation.KSEE3" ShapeID="_x0000_i1578" DrawAspect="Content" ObjectID="_1654737017" r:id="rId515"/>
        </w:object>
      </w:r>
      <w:r w:rsidRPr="009D0A27">
        <w:rPr>
          <w:rFonts w:ascii="宋体" w:eastAsia="宋体" w:hAnsi="宋体" w:cs="等线" w:hint="eastAsia"/>
          <w:szCs w:val="21"/>
        </w:rPr>
        <w:t>由</w:t>
      </w:r>
      <w:r w:rsidRPr="009D0A27">
        <w:rPr>
          <w:rFonts w:ascii="宋体" w:eastAsia="宋体" w:hAnsi="宋体" w:cs="等线"/>
          <w:position w:val="-10"/>
          <w:szCs w:val="21"/>
        </w:rPr>
        <w:object w:dxaOrig="1680" w:dyaOrig="360" w14:anchorId="6835DDBA">
          <v:shape id="_x0000_i1579" type="#_x0000_t75" style="width:84.2pt;height:18pt" o:ole="">
            <v:imagedata r:id="rId516" o:title=""/>
          </v:shape>
          <o:OLEObject Type="Embed" ProgID="Equation.KSEE3" ShapeID="_x0000_i1579" DrawAspect="Content" ObjectID="_1654737018" r:id="rId517"/>
        </w:object>
      </w:r>
      <w:r w:rsidRPr="009D0A27">
        <w:rPr>
          <w:rFonts w:ascii="宋体" w:eastAsia="宋体" w:hAnsi="宋体" w:cs="等线" w:hint="eastAsia"/>
          <w:szCs w:val="21"/>
        </w:rPr>
        <w:t>, 与</w:t>
      </w:r>
      <w:r w:rsidRPr="009D0A27">
        <w:rPr>
          <w:rFonts w:ascii="宋体" w:eastAsia="宋体" w:hAnsi="宋体" w:cs="等线"/>
          <w:position w:val="-10"/>
          <w:szCs w:val="21"/>
        </w:rPr>
        <w:object w:dxaOrig="1824" w:dyaOrig="360" w14:anchorId="75881523">
          <v:shape id="_x0000_i1580" type="#_x0000_t75" style="width:91.15pt;height:18pt" o:ole="">
            <v:imagedata r:id="rId518" o:title=""/>
          </v:shape>
          <o:OLEObject Type="Embed" ProgID="Equation.KSEE3" ShapeID="_x0000_i1580" DrawAspect="Content" ObjectID="_1654737019" r:id="rId519"/>
        </w:object>
      </w:r>
      <w:r w:rsidRPr="009D0A27">
        <w:rPr>
          <w:rFonts w:ascii="宋体" w:eastAsia="宋体" w:hAnsi="宋体" w:cs="等线" w:hint="eastAsia"/>
          <w:szCs w:val="21"/>
        </w:rPr>
        <w:t>所围成.</w:t>
      </w:r>
    </w:p>
    <w:p w14:paraId="70BEE552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  <w:r w:rsidRPr="009D0A27">
        <w:rPr>
          <w:rFonts w:ascii="宋体" w:eastAsia="宋体" w:hAnsi="宋体" w:cs="等线" w:hint="eastAsia"/>
          <w:szCs w:val="21"/>
        </w:rPr>
        <w:t>解：</w:t>
      </w:r>
    </w:p>
    <w:p w14:paraId="667064F6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  <w:r w:rsidRPr="009D0A27">
        <w:rPr>
          <w:rFonts w:ascii="宋体" w:eastAsia="宋体" w:hAnsi="宋体" w:cs="等线"/>
          <w:position w:val="-280"/>
          <w:szCs w:val="21"/>
        </w:rPr>
        <w:object w:dxaOrig="4200" w:dyaOrig="5256" w14:anchorId="009FE77D">
          <v:shape id="_x0000_i1581" type="#_x0000_t75" style="width:210.2pt;height:263.05pt" o:ole="">
            <v:imagedata r:id="rId520" o:title=""/>
          </v:shape>
          <o:OLEObject Type="Embed" ProgID="Equation.KSEE3" ShapeID="_x0000_i1581" DrawAspect="Content" ObjectID="_1654737020" r:id="rId521"/>
        </w:object>
      </w:r>
    </w:p>
    <w:p w14:paraId="00DE1A0C" w14:textId="77777777" w:rsidR="0007285E" w:rsidRPr="009D0A27" w:rsidRDefault="0007285E" w:rsidP="0007285E">
      <w:pPr>
        <w:rPr>
          <w:rFonts w:ascii="宋体" w:eastAsia="宋体" w:hAnsi="宋体" w:cs="等线"/>
          <w:szCs w:val="21"/>
        </w:rPr>
      </w:pPr>
    </w:p>
    <w:p w14:paraId="6399E851" w14:textId="77777777" w:rsidR="0007285E" w:rsidRPr="009D0A27" w:rsidRDefault="0007285E" w:rsidP="00D046E4">
      <w:pPr>
        <w:numPr>
          <w:ilvl w:val="0"/>
          <w:numId w:val="34"/>
        </w:numPr>
        <w:spacing w:line="300" w:lineRule="auto"/>
        <w:jc w:val="left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 w:hint="eastAsia"/>
          <w:szCs w:val="21"/>
        </w:rPr>
        <w:t>计算</w:t>
      </w:r>
      <w:r w:rsidRPr="009D0A27">
        <w:rPr>
          <w:rFonts w:ascii="宋体" w:eastAsia="宋体" w:hAnsi="宋体" w:cs="宋体"/>
          <w:position w:val="-30"/>
          <w:szCs w:val="21"/>
        </w:rPr>
        <w:object w:dxaOrig="1932" w:dyaOrig="624" w14:anchorId="11805EFC">
          <v:shape id="_x0000_i1582" type="#_x0000_t75" style="width:96.4pt;height:31.35pt" o:ole="">
            <v:imagedata r:id="rId522" o:title=""/>
          </v:shape>
          <o:OLEObject Type="Embed" ProgID="Equation.KSEE3" ShapeID="_x0000_i1582" DrawAspect="Content" ObjectID="_1654737021" r:id="rId523"/>
        </w:object>
      </w:r>
      <w:r w:rsidRPr="009D0A27">
        <w:rPr>
          <w:rFonts w:ascii="宋体" w:eastAsia="宋体" w:hAnsi="宋体" w:cs="宋体" w:hint="eastAsia"/>
          <w:szCs w:val="21"/>
        </w:rPr>
        <w:t>, 其中</w:t>
      </w:r>
      <w:r w:rsidRPr="009D0A27">
        <w:rPr>
          <w:rFonts w:ascii="宋体" w:eastAsia="宋体" w:hAnsi="宋体" w:cs="宋体"/>
          <w:position w:val="-4"/>
          <w:szCs w:val="21"/>
        </w:rPr>
        <w:object w:dxaOrig="264" w:dyaOrig="264" w14:anchorId="04C8A259">
          <v:shape id="_x0000_i1583" type="#_x0000_t75" style="width:13.35pt;height:13.35pt" o:ole="">
            <v:imagedata r:id="rId524" o:title=""/>
          </v:shape>
          <o:OLEObject Type="Embed" ProgID="Equation.KSEE3" ShapeID="_x0000_i1583" DrawAspect="Content" ObjectID="_1654737022" r:id="rId525"/>
        </w:object>
      </w:r>
      <w:r w:rsidRPr="009D0A27">
        <w:rPr>
          <w:rFonts w:ascii="宋体" w:eastAsia="宋体" w:hAnsi="宋体" w:cs="宋体" w:hint="eastAsia"/>
          <w:szCs w:val="21"/>
        </w:rPr>
        <w:t>由</w:t>
      </w:r>
      <w:r w:rsidRPr="009D0A27">
        <w:rPr>
          <w:rFonts w:ascii="宋体" w:eastAsia="宋体" w:hAnsi="宋体" w:cs="宋体"/>
          <w:position w:val="-10"/>
          <w:szCs w:val="21"/>
        </w:rPr>
        <w:object w:dxaOrig="2100" w:dyaOrig="324" w14:anchorId="2008E32C">
          <v:shape id="_x0000_i1584" type="#_x0000_t75" style="width:105.1pt;height:16.25pt" o:ole="">
            <v:imagedata r:id="rId526" o:title=""/>
          </v:shape>
          <o:OLEObject Type="Embed" ProgID="Equation.KSEE3" ShapeID="_x0000_i1584" DrawAspect="Content" ObjectID="_1654737023" r:id="rId527"/>
        </w:object>
      </w:r>
      <w:r w:rsidRPr="009D0A27">
        <w:rPr>
          <w:rFonts w:ascii="宋体" w:eastAsia="宋体" w:hAnsi="宋体" w:cs="宋体" w:hint="eastAsia"/>
          <w:szCs w:val="21"/>
        </w:rPr>
        <w:t>与</w:t>
      </w:r>
      <w:r w:rsidRPr="009D0A27">
        <w:rPr>
          <w:rFonts w:ascii="宋体" w:eastAsia="宋体" w:hAnsi="宋体" w:cs="宋体"/>
          <w:position w:val="-10"/>
          <w:szCs w:val="21"/>
        </w:rPr>
        <w:object w:dxaOrig="1080" w:dyaOrig="360" w14:anchorId="0FFFDEF9">
          <v:shape id="_x0000_i1585" type="#_x0000_t75" style="width:54pt;height:18pt" o:ole="">
            <v:imagedata r:id="rId528" o:title=""/>
          </v:shape>
          <o:OLEObject Type="Embed" ProgID="Equation.KSEE3" ShapeID="_x0000_i1585" DrawAspect="Content" ObjectID="_1654737024" r:id="rId529"/>
        </w:object>
      </w:r>
      <w:r w:rsidRPr="009D0A27">
        <w:rPr>
          <w:rFonts w:ascii="宋体" w:eastAsia="宋体" w:hAnsi="宋体" w:cs="宋体" w:hint="eastAsia"/>
          <w:szCs w:val="21"/>
        </w:rPr>
        <w:t>所围成</w:t>
      </w:r>
    </w:p>
    <w:p w14:paraId="227260D7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 w:hint="eastAsia"/>
          <w:szCs w:val="21"/>
        </w:rPr>
        <w:t xml:space="preserve">解: </w:t>
      </w:r>
      <w:r w:rsidRPr="009D0A27">
        <w:rPr>
          <w:rFonts w:ascii="宋体" w:eastAsia="宋体" w:hAnsi="宋体" w:cs="宋体"/>
          <w:position w:val="-6"/>
          <w:szCs w:val="21"/>
        </w:rPr>
        <w:object w:dxaOrig="336" w:dyaOrig="276" w14:anchorId="6619B954">
          <v:shape id="_x0000_i1586" type="#_x0000_t75" style="width:16.85pt;height:13.95pt" o:ole="">
            <v:imagedata r:id="rId530" o:title=""/>
          </v:shape>
          <o:OLEObject Type="Embed" ProgID="Equation.KSEE3" ShapeID="_x0000_i1586" DrawAspect="Content" ObjectID="_1654737025" r:id="rId531"/>
        </w:object>
      </w:r>
      <w:r w:rsidRPr="009D0A27">
        <w:rPr>
          <w:rFonts w:ascii="宋体" w:eastAsia="宋体" w:hAnsi="宋体" w:cs="宋体" w:hint="eastAsia"/>
          <w:szCs w:val="21"/>
        </w:rPr>
        <w:t xml:space="preserve"> </w:t>
      </w:r>
      <w:r w:rsidRPr="009D0A27">
        <w:rPr>
          <w:rFonts w:ascii="宋体" w:eastAsia="宋体" w:hAnsi="宋体" w:cs="宋体"/>
          <w:position w:val="-10"/>
          <w:szCs w:val="21"/>
        </w:rPr>
        <w:object w:dxaOrig="3828" w:dyaOrig="324" w14:anchorId="03E7BCEC">
          <v:shape id="_x0000_i1587" type="#_x0000_t75" style="width:191.6pt;height:16.25pt" o:ole="">
            <v:imagedata r:id="rId532" o:title=""/>
          </v:shape>
          <o:OLEObject Type="Embed" ProgID="Equation.KSEE3" ShapeID="_x0000_i1587" DrawAspect="Content" ObjectID="_1654737026" r:id="rId533"/>
        </w:object>
      </w:r>
    </w:p>
    <w:p w14:paraId="18F9EF40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/>
          <w:position w:val="-30"/>
          <w:szCs w:val="21"/>
        </w:rPr>
        <w:object w:dxaOrig="3396" w:dyaOrig="636" w14:anchorId="6C476D05">
          <v:shape id="_x0000_i1588" type="#_x0000_t75" style="width:169.55pt;height:31.95pt" o:ole="">
            <v:imagedata r:id="rId534" o:title=""/>
          </v:shape>
          <o:OLEObject Type="Embed" ProgID="Equation.KSEE3" ShapeID="_x0000_i1588" DrawAspect="Content" ObjectID="_1654737027" r:id="rId535"/>
        </w:object>
      </w:r>
      <w:r w:rsidRPr="009D0A27">
        <w:rPr>
          <w:rFonts w:ascii="宋体" w:eastAsia="宋体" w:hAnsi="宋体" w:cs="宋体"/>
          <w:position w:val="-18"/>
          <w:szCs w:val="21"/>
        </w:rPr>
        <w:object w:dxaOrig="2436" w:dyaOrig="516" w14:anchorId="0B2E3701">
          <v:shape id="_x0000_i1589" type="#_x0000_t75" style="width:121.95pt;height:25.55pt" o:ole="">
            <v:imagedata r:id="rId536" o:title=""/>
          </v:shape>
          <o:OLEObject Type="Embed" ProgID="Equation.KSEE3" ShapeID="_x0000_i1589" DrawAspect="Content" ObjectID="_1654737028" r:id="rId537"/>
        </w:object>
      </w:r>
    </w:p>
    <w:p w14:paraId="475C273E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宋体"/>
          <w:szCs w:val="21"/>
        </w:rPr>
      </w:pPr>
    </w:p>
    <w:p w14:paraId="355A49D2" w14:textId="77777777" w:rsidR="0007285E" w:rsidRPr="009D0A27" w:rsidRDefault="0007285E" w:rsidP="00D046E4">
      <w:pPr>
        <w:numPr>
          <w:ilvl w:val="0"/>
          <w:numId w:val="34"/>
        </w:numPr>
        <w:spacing w:line="300" w:lineRule="auto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 w:hint="eastAsia"/>
          <w:szCs w:val="21"/>
        </w:rPr>
        <w:t>计算</w:t>
      </w:r>
      <w:r w:rsidRPr="009D0A27">
        <w:rPr>
          <w:rFonts w:ascii="宋体" w:eastAsia="宋体" w:hAnsi="宋体" w:cs="宋体"/>
          <w:position w:val="-30"/>
          <w:szCs w:val="21"/>
        </w:rPr>
        <w:object w:dxaOrig="2220" w:dyaOrig="576" w14:anchorId="0700E148">
          <v:shape id="_x0000_i1590" type="#_x0000_t75" style="width:110.9pt;height:29.05pt" o:ole="">
            <v:imagedata r:id="rId538" o:title=""/>
          </v:shape>
          <o:OLEObject Type="Embed" ProgID="Equation.KSEE3" ShapeID="_x0000_i1590" DrawAspect="Content" ObjectID="_1654737029" r:id="rId539"/>
        </w:object>
      </w:r>
      <w:r w:rsidRPr="009D0A27">
        <w:rPr>
          <w:rFonts w:ascii="宋体" w:eastAsia="宋体" w:hAnsi="宋体" w:cs="宋体"/>
          <w:szCs w:val="21"/>
        </w:rPr>
        <w:t xml:space="preserve">, </w:t>
      </w:r>
      <w:r w:rsidRPr="009D0A27">
        <w:rPr>
          <w:rFonts w:ascii="宋体" w:eastAsia="宋体" w:hAnsi="宋体" w:cs="宋体" w:hint="eastAsia"/>
          <w:szCs w:val="21"/>
        </w:rPr>
        <w:t>其中</w:t>
      </w:r>
      <w:r w:rsidRPr="009D0A27">
        <w:rPr>
          <w:rFonts w:ascii="宋体" w:eastAsia="宋体" w:hAnsi="宋体" w:cs="宋体"/>
          <w:position w:val="-10"/>
          <w:szCs w:val="21"/>
        </w:rPr>
        <w:object w:dxaOrig="3396" w:dyaOrig="360" w14:anchorId="47CF384F">
          <v:shape id="_x0000_i1591" type="#_x0000_t75" style="width:169.55pt;height:18pt" o:ole="">
            <v:imagedata r:id="rId540" o:title=""/>
          </v:shape>
          <o:OLEObject Type="Embed" ProgID="Equation.KSEE3" ShapeID="_x0000_i1591" DrawAspect="Content" ObjectID="_1654737030" r:id="rId541"/>
        </w:object>
      </w:r>
    </w:p>
    <w:p w14:paraId="63CEBE06" w14:textId="77777777" w:rsidR="0007285E" w:rsidRPr="009D0A27" w:rsidRDefault="0007285E" w:rsidP="0007285E">
      <w:pPr>
        <w:spacing w:line="300" w:lineRule="auto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 w:hint="eastAsia"/>
          <w:szCs w:val="21"/>
        </w:rPr>
        <w:t xml:space="preserve">解: </w:t>
      </w:r>
      <w:r w:rsidRPr="009D0A27">
        <w:rPr>
          <w:rFonts w:ascii="宋体" w:eastAsia="宋体" w:hAnsi="宋体" w:cs="宋体"/>
          <w:position w:val="-10"/>
          <w:szCs w:val="21"/>
        </w:rPr>
        <w:object w:dxaOrig="4296" w:dyaOrig="360" w14:anchorId="73B00E88">
          <v:shape id="_x0000_i1592" type="#_x0000_t75" style="width:214.85pt;height:18pt" o:ole="">
            <v:imagedata r:id="rId542" o:title=""/>
          </v:shape>
          <o:OLEObject Type="Embed" ProgID="Equation.KSEE3" ShapeID="_x0000_i1592" DrawAspect="Content" ObjectID="_1654737031" r:id="rId543"/>
        </w:object>
      </w:r>
    </w:p>
    <w:p w14:paraId="0D5CE9FD" w14:textId="77777777" w:rsidR="0007285E" w:rsidRPr="009D0A27" w:rsidRDefault="0007285E" w:rsidP="0007285E">
      <w:pPr>
        <w:tabs>
          <w:tab w:val="left" w:pos="7003"/>
        </w:tabs>
        <w:spacing w:line="300" w:lineRule="auto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/>
          <w:position w:val="-10"/>
          <w:szCs w:val="21"/>
        </w:rPr>
        <w:object w:dxaOrig="4296" w:dyaOrig="360" w14:anchorId="442A5D75">
          <v:shape id="_x0000_i1593" type="#_x0000_t75" style="width:214.85pt;height:18pt" o:ole="">
            <v:imagedata r:id="rId544" o:title=""/>
          </v:shape>
          <o:OLEObject Type="Embed" ProgID="Equation.KSEE3" ShapeID="_x0000_i1593" DrawAspect="Content" ObjectID="_1654737032" r:id="rId545"/>
        </w:object>
      </w:r>
    </w:p>
    <w:p w14:paraId="4089416A" w14:textId="77777777" w:rsidR="0007285E" w:rsidRPr="009D0A27" w:rsidRDefault="0007285E" w:rsidP="0007285E">
      <w:pPr>
        <w:tabs>
          <w:tab w:val="left" w:pos="7003"/>
        </w:tabs>
        <w:spacing w:line="300" w:lineRule="auto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/>
          <w:position w:val="-30"/>
          <w:szCs w:val="21"/>
        </w:rPr>
        <w:object w:dxaOrig="2220" w:dyaOrig="576" w14:anchorId="28503AA1">
          <v:shape id="_x0000_i1594" type="#_x0000_t75" style="width:110.9pt;height:29.05pt" o:ole="">
            <v:imagedata r:id="rId538" o:title=""/>
          </v:shape>
          <o:OLEObject Type="Embed" ProgID="Equation.KSEE3" ShapeID="_x0000_i1594" DrawAspect="Content" ObjectID="_1654737033" r:id="rId546"/>
        </w:object>
      </w:r>
      <w:r w:rsidRPr="009D0A27">
        <w:rPr>
          <w:rFonts w:ascii="宋体" w:eastAsia="宋体" w:hAnsi="宋体" w:cs="宋体" w:hint="eastAsia"/>
          <w:szCs w:val="21"/>
        </w:rPr>
        <w:t>=</w:t>
      </w:r>
      <w:r w:rsidRPr="009D0A27">
        <w:rPr>
          <w:rFonts w:ascii="宋体" w:eastAsia="宋体" w:hAnsi="宋体" w:cs="宋体"/>
          <w:position w:val="-34"/>
          <w:szCs w:val="21"/>
        </w:rPr>
        <w:object w:dxaOrig="4620" w:dyaOrig="624" w14:anchorId="28E60643">
          <v:shape id="_x0000_i1595" type="#_x0000_t75" style="width:231.1pt;height:31.35pt" o:ole="">
            <v:imagedata r:id="rId547" o:title=""/>
          </v:shape>
          <o:OLEObject Type="Embed" ProgID="Equation.KSEE3" ShapeID="_x0000_i1595" DrawAspect="Content" ObjectID="_1654737034" r:id="rId548"/>
        </w:object>
      </w:r>
    </w:p>
    <w:p w14:paraId="6C9F4351" w14:textId="77777777" w:rsidR="0007285E" w:rsidRPr="009D0A27" w:rsidRDefault="0007285E" w:rsidP="0007285E">
      <w:pPr>
        <w:tabs>
          <w:tab w:val="left" w:pos="7003"/>
        </w:tabs>
        <w:spacing w:line="300" w:lineRule="auto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 w:hint="eastAsia"/>
          <w:szCs w:val="21"/>
        </w:rPr>
        <w:t>=</w:t>
      </w:r>
      <w:r w:rsidRPr="009D0A27">
        <w:rPr>
          <w:rFonts w:ascii="宋体" w:eastAsia="宋体" w:hAnsi="宋体" w:cs="宋体"/>
          <w:position w:val="-34"/>
          <w:szCs w:val="21"/>
        </w:rPr>
        <w:object w:dxaOrig="3876" w:dyaOrig="624" w14:anchorId="1B8AEEAA">
          <v:shape id="_x0000_i1596" type="#_x0000_t75" style="width:193.95pt;height:31.35pt" o:ole="">
            <v:imagedata r:id="rId549" o:title=""/>
          </v:shape>
          <o:OLEObject Type="Embed" ProgID="Equation.KSEE3" ShapeID="_x0000_i1596" DrawAspect="Content" ObjectID="_1654737035" r:id="rId550"/>
        </w:object>
      </w:r>
    </w:p>
    <w:p w14:paraId="34E66307" w14:textId="77777777" w:rsidR="0007285E" w:rsidRPr="009D0A27" w:rsidRDefault="0007285E" w:rsidP="0007285E">
      <w:pPr>
        <w:tabs>
          <w:tab w:val="left" w:pos="7003"/>
        </w:tabs>
        <w:spacing w:line="300" w:lineRule="auto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 w:hint="eastAsia"/>
          <w:szCs w:val="21"/>
        </w:rPr>
        <w:t>=</w:t>
      </w:r>
      <w:r w:rsidRPr="009D0A27">
        <w:rPr>
          <w:rFonts w:ascii="宋体" w:eastAsia="宋体" w:hAnsi="宋体" w:cs="宋体"/>
          <w:position w:val="-18"/>
          <w:szCs w:val="21"/>
        </w:rPr>
        <w:object w:dxaOrig="4884" w:dyaOrig="540" w14:anchorId="3BF2BDAF">
          <v:shape id="_x0000_i1597" type="#_x0000_t75" style="width:244.45pt;height:27.3pt" o:ole="">
            <v:imagedata r:id="rId551" o:title=""/>
          </v:shape>
          <o:OLEObject Type="Embed" ProgID="Equation.KSEE3" ShapeID="_x0000_i1597" DrawAspect="Content" ObjectID="_1654737036" r:id="rId552"/>
        </w:object>
      </w:r>
    </w:p>
    <w:p w14:paraId="0571CCE7" w14:textId="77777777" w:rsidR="0007285E" w:rsidRPr="009D0A27" w:rsidRDefault="0007285E" w:rsidP="0007285E">
      <w:pPr>
        <w:tabs>
          <w:tab w:val="left" w:pos="7003"/>
        </w:tabs>
        <w:spacing w:line="300" w:lineRule="auto"/>
        <w:rPr>
          <w:rFonts w:ascii="宋体" w:eastAsia="宋体" w:hAnsi="宋体" w:cs="宋体"/>
          <w:szCs w:val="21"/>
        </w:rPr>
      </w:pPr>
      <w:r w:rsidRPr="009D0A27">
        <w:rPr>
          <w:rFonts w:ascii="宋体" w:eastAsia="宋体" w:hAnsi="宋体" w:cs="宋体" w:hint="eastAsia"/>
          <w:szCs w:val="21"/>
        </w:rPr>
        <w:t>=</w:t>
      </w:r>
      <w:r w:rsidRPr="009D0A27">
        <w:rPr>
          <w:rFonts w:ascii="宋体" w:eastAsia="宋体" w:hAnsi="宋体" w:cs="宋体"/>
          <w:position w:val="-24"/>
          <w:szCs w:val="21"/>
        </w:rPr>
        <w:object w:dxaOrig="264" w:dyaOrig="624" w14:anchorId="6A63B8D0">
          <v:shape id="_x0000_i1598" type="#_x0000_t75" style="width:13.35pt;height:31.35pt" o:ole="">
            <v:imagedata r:id="rId553" o:title=""/>
          </v:shape>
          <o:OLEObject Type="Embed" ProgID="Equation.KSEE3" ShapeID="_x0000_i1598" DrawAspect="Content" ObjectID="_1654737037" r:id="rId554"/>
        </w:object>
      </w:r>
    </w:p>
    <w:p w14:paraId="79CE66B9" w14:textId="77777777" w:rsidR="0007285E" w:rsidRPr="009D0A27" w:rsidRDefault="0007285E" w:rsidP="0007285E">
      <w:pPr>
        <w:tabs>
          <w:tab w:val="left" w:pos="7003"/>
        </w:tabs>
        <w:spacing w:line="300" w:lineRule="auto"/>
        <w:rPr>
          <w:rFonts w:ascii="宋体" w:eastAsia="宋体" w:hAnsi="宋体" w:cs="宋体"/>
          <w:szCs w:val="21"/>
        </w:rPr>
      </w:pPr>
    </w:p>
    <w:p w14:paraId="7E47B8DF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7.</w:t>
      </w:r>
      <w:r w:rsidRPr="009D0A27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I=4</m:t>
        </m:r>
        <m:nary>
          <m:naryPr>
            <m:chr m:val="∭"/>
            <m:supHide m:val="1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Ω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'</m:t>
                </m:r>
              </m:sup>
            </m:sSup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 xml:space="preserve">xyzdxdydz. </m:t>
            </m:r>
          </m:e>
        </m:nary>
      </m:oMath>
      <w:r w:rsidRPr="009D0A27">
        <w:rPr>
          <w:rFonts w:ascii="宋体" w:eastAsia="宋体" w:hAnsi="宋体" w:cs="Times New Roman" w:hint="eastAsia"/>
          <w:szCs w:val="21"/>
        </w:rPr>
        <w:t>其中,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Cs w:val="21"/>
              </w:rPr>
              <m:t>Ω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'</m:t>
            </m:r>
          </m:sup>
        </m:sSup>
      </m:oMath>
      <w:r w:rsidRPr="009D0A27">
        <w:rPr>
          <w:rFonts w:ascii="宋体" w:eastAsia="宋体" w:hAnsi="宋体" w:cs="Times New Roman" w:hint="eastAsia"/>
          <w:szCs w:val="21"/>
        </w:rPr>
        <w:t>位于第一象限.</w:t>
      </w:r>
    </w:p>
    <w:p w14:paraId="208C31FC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换为柱坐标系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: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</m:t>
          </m:r>
          <m:r>
            <w:rPr>
              <w:rFonts w:ascii="Cambria Math" w:eastAsia="宋体" w:hAnsi="Cambria Math" w:cs="Times New Roman"/>
              <w:szCs w:val="21"/>
            </w:rPr>
            <m:t>I=4</m:t>
          </m:r>
          <m:nary>
            <m:nary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 w:hint="eastAsia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den>
              </m:f>
            </m:sup>
            <m:e>
              <m:r>
                <w:rPr>
                  <w:rFonts w:ascii="Cambria Math" w:eastAsia="宋体" w:hAnsi="Cambria Math" w:cs="Times New Roman"/>
                  <w:szCs w:val="21"/>
                </w:rPr>
                <m:t>d</m:t>
              </m:r>
              <m:r>
                <w:rPr>
                  <w:rFonts w:ascii="Cambria Math" w:eastAsia="宋体" w:hAnsi="Cambria Math" w:cs="Times New Roman" w:hint="eastAsia"/>
                  <w:szCs w:val="21"/>
                </w:rPr>
                <m:t>θ</m:t>
              </m:r>
              <m:nary>
                <m:nary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0</m:t>
                  </m:r>
                </m:sub>
                <m:sup>
                  <m:rad>
                    <m:radPr>
                      <m:degHide m:val="1"/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e>
                  </m:rad>
                </m:sup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dr</m:t>
                  </m:r>
                  <m:nary>
                    <m:nary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r</m:t>
                      </m:r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4</m:t>
                          </m:r>
                          <m:r>
                            <w:rPr>
                              <w:rFonts w:ascii="Cambria Math" w:eastAsia="宋体" w:hAnsi="Cambria Math" w:cs="微软雅黑"/>
                              <w:szCs w:val="21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 w:cs="微软雅黑"/>
                                  <w:i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微软雅黑"/>
                                  <w:szCs w:val="21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微软雅黑"/>
                                  <w:szCs w:val="21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sup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宋体" w:hAnsi="Cambria Math" w:cs="Times New Roman" w:hint="eastAsia"/>
                              <w:szCs w:val="21"/>
                            </w:rPr>
                            <m:t>θ</m:t>
                          </m:r>
                          <m:func>
                            <m:func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1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Times New Roman"/>
                                  <w:szCs w:val="21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宋体" w:hAnsi="Cambria Math" w:cs="Times New Roman" w:hint="eastAsia"/>
                                  <w:szCs w:val="21"/>
                                </w:rPr>
                                <m:t>θ</m:t>
                              </m:r>
                              <m:r>
                                <w:rPr>
                                  <w:rFonts w:ascii="Cambria Math" w:eastAsia="宋体" w:hAnsi="Cambria Math" w:cs="Times New Roman"/>
                                  <w:szCs w:val="21"/>
                                </w:rPr>
                                <m:t xml:space="preserve"> zr)dz</m:t>
                              </m:r>
                            </m:e>
                          </m:func>
                        </m:e>
                      </m:func>
                    </m:e>
                  </m:nary>
                </m:e>
              </m:nary>
            </m:e>
          </m:nary>
        </m:oMath>
      </m:oMathPara>
    </w:p>
    <w:p w14:paraId="3D664479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>=2</m:t>
          </m:r>
          <m:nary>
            <m:nary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 w:hint="eastAsia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den>
              </m:f>
            </m:sup>
            <m:e>
              <m:func>
                <m:func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  <m:r>
                    <w:rPr>
                      <w:rFonts w:ascii="Cambria Math" w:eastAsia="宋体" w:hAnsi="Cambria Math" w:cs="Times New Roman" w:hint="eastAsia"/>
                      <w:szCs w:val="21"/>
                    </w:rPr>
                    <m:t>θ</m:t>
                  </m:r>
                  <m:r>
                    <w:rPr>
                      <w:rFonts w:ascii="Cambria Math" w:eastAsia="宋体" w:hAnsi="Cambria Math" w:cs="Times New Roman"/>
                      <w:szCs w:val="21"/>
                    </w:rPr>
                    <m:t xml:space="preserve"> d</m:t>
                  </m:r>
                  <m:r>
                    <w:rPr>
                      <w:rFonts w:ascii="Cambria Math" w:eastAsia="宋体" w:hAnsi="Cambria Math" w:cs="Times New Roman" w:hint="eastAsia"/>
                      <w:szCs w:val="21"/>
                    </w:rPr>
                    <m:t>θ</m:t>
                  </m:r>
                  <m:nary>
                    <m:nary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0</m:t>
                      </m:r>
                    </m:sub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2</m:t>
                          </m:r>
                        </m:e>
                      </m:rad>
                    </m:sup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e>
                  </m:nary>
                </m:e>
              </m:func>
            </m:e>
          </m:nary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-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5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 xml:space="preserve"> dr</m:t>
          </m:r>
        </m:oMath>
      </m:oMathPara>
    </w:p>
    <w:p w14:paraId="175DAB14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>=2×</m:t>
          </m:r>
          <m:d>
            <m:d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3</m:t>
                  </m:r>
                </m:den>
              </m:f>
            </m:e>
          </m:d>
          <m:r>
            <w:rPr>
              <w:rFonts w:ascii="Cambria Math" w:eastAsia="宋体" w:hAnsi="Cambria Math" w:cs="Times New Roman"/>
              <w:szCs w:val="21"/>
            </w:rPr>
            <m:t>×</m:t>
          </m:r>
          <m:d>
            <m:d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den>
              </m:f>
            </m:e>
          </m:d>
          <m:r>
            <w:rPr>
              <w:rFonts w:ascii="Cambria Math" w:eastAsia="宋体" w:hAnsi="Cambria Math" w:cs="Times New Roman"/>
              <w:szCs w:val="21"/>
            </w:rPr>
            <m:t>×</m:t>
          </m:r>
          <m:sSubSup>
            <m:sSub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SupPr>
            <m:e>
              <m:d>
                <m:dPr>
                  <m:begChr m:val=""/>
                  <m:endChr m:val="|"/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2θ</m:t>
                          </m:r>
                        </m:e>
                      </m:func>
                    </m:e>
                  </m:d>
                </m:e>
              </m:d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π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den>
              </m:f>
            </m:sup>
          </m:sSubSup>
        </m:oMath>
      </m:oMathPara>
    </w:p>
    <w:p w14:paraId="7F78DEED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4</m:t>
              </m:r>
            </m:num>
            <m:den>
              <m:r>
                <w:rPr>
                  <w:rFonts w:ascii="Cambria Math" w:eastAsia="宋体" w:hAnsi="Cambria Math" w:cs="Times New Roman"/>
                  <w:szCs w:val="21"/>
                </w:rPr>
                <m:t>3</m:t>
              </m:r>
            </m:den>
          </m:f>
        </m:oMath>
      </m:oMathPara>
    </w:p>
    <w:p w14:paraId="5B0D20EF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</w:p>
    <w:p w14:paraId="21B54DF6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8</w:t>
      </w:r>
      <w:r w:rsidRPr="009D0A27">
        <w:rPr>
          <w:rFonts w:ascii="宋体" w:eastAsia="宋体" w:hAnsi="宋体" w:cs="Times New Roman"/>
          <w:szCs w:val="21"/>
        </w:rPr>
        <w:t>.</w:t>
      </w:r>
      <m:oMath>
        <m:r>
          <w:rPr>
            <w:rFonts w:ascii="Cambria Math" w:eastAsia="宋体" w:hAnsi="Cambria Math" w:cs="Times New Roman"/>
            <w:szCs w:val="21"/>
          </w:rPr>
          <m:t>∴1≤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≤16,  z≥</m:t>
        </m:r>
        <m:rad>
          <m:radPr>
            <m:degHide m:val="1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Times New Roman"/>
            <w:szCs w:val="21"/>
          </w:rPr>
          <m:t>.</m:t>
        </m:r>
      </m:oMath>
    </w:p>
    <w:p w14:paraId="437CA7BD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换为柱坐标系:</w:t>
      </w:r>
      <m:oMath>
        <m:r>
          <w:rPr>
            <w:rFonts w:ascii="Cambria Math" w:eastAsia="宋体" w:hAnsi="Cambria Math" w:cs="Times New Roman"/>
            <w:szCs w:val="21"/>
          </w:rPr>
          <m:t>I=</m:t>
        </m:r>
        <m:nary>
          <m:nary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2π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dθ</m:t>
            </m:r>
            <m:nary>
              <m:nary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naryPr>
              <m:sub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e>
                    </m:rad>
                  </m:den>
                </m:f>
              </m:sub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</m:rad>
              </m:sup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dr</m:t>
                </m:r>
                <m:nary>
                  <m:nary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r</m:t>
                    </m:r>
                  </m:sub>
                  <m:sup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16-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sup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rz</m:t>
                        </m:r>
                      </m:e>
                    </m:d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 xml:space="preserve"> dz +</m:t>
                    </m:r>
                    <m:nary>
                      <m:nary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2π</m:t>
                        </m:r>
                      </m:sup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 xml:space="preserve">dθ </m:t>
                        </m:r>
                        <m:nary>
                          <m:nary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Cs w:val="21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0</m:t>
                            </m:r>
                          </m:sub>
                          <m:sup>
                            <m:f>
                              <m:fPr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  <w:szCs w:val="21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 w:cs="Times New Roman"/>
                                    <w:szCs w:val="21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宋体" w:hAnsi="Cambria Math" w:cs="Times New Roman"/>
                                        <w:i/>
                                        <w:szCs w:val="21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="宋体" w:hAnsi="Cambria Math" w:cs="Times New Roman"/>
                                        <w:szCs w:val="21"/>
                                      </w:rPr>
                                      <m:t>2</m:t>
                                    </m:r>
                                  </m:e>
                                </m:rad>
                              </m:den>
                            </m:f>
                          </m:sup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dr</m:t>
                            </m:r>
                          </m:e>
                        </m:nary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 xml:space="preserve"> </m:t>
                        </m:r>
                        <m:nary>
                          <m:nary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Cs w:val="21"/>
                              </w:rPr>
                            </m:ctrlPr>
                          </m:naryPr>
                          <m: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  <w:szCs w:val="21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="宋体" w:hAnsi="Cambria Math" w:cs="Times New Roman"/>
                                    <w:szCs w:val="21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 w:cs="Times New Roman"/>
                                        <w:i/>
                                        <w:szCs w:val="2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 w:cs="Times New Roman"/>
                                        <w:szCs w:val="21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 w:cs="Times New Roman"/>
                                        <w:szCs w:val="21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sub>
                          <m:sup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  <w:szCs w:val="21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="宋体" w:hAnsi="Cambria Math" w:cs="Times New Roman"/>
                                    <w:szCs w:val="21"/>
                                  </w:rPr>
                                  <m:t>16-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 w:cs="Times New Roman"/>
                                        <w:i/>
                                        <w:szCs w:val="2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 w:cs="Times New Roman"/>
                                        <w:szCs w:val="21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 w:cs="Times New Roman"/>
                                        <w:szCs w:val="21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sup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(rz) dz</m:t>
                            </m:r>
                          </m:e>
                        </m:nary>
                      </m:e>
                    </m:nary>
                  </m:e>
                </m:nary>
              </m:e>
            </m:nary>
            <m:r>
              <w:rPr>
                <w:rFonts w:ascii="Cambria Math" w:eastAsia="宋体" w:hAnsi="Cambria Math" w:cs="Times New Roman"/>
                <w:szCs w:val="21"/>
              </w:rPr>
              <m:t xml:space="preserve"> </m:t>
            </m:r>
          </m:e>
        </m:nary>
      </m:oMath>
    </w:p>
    <w:p w14:paraId="203BE18B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i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w:lastRenderedPageBreak/>
            <m:t>=2π</m:t>
          </m:r>
          <m:nary>
            <m:naryPr>
              <m:limLoc m:val="subSup"/>
              <m:grow m:val="1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e>
                  </m:rad>
                </m:den>
              </m:f>
            </m:sub>
            <m:sup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e>
              </m:rad>
            </m:sup>
            <m:e>
              <m:r>
                <w:rPr>
                  <w:rFonts w:ascii="Cambria Math" w:eastAsia="宋体" w:hAnsi="Cambria Math" w:cs="Times New Roman"/>
                  <w:szCs w:val="21"/>
                </w:rPr>
                <m:t>(</m:t>
              </m:r>
            </m:e>
          </m:nary>
          <m:r>
            <w:rPr>
              <w:rFonts w:ascii="Cambria Math" w:eastAsia="宋体" w:hAnsi="Cambria Math" w:cs="Times New Roman"/>
              <w:szCs w:val="21"/>
            </w:rPr>
            <m:t>8r-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r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3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) dr+15π</m:t>
          </m:r>
          <m:nary>
            <m:naryPr>
              <m:limLoc m:val="subSup"/>
              <m:grow m:val="1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e>
                  </m:rad>
                </m:den>
              </m:f>
            </m:sup>
            <m:e>
              <m:r>
                <w:rPr>
                  <w:rFonts w:ascii="Cambria Math" w:eastAsia="宋体" w:hAnsi="Cambria Math" w:cs="Times New Roman"/>
                  <w:szCs w:val="21"/>
                </w:rPr>
                <m:t>rⅆr</m:t>
              </m:r>
            </m:e>
          </m:nary>
        </m:oMath>
      </m:oMathPara>
    </w:p>
    <w:p w14:paraId="344849D8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i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14+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16</m:t>
                  </m:r>
                </m:den>
              </m:f>
            </m:e>
          </m:d>
          <m:r>
            <w:rPr>
              <w:rFonts w:ascii="Cambria Math" w:eastAsia="宋体" w:hAnsi="Cambria Math" w:cs="Times New Roman"/>
              <w:szCs w:val="21"/>
            </w:rPr>
            <m:t>×2π+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15</m:t>
              </m:r>
            </m:num>
            <m:den>
              <m:r>
                <w:rPr>
                  <w:rFonts w:ascii="Cambria Math" w:eastAsia="宋体" w:hAnsi="Cambria Math" w:cs="Times New Roman"/>
                  <w:szCs w:val="21"/>
                </w:rPr>
                <m:t>4</m:t>
              </m:r>
            </m:den>
          </m:f>
          <m:r>
            <w:rPr>
              <w:rFonts w:ascii="Cambria Math" w:eastAsia="宋体" w:hAnsi="Cambria Math" w:cs="Times New Roman"/>
              <w:szCs w:val="21"/>
            </w:rPr>
            <m:t>π</m:t>
          </m:r>
        </m:oMath>
      </m:oMathPara>
    </w:p>
    <w:p w14:paraId="5445ADB9" w14:textId="77777777" w:rsidR="0007285E" w:rsidRPr="009D0A27" w:rsidRDefault="0007285E" w:rsidP="0007285E">
      <w:pPr>
        <w:spacing w:line="300" w:lineRule="auto"/>
        <w:jc w:val="left"/>
        <w:rPr>
          <w:rFonts w:ascii="宋体" w:eastAsia="宋体" w:hAnsi="宋体" w:cs="Times New Roman"/>
          <w:i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255</m:t>
              </m:r>
            </m:num>
            <m:den>
              <m:r>
                <w:rPr>
                  <w:rFonts w:ascii="Cambria Math" w:eastAsia="宋体" w:hAnsi="Cambria Math" w:cs="Times New Roman"/>
                  <w:szCs w:val="21"/>
                </w:rPr>
                <m:t>8</m:t>
              </m:r>
            </m:den>
          </m:f>
          <m:r>
            <w:rPr>
              <w:rFonts w:ascii="Cambria Math" w:eastAsia="宋体" w:hAnsi="Cambria Math" w:cs="Times New Roman"/>
              <w:szCs w:val="21"/>
            </w:rPr>
            <m:t>π</m:t>
          </m:r>
        </m:oMath>
      </m:oMathPara>
    </w:p>
    <w:p w14:paraId="10266C46" w14:textId="77777777" w:rsidR="0007285E" w:rsidRPr="009D0A27" w:rsidRDefault="0007285E" w:rsidP="00D046E4">
      <w:pPr>
        <w:numPr>
          <w:ilvl w:val="0"/>
          <w:numId w:val="35"/>
        </w:num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 xml:space="preserve">已知: </w:t>
      </w:r>
      <w:r w:rsidRPr="009D0A27">
        <w:rPr>
          <w:rFonts w:ascii="宋体" w:eastAsia="宋体" w:hAnsi="宋体" w:cs="Times New Roman"/>
          <w:noProof/>
          <w:szCs w:val="21"/>
        </w:rPr>
        <w:drawing>
          <wp:inline distT="0" distB="0" distL="114300" distR="114300" wp14:anchorId="6164972A" wp14:editId="6B0809E9">
            <wp:extent cx="1962150" cy="228600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79A5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 xml:space="preserve">求: </w:t>
      </w:r>
      <w:r w:rsidRPr="009D0A27">
        <w:rPr>
          <w:rFonts w:ascii="宋体" w:eastAsia="宋体" w:hAnsi="宋体" w:cs="Times New Roman"/>
          <w:noProof/>
          <w:szCs w:val="21"/>
        </w:rPr>
        <w:drawing>
          <wp:inline distT="0" distB="0" distL="114300" distR="114300" wp14:anchorId="2E711FD0" wp14:editId="44DE4541">
            <wp:extent cx="3038475" cy="409575"/>
            <wp:effectExtent l="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7BF9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</w:p>
    <w:p w14:paraId="531FA871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 xml:space="preserve">解: </w:t>
      </w:r>
      <w:r w:rsidRPr="009D0A27">
        <w:rPr>
          <w:rFonts w:ascii="宋体" w:eastAsia="宋体" w:hAnsi="宋体" w:cs="Times New Roman"/>
          <w:noProof/>
          <w:szCs w:val="21"/>
        </w:rPr>
        <w:drawing>
          <wp:inline distT="0" distB="0" distL="114300" distR="114300" wp14:anchorId="1E13AE86" wp14:editId="741B1156">
            <wp:extent cx="2600325" cy="200025"/>
            <wp:effectExtent l="0" t="0" r="0" b="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/>
                    </pic:cNvPicPr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DE9B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noProof/>
          <w:szCs w:val="21"/>
        </w:rPr>
        <w:drawing>
          <wp:inline distT="0" distB="0" distL="114300" distR="114300" wp14:anchorId="4D74F518" wp14:editId="1AEB8671">
            <wp:extent cx="5210175" cy="428625"/>
            <wp:effectExtent l="0" t="0" r="0" b="0"/>
            <wp:docPr id="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6"/>
                    <pic:cNvPicPr>
                      <a:picLocks noChangeAspect="1"/>
                    </pic:cNvPicPr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4D5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noProof/>
          <w:szCs w:val="21"/>
        </w:rPr>
        <w:drawing>
          <wp:inline distT="0" distB="0" distL="114300" distR="114300" wp14:anchorId="58916608" wp14:editId="5D041799">
            <wp:extent cx="3990975" cy="409575"/>
            <wp:effectExtent l="0" t="0" r="0" b="0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8"/>
                    <pic:cNvPicPr>
                      <a:picLocks noChangeAspect="1"/>
                    </pic:cNvPicPr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95E2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</w:p>
    <w:p w14:paraId="5B9DD09F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10</w:t>
      </w:r>
      <w:r w:rsidRPr="009D0A27">
        <w:rPr>
          <w:rFonts w:ascii="宋体" w:eastAsia="宋体" w:hAnsi="宋体" w:cs="Times New Roman"/>
          <w:szCs w:val="21"/>
        </w:rPr>
        <w:t>.</w:t>
      </w:r>
      <w:r w:rsidRPr="009D0A27">
        <w:rPr>
          <w:rFonts w:ascii="宋体" w:eastAsia="宋体" w:hAnsi="宋体" w:cs="Times New Roman" w:hint="eastAsia"/>
          <w:szCs w:val="21"/>
        </w:rPr>
        <w:t>利用三重积分计算下列曲面围城的立体的体积</w:t>
      </w:r>
    </w:p>
    <w:p w14:paraId="50595594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（1）已知：</w:t>
      </w:r>
      <m:oMath>
        <m:r>
          <w:rPr>
            <w:rFonts w:ascii="Cambria Math" w:eastAsia="宋体" w:hAnsi="Cambria Math" w:cs="Times New Roman"/>
            <w:szCs w:val="21"/>
          </w:rPr>
          <m:t>z=6-x-y</m:t>
        </m:r>
      </m:oMath>
      <w:r w:rsidRPr="009D0A27">
        <w:rPr>
          <w:rFonts w:ascii="宋体" w:eastAsia="宋体" w:hAnsi="宋体" w:cs="Times New Roman" w:hint="eastAsia"/>
          <w:szCs w:val="21"/>
        </w:rPr>
        <w:t>以及</w:t>
      </w:r>
      <m:oMath>
        <m:r>
          <w:rPr>
            <w:rFonts w:ascii="Cambria Math" w:eastAsia="宋体" w:hAnsi="Cambria Math" w:cs="Times New Roman"/>
            <w:szCs w:val="21"/>
          </w:rPr>
          <m:t>z=</m:t>
        </m:r>
        <m:rad>
          <m:radPr>
            <m:degHide m:val="1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e>
        </m:rad>
      </m:oMath>
    </w:p>
    <w:p w14:paraId="0E34E53C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解：</w:t>
      </w:r>
    </w:p>
    <w:p w14:paraId="1E4AF9CD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 xml:space="preserve">        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z=6-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z=</m:t>
                  </m:r>
                  <m:rad>
                    <m:radPr>
                      <m:degHide m:val="1"/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rad>
                </m:e>
              </m:eqArr>
            </m:e>
          </m:d>
          <m:r>
            <w:rPr>
              <w:rFonts w:ascii="Cambria Math" w:eastAsia="宋体" w:hAnsi="Cambria Math" w:cs="Times New Roman"/>
              <w:szCs w:val="21"/>
            </w:rPr>
            <m:t>⇒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x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+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=4</m:t>
          </m:r>
        </m:oMath>
      </m:oMathPara>
    </w:p>
    <w:p w14:paraId="3D5E007E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 xml:space="preserve">        v=</m:t>
          </m:r>
          <m:nary>
            <m:naryPr>
              <m:chr m:val="∭"/>
              <m:limLoc m:val="undOvr"/>
              <m:supHide m:val="1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Ω</m:t>
              </m:r>
            </m:sub>
            <m:sup/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6-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  <w:szCs w:val="21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  <m:r>
                <w:rPr>
                  <w:rFonts w:ascii="Cambria Math" w:eastAsia="宋体" w:hAnsi="Cambria Math" w:cs="Times New Roman"/>
                  <w:szCs w:val="21"/>
                </w:rPr>
                <m:t xml:space="preserve">dxdydz </m:t>
              </m:r>
            </m:e>
          </m:nary>
        </m:oMath>
      </m:oMathPara>
    </w:p>
    <w:p w14:paraId="5A45C580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szCs w:val="21"/>
        </w:rPr>
        <w:tab/>
      </w:r>
      <m:oMath>
        <m:r>
          <w:rPr>
            <w:rFonts w:ascii="Cambria Math" w:eastAsia="宋体" w:hAnsi="Cambria Math" w:cs="Times New Roman"/>
            <w:szCs w:val="21"/>
          </w:rPr>
          <m:t>Ω=</m:t>
        </m:r>
        <m:d>
          <m:dPr>
            <m:begChr m:val="{"/>
            <m:endChr m:val="}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r,θ,z</m:t>
                </m:r>
              </m:e>
            </m:d>
          </m:e>
          <m:e>
            <m:r>
              <w:rPr>
                <w:rFonts w:ascii="Cambria Math" w:eastAsia="宋体" w:hAnsi="Cambria Math" w:cs="Times New Roman"/>
                <w:szCs w:val="21"/>
              </w:rPr>
              <m:t>0≤θ≤2π,0≤r≤2,r≤z≤6-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r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e>
        </m:d>
      </m:oMath>
    </w:p>
    <w:p w14:paraId="41B6B6A3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szCs w:val="21"/>
        </w:rPr>
        <w:tab/>
      </w:r>
      <m:oMath>
        <m:r>
          <w:rPr>
            <w:rFonts w:ascii="Cambria Math" w:eastAsia="宋体" w:hAnsi="Cambria Math" w:cs="Times New Roman"/>
            <w:szCs w:val="21"/>
          </w:rPr>
          <m:t>v=</m:t>
        </m:r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2π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dθ</m:t>
            </m:r>
            <m:nary>
              <m:naryPr>
                <m:limLoc m:val="subSup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0</m:t>
                </m:r>
              </m:sub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rdr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r</m:t>
                    </m:r>
                  </m:sub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6-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</m:sup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6-r-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dz</m:t>
                    </m:r>
                  </m:e>
                </m:nary>
              </m:e>
            </m:nary>
          </m:e>
        </m:nary>
      </m:oMath>
    </w:p>
    <w:p w14:paraId="19895DB7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szCs w:val="21"/>
        </w:rPr>
        <w:tab/>
        <w:t xml:space="preserve">  </w:t>
      </w:r>
      <m:oMath>
        <m:r>
          <w:rPr>
            <w:rFonts w:ascii="Cambria Math" w:eastAsia="宋体" w:hAnsi="Cambria Math" w:cs="Times New Roman"/>
            <w:szCs w:val="21"/>
          </w:rPr>
          <m:t>=2π</m:t>
        </m:r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  <m:e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6r-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sup>
                </m:sSup>
              </m:e>
            </m:d>
            <m:r>
              <w:rPr>
                <w:rFonts w:ascii="Cambria Math" w:eastAsia="宋体" w:hAnsi="Cambria Math" w:cs="Times New Roman"/>
                <w:szCs w:val="21"/>
              </w:rPr>
              <m:t>dr</m:t>
            </m:r>
          </m:e>
        </m:nary>
      </m:oMath>
    </w:p>
    <w:p w14:paraId="45DCE86F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szCs w:val="21"/>
        </w:rPr>
        <w:tab/>
        <w:t xml:space="preserve"> 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32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3</m:t>
            </m:r>
          </m:den>
        </m:f>
        <m:r>
          <w:rPr>
            <w:rFonts w:ascii="Cambria Math" w:eastAsia="宋体" w:hAnsi="Cambria Math" w:cs="Times New Roman"/>
            <w:szCs w:val="21"/>
          </w:rPr>
          <m:t>π</m:t>
        </m:r>
      </m:oMath>
    </w:p>
    <w:p w14:paraId="46CDB195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(</w:t>
      </w:r>
      <w:r w:rsidRPr="009D0A27">
        <w:rPr>
          <w:rFonts w:ascii="宋体" w:eastAsia="宋体" w:hAnsi="宋体" w:cs="Times New Roman"/>
          <w:szCs w:val="21"/>
        </w:rPr>
        <w:t xml:space="preserve">2)  </w:t>
      </w:r>
      <w:r w:rsidRPr="009D0A27">
        <w:rPr>
          <w:rFonts w:ascii="宋体" w:eastAsia="宋体" w:hAnsi="宋体" w:cs="Times New Roman" w:hint="eastAsia"/>
          <w:szCs w:val="21"/>
        </w:rPr>
        <w:t>已知：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=2</m:t>
        </m:r>
      </m:oMath>
      <w:r w:rsidRPr="009D0A27">
        <w:rPr>
          <w:rFonts w:ascii="宋体" w:eastAsia="宋体" w:hAnsi="宋体" w:cs="Times New Roman" w:hint="eastAsia"/>
          <w:szCs w:val="21"/>
        </w:rPr>
        <w:t>以及</w:t>
      </w:r>
      <m:oMath>
        <m:r>
          <w:rPr>
            <w:rFonts w:ascii="Cambria Math" w:eastAsia="宋体" w:hAnsi="Cambria Math" w:cs="Times New Roman" w:hint="eastAsia"/>
            <w:szCs w:val="21"/>
          </w:rPr>
          <m:t>z</m:t>
        </m:r>
        <m:r>
          <w:rPr>
            <w:rFonts w:ascii="Cambria Math" w:eastAsia="宋体" w:hAnsi="Cambria Math" w:cs="Times New Roman"/>
            <w:szCs w:val="21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</m:oMath>
    </w:p>
    <w:p w14:paraId="5C227100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szCs w:val="21"/>
        </w:rPr>
        <w:tab/>
      </w:r>
      <w:r w:rsidRPr="009D0A27">
        <w:rPr>
          <w:rFonts w:ascii="宋体" w:eastAsia="宋体" w:hAnsi="宋体" w:cs="Times New Roman" w:hint="eastAsia"/>
          <w:szCs w:val="21"/>
        </w:rPr>
        <w:t>解：</w:t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=2</m:t>
                </m:r>
              </m: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z=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e>
            </m:eqArr>
          </m:e>
        </m:d>
        <m:r>
          <w:rPr>
            <w:rFonts w:ascii="Cambria Math" w:eastAsia="宋体" w:hAnsi="Cambria Math" w:cs="Times New Roman"/>
            <w:szCs w:val="21"/>
          </w:rPr>
          <m:t>⇒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=4</m:t>
        </m:r>
      </m:oMath>
    </w:p>
    <w:p w14:paraId="3055FEF8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szCs w:val="21"/>
        </w:rPr>
        <w:tab/>
      </w:r>
      <w:r w:rsidRPr="009D0A27">
        <w:rPr>
          <w:rFonts w:ascii="宋体" w:eastAsia="宋体" w:hAnsi="宋体" w:cs="Times New Roman"/>
          <w:szCs w:val="21"/>
        </w:rPr>
        <w:tab/>
      </w:r>
      <m:oMath>
        <m:r>
          <w:rPr>
            <w:rFonts w:ascii="Cambria Math" w:eastAsia="宋体" w:hAnsi="Cambria Math" w:cs="Times New Roman"/>
            <w:szCs w:val="21"/>
          </w:rPr>
          <m:t>v=</m:t>
        </m:r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1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πzdz+</m:t>
            </m:r>
            <m:nary>
              <m:naryPr>
                <m:limLoc m:val="subSup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sub>
              <m:sup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</m:rad>
              </m:sup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π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 w:hint="eastAsia"/>
                        <w:szCs w:val="21"/>
                      </w:rPr>
                      <m:t>2</m:t>
                    </m:r>
                    <m:r>
                      <w:rPr>
                        <w:rFonts w:ascii="Cambria Math" w:eastAsia="微软雅黑" w:hAnsi="Cambria Math" w:cs="微软雅黑" w:hint="eastAsia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 w:hint="eastAsia"/>
                            <w:szCs w:val="21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 w:hint="eastAsia"/>
                            <w:szCs w:val="21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宋体" w:hAnsi="Cambria Math" w:cs="Times New Roman"/>
                    <w:szCs w:val="21"/>
                  </w:rPr>
                  <m:t>dz</m:t>
                </m:r>
              </m:e>
            </m:nary>
          </m:e>
        </m:nary>
      </m:oMath>
    </w:p>
    <w:p w14:paraId="6E232E22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szCs w:val="21"/>
        </w:rPr>
        <w:tab/>
      </w:r>
      <w:r w:rsidRPr="009D0A27">
        <w:rPr>
          <w:rFonts w:ascii="宋体" w:eastAsia="宋体" w:hAnsi="宋体" w:cs="Times New Roman"/>
          <w:szCs w:val="21"/>
        </w:rPr>
        <w:tab/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den>
        </m:f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|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mPr>
          <m:mr>
            <m:e>
              <m:r>
                <w:rPr>
                  <w:rFonts w:ascii="Cambria Math" w:eastAsia="宋体" w:hAnsi="Cambria Math" w:cs="Times New Roman"/>
                  <w:szCs w:val="21"/>
                </w:rPr>
                <m:t>1</m:t>
              </m:r>
            </m:e>
          </m:mr>
          <m:mr>
            <m:e>
              <m:r>
                <w:rPr>
                  <w:rFonts w:ascii="Cambria Math" w:eastAsia="宋体" w:hAnsi="Cambria Math" w:cs="Times New Roman"/>
                  <w:szCs w:val="21"/>
                </w:rPr>
                <m:t>0</m:t>
              </m:r>
            </m:e>
          </m:mr>
        </m:m>
        <m:r>
          <w:rPr>
            <w:rFonts w:ascii="Cambria Math" w:eastAsia="宋体" w:hAnsi="Cambria Math" w:cs="Times New Roman"/>
            <w:szCs w:val="21"/>
          </w:rPr>
          <m:t>+2π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e>
            </m:rad>
            <m:r>
              <w:rPr>
                <w:rFonts w:ascii="Cambria Math" w:eastAsia="宋体" w:hAnsi="Cambria Math" w:cs="Times New Roman"/>
                <w:szCs w:val="21"/>
              </w:rPr>
              <m:t>-1</m:t>
            </m:r>
          </m:e>
        </m:d>
        <m:r>
          <w:rPr>
            <w:rFonts w:ascii="Cambria Math" w:eastAsia="宋体" w:hAnsi="Cambria Math" w:cs="Times New Roman"/>
            <w:szCs w:val="21"/>
          </w:rPr>
          <m:t>-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den>
            </m:f>
            <m:r>
              <w:rPr>
                <w:rFonts w:ascii="Cambria Math" w:eastAsia="宋体" w:hAnsi="Cambria Math" w:cs="Times New Roman"/>
                <w:szCs w:val="21"/>
              </w:rPr>
              <m:t>π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z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Times New Roman"/>
            <w:szCs w:val="21"/>
          </w:rPr>
          <m:t>|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mPr>
          <m:mr>
            <m:e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e>
              </m:rad>
            </m:e>
          </m:mr>
          <m:mr>
            <m:e>
              <m:r>
                <w:rPr>
                  <w:rFonts w:ascii="Cambria Math" w:eastAsia="宋体" w:hAnsi="Cambria Math" w:cs="Times New Roman"/>
                  <w:szCs w:val="21"/>
                </w:rPr>
                <m:t>1</m:t>
              </m:r>
            </m:e>
          </m:mr>
        </m:m>
      </m:oMath>
    </w:p>
    <w:p w14:paraId="56ADB77A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 xml:space="preserve"> </w:t>
      </w:r>
      <w:r w:rsidRPr="009D0A27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=(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4</m:t>
            </m:r>
            <m:rad>
              <m:radPr>
                <m:degHide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e>
            </m:rad>
          </m:num>
          <m:den>
            <m:r>
              <w:rPr>
                <w:rFonts w:ascii="Cambria Math" w:eastAsia="宋体" w:hAnsi="Cambria Math" w:cs="Times New Roman"/>
                <w:szCs w:val="21"/>
              </w:rPr>
              <m:t>3</m:t>
            </m:r>
          </m:den>
        </m:f>
        <m:r>
          <w:rPr>
            <w:rFonts w:ascii="Cambria Math" w:eastAsia="宋体" w:hAnsi="Cambria Math" w:cs="Times New Roman"/>
            <w:szCs w:val="21"/>
          </w:rPr>
          <m:t>-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7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6</m:t>
            </m:r>
          </m:den>
        </m:f>
        <m:r>
          <w:rPr>
            <w:rFonts w:ascii="Cambria Math" w:eastAsia="宋体" w:hAnsi="Cambria Math" w:cs="Times New Roman"/>
            <w:szCs w:val="21"/>
          </w:rPr>
          <m:t>)π</m:t>
        </m:r>
      </m:oMath>
    </w:p>
    <w:p w14:paraId="4D17F4CB" w14:textId="77777777" w:rsidR="0007285E" w:rsidRDefault="0007285E" w:rsidP="0007285E">
      <w:pPr>
        <w:spacing w:line="300" w:lineRule="auto"/>
        <w:jc w:val="center"/>
        <w:rPr>
          <w:rStyle w:val="ab"/>
          <w:rFonts w:ascii="宋体" w:eastAsia="宋体" w:hAnsi="宋体" w:cs="宋体"/>
          <w:b/>
          <w:bCs/>
          <w:sz w:val="30"/>
          <w:szCs w:val="30"/>
        </w:rPr>
      </w:pPr>
      <w:r>
        <w:rPr>
          <w:rStyle w:val="ab"/>
          <w:rFonts w:ascii="宋体" w:eastAsia="宋体" w:hAnsi="宋体" w:cs="宋体" w:hint="eastAsia"/>
          <w:b/>
          <w:bCs/>
          <w:sz w:val="30"/>
          <w:szCs w:val="30"/>
        </w:rPr>
        <w:lastRenderedPageBreak/>
        <w:t>13.含参变量积分</w:t>
      </w:r>
    </w:p>
    <w:p w14:paraId="2B16FEA4" w14:textId="77777777" w:rsidR="0007285E" w:rsidRDefault="0007285E" w:rsidP="0007285E">
      <w:pPr>
        <w:spacing w:line="300" w:lineRule="auto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</w:p>
    <w:p w14:paraId="2C33ACD3" w14:textId="77777777" w:rsidR="0007285E" w:rsidRDefault="0007285E" w:rsidP="00D046E4">
      <w:pPr>
        <w:numPr>
          <w:ilvl w:val="0"/>
          <w:numId w:val="54"/>
        </w:numPr>
        <w:spacing w:line="360" w:lineRule="auto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>求下列含参变量及分所确定的函数的极限</w:t>
      </w:r>
    </w:p>
    <w:p w14:paraId="5579ECEC" w14:textId="77777777" w:rsidR="0007285E" w:rsidRDefault="0007285E" w:rsidP="00D046E4">
      <w:pPr>
        <w:numPr>
          <w:ilvl w:val="0"/>
          <w:numId w:val="55"/>
        </w:numPr>
        <w:spacing w:line="0" w:lineRule="atLeast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object w:dxaOrig="1800" w:dyaOrig="660" w14:anchorId="0534677E">
          <v:shape id="_x0000_i1641" type="#_x0000_t75" style="width:90pt;height:33.1pt" o:ole="">
            <v:imagedata r:id="rId560" o:title=""/>
          </v:shape>
          <o:OLEObject Type="Embed" ProgID="Equation.KSEE3" ShapeID="_x0000_i1641" DrawAspect="Content" ObjectID="_1654737038" r:id="rId561"/>
        </w:object>
      </w:r>
    </w:p>
    <w:p w14:paraId="41830482" w14:textId="77777777" w:rsidR="0007285E" w:rsidRDefault="0007285E" w:rsidP="0007285E">
      <w:pPr>
        <w:spacing w:line="0" w:lineRule="atLeast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>解：</w:t>
      </w:r>
      <w:r>
        <w:rPr>
          <w:rFonts w:ascii="宋体" w:eastAsia="宋体" w:hAnsi="宋体" w:cs="宋体" w:hint="eastAsia"/>
          <w:sz w:val="24"/>
          <w:szCs w:val="24"/>
        </w:rPr>
        <w:object w:dxaOrig="4932" w:dyaOrig="660" w14:anchorId="46730F03">
          <v:shape id="_x0000_i1642" type="#_x0000_t75" style="width:246.75pt;height:33.1pt" o:ole="">
            <v:imagedata r:id="rId562" o:title=""/>
          </v:shape>
          <o:OLEObject Type="Embed" ProgID="Equation.KSEE3" ShapeID="_x0000_i1642" DrawAspect="Content" ObjectID="_1654737039" r:id="rId563"/>
        </w:object>
      </w:r>
    </w:p>
    <w:p w14:paraId="5A50C2D8" w14:textId="77777777" w:rsidR="0007285E" w:rsidRDefault="0007285E" w:rsidP="0007285E">
      <w:pPr>
        <w:spacing w:line="360" w:lineRule="auto"/>
        <w:jc w:val="left"/>
        <w:rPr>
          <w:rFonts w:hint="eastAsia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>（2）</w:t>
      </w:r>
      <w:r>
        <w:rPr>
          <w:rFonts w:ascii="宋体" w:eastAsia="宋体" w:hAnsi="宋体" w:cs="宋体" w:hint="eastAsia"/>
          <w:sz w:val="24"/>
          <w:szCs w:val="24"/>
        </w:rPr>
        <w:object w:dxaOrig="1716" w:dyaOrig="540" w14:anchorId="4713AF72">
          <v:shape id="_x0000_i1643" type="#_x0000_t75" style="width:85.95pt;height:27.3pt" o:ole="">
            <v:imagedata r:id="rId564" o:title=""/>
          </v:shape>
          <o:OLEObject Type="Embed" ProgID="Equation.KSEE3" ShapeID="_x0000_i1643" DrawAspect="Content" ObjectID="_1654737040" r:id="rId565"/>
        </w:object>
      </w:r>
    </w:p>
    <w:p w14:paraId="674FCD94" w14:textId="77777777" w:rsidR="0007285E" w:rsidRDefault="0007285E" w:rsidP="0007285E">
      <w:pPr>
        <w:widowControl/>
        <w:spacing w:line="360" w:lineRule="auto"/>
        <w:jc w:val="left"/>
        <w:rPr>
          <w:rStyle w:val="ab"/>
          <w:rFonts w:ascii="宋体" w:eastAsia="宋体" w:hAnsi="宋体" w:cs="宋体"/>
          <w:position w:val="-20"/>
          <w:sz w:val="24"/>
          <w:szCs w:val="24"/>
        </w:rPr>
      </w:pPr>
      <w:r>
        <w:rPr>
          <w:rFonts w:hint="eastAsia"/>
        </w:rPr>
        <w:t>解：</w:t>
      </w:r>
      <w:r>
        <w:rPr>
          <w:rFonts w:ascii="宋体" w:eastAsia="宋体" w:hAnsi="宋体" w:cs="宋体" w:hint="eastAsia"/>
          <w:sz w:val="24"/>
          <w:szCs w:val="24"/>
        </w:rPr>
        <w:object w:dxaOrig="3816" w:dyaOrig="540" w14:anchorId="593E7B95">
          <v:shape id="_x0000_i1644" type="#_x0000_t75" style="width:191.05pt;height:27.3pt" o:ole="">
            <v:imagedata r:id="rId566" o:title=""/>
          </v:shape>
          <o:OLEObject Type="Embed" ProgID="Equation.KSEE3" ShapeID="_x0000_i1644" DrawAspect="Content" ObjectID="_1654737041" r:id="rId567"/>
        </w:object>
      </w:r>
    </w:p>
    <w:p w14:paraId="7B8EA34B" w14:textId="77777777" w:rsidR="0007285E" w:rsidRDefault="0007285E" w:rsidP="0007285E">
      <w:pPr>
        <w:widowControl/>
        <w:jc w:val="left"/>
        <w:rPr>
          <w:rStyle w:val="ab"/>
          <w:rFonts w:ascii="宋体" w:eastAsia="宋体" w:hAnsi="宋体" w:cs="宋体" w:hint="eastAsia"/>
          <w:position w:val="-20"/>
          <w:sz w:val="24"/>
          <w:szCs w:val="24"/>
        </w:rPr>
      </w:pPr>
    </w:p>
    <w:p w14:paraId="2A1B701B" w14:textId="77777777" w:rsidR="0007285E" w:rsidRDefault="0007285E" w:rsidP="0007285E">
      <w:pPr>
        <w:spacing w:line="300" w:lineRule="auto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>2.求下列函数的导数：</w:t>
      </w:r>
    </w:p>
    <w:p w14:paraId="79A87906" w14:textId="77777777" w:rsidR="0007285E" w:rsidRDefault="0007285E" w:rsidP="0007285E">
      <w:pPr>
        <w:spacing w:line="300" w:lineRule="auto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bookmarkStart w:id="17" w:name="_Hlk43072626"/>
      <w:r>
        <w:rPr>
          <w:rStyle w:val="ab"/>
          <w:rFonts w:ascii="Cambria Math" w:eastAsia="宋体" w:hAnsi="Cambria Math" w:cs="宋体" w:hint="eastAsia"/>
          <w:sz w:val="24"/>
          <w:szCs w:val="24"/>
        </w:rPr>
        <w:t>（</w:t>
      </w:r>
      <w:r>
        <w:rPr>
          <w:rStyle w:val="ab"/>
          <w:rFonts w:ascii="Cambria Math" w:eastAsia="宋体" w:hAnsi="Cambria Math" w:cs="宋体"/>
          <w:sz w:val="24"/>
          <w:szCs w:val="24"/>
        </w:rPr>
        <w:t>1</w:t>
      </w:r>
      <w:r>
        <w:rPr>
          <w:rStyle w:val="ab"/>
          <w:rFonts w:ascii="Cambria Math" w:eastAsia="宋体" w:hAnsi="Cambria Math" w:cs="宋体" w:hint="eastAsia"/>
          <w:sz w:val="24"/>
          <w:szCs w:val="24"/>
        </w:rPr>
        <w:t>）</w:t>
      </w:r>
      <m:oMath>
        <m:r>
          <w:rPr>
            <w:rStyle w:val="ab"/>
            <w:rFonts w:ascii="Cambria Math" w:eastAsia="宋体" w:hAnsi="Cambria Math" w:cs="宋体"/>
            <w:sz w:val="24"/>
            <w:szCs w:val="24"/>
          </w:rPr>
          <m:t>f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e>
        </m:d>
        <m:r>
          <w:rPr>
            <w:rStyle w:val="ab"/>
            <w:rFonts w:ascii="Cambria Math" w:eastAsia="宋体" w:hAnsi="Cambria Math" w:cs="宋体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sup>
          <m:e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ln⁡</m:t>
                </m:r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(1+xy)</m:t>
                </m:r>
              </m:num>
              <m:den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y</m:t>
                </m:r>
              </m:den>
            </m:f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dy</m:t>
            </m:r>
          </m:e>
        </m:nary>
      </m:oMath>
      <w:bookmarkEnd w:id="17"/>
    </w:p>
    <w:p w14:paraId="4F37C461" w14:textId="77777777" w:rsidR="0007285E" w:rsidRDefault="0007285E" w:rsidP="0007285E">
      <w:pPr>
        <w:spacing w:line="300" w:lineRule="auto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>解：</w:t>
      </w:r>
    </w:p>
    <w:p w14:paraId="297597FA" w14:textId="77777777" w:rsidR="0007285E" w:rsidRDefault="0007285E" w:rsidP="0007285E">
      <w:pPr>
        <w:spacing w:line="300" w:lineRule="auto"/>
        <w:ind w:firstLineChars="100" w:firstLine="240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pPr>
          <m:e>
            <w:bookmarkStart w:id="18" w:name="_Hlk43073422"/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f</m:t>
            </m:r>
          </m:e>
          <m: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e>
        </m:d>
        <m:r>
          <w:rPr>
            <w:rStyle w:val="ab"/>
            <w:rFonts w:ascii="Cambria Math" w:eastAsia="宋体" w:hAnsi="Cambria Math" w:cs="宋体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sup>
          <m:e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1+xy</m:t>
                </m:r>
              </m:den>
            </m:f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dy+</m:t>
            </m:r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</m:ctrlPr>
                  </m:funcPr>
                  <m:fName>
                    <w:bookmarkStart w:id="19" w:name="_Hlk43073310"/>
                    <m:r>
                      <m:rPr>
                        <m:sty m:val="p"/>
                      </m:rP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Style w:val="ab"/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宋体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Style w:val="ab"/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Style w:val="ab"/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</m:num>
              <m:den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x</m:t>
                </m:r>
                <w:bookmarkEnd w:id="19"/>
              </m:den>
            </m:f>
          </m:e>
        </m:nary>
      </m:oMath>
      <w:bookmarkEnd w:id="18"/>
    </w:p>
    <w:p w14:paraId="1F542A63" w14:textId="77777777" w:rsidR="0007285E" w:rsidRDefault="0007285E" w:rsidP="0007285E">
      <w:pPr>
        <w:spacing w:line="300" w:lineRule="auto"/>
        <w:ind w:firstLineChars="100" w:firstLine="240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 xml:space="preserve">       </w:t>
      </w:r>
      <m:oMath>
        <m:r>
          <w:rPr>
            <w:rStyle w:val="ab"/>
            <w:rFonts w:ascii="Cambria Math" w:eastAsia="宋体" w:hAnsi="Cambria Math" w:cs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="宋体" w:hAnsi="Cambria Math" w:cs="宋体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1+xy</m:t>
                    </m:r>
                  </m:e>
                </m:d>
              </m:e>
            </m:func>
          </m:num>
          <m:den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den>
        </m:f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|</m:t>
            </m:r>
          </m:e>
          <m:sub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sup>
        </m:sSubSup>
        <m:r>
          <w:rPr>
            <w:rStyle w:val="ab"/>
            <w:rFonts w:ascii="Cambria Math" w:eastAsia="宋体" w:hAnsi="Cambria Math" w:cs="宋体"/>
            <w:sz w:val="24"/>
            <w:szCs w:val="24"/>
          </w:rPr>
          <m:t>+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func>
              <m:funcPr>
                <m:ctrlPr>
                  <w:rPr>
                    <w:rFonts w:ascii="Cambria Math" w:eastAsia="宋体" w:hAnsi="Cambria Math" w:cs="宋体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Style w:val="ab"/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Style w:val="ab"/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e>
            </m:func>
          </m:num>
          <m:den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den>
        </m:f>
      </m:oMath>
    </w:p>
    <w:p w14:paraId="7AEAE643" w14:textId="77777777" w:rsidR="0007285E" w:rsidRDefault="0007285E" w:rsidP="0007285E">
      <w:pPr>
        <w:spacing w:line="300" w:lineRule="auto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 xml:space="preserve">         </w:t>
      </w:r>
      <m:oMath>
        <m:r>
          <w:rPr>
            <w:rStyle w:val="ab"/>
            <w:rFonts w:ascii="Cambria Math" w:eastAsia="宋体" w:hAnsi="Cambria Math" w:cs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2</m:t>
            </m:r>
          </m:num>
          <m:den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den>
        </m:f>
        <m:r>
          <m:rPr>
            <m:sty m:val="p"/>
          </m:rPr>
          <w:rPr>
            <w:rStyle w:val="ab"/>
            <w:rFonts w:ascii="Cambria Math" w:eastAsia="宋体" w:hAnsi="Cambria Math" w:cs="宋体"/>
            <w:sz w:val="24"/>
            <w:szCs w:val="24"/>
          </w:rPr>
          <m:t>ln⁡</m:t>
        </m:r>
        <m:r>
          <w:rPr>
            <w:rStyle w:val="ab"/>
            <w:rFonts w:ascii="Cambria Math" w:eastAsia="宋体" w:hAnsi="Cambria Math" w:cs="宋体"/>
            <w:sz w:val="24"/>
            <w:szCs w:val="24"/>
          </w:rPr>
          <m:t>(1+</m:t>
        </m:r>
        <m:sSup>
          <m:s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pPr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e>
          <m: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2</m:t>
            </m:r>
          </m:sup>
        </m:sSup>
        <m:r>
          <w:rPr>
            <w:rStyle w:val="ab"/>
            <w:rFonts w:ascii="Cambria Math" w:eastAsia="宋体" w:hAnsi="Cambria Math" w:cs="宋体"/>
            <w:sz w:val="24"/>
            <w:szCs w:val="24"/>
          </w:rPr>
          <m:t>)</m:t>
        </m:r>
      </m:oMath>
    </w:p>
    <w:p w14:paraId="2090916D" w14:textId="77777777" w:rsidR="0007285E" w:rsidRDefault="0007285E" w:rsidP="0007285E">
      <w:pPr>
        <w:spacing w:line="300" w:lineRule="auto"/>
        <w:jc w:val="left"/>
        <w:rPr>
          <w:rStyle w:val="ab"/>
          <w:rFonts w:ascii="宋体" w:eastAsia="宋体" w:hAnsi="宋体" w:cs="宋体" w:hint="eastAsia"/>
          <w:sz w:val="24"/>
          <w:szCs w:val="24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 xml:space="preserve"> </w:t>
      </w:r>
    </w:p>
    <w:p w14:paraId="6527CA74" w14:textId="77777777" w:rsidR="0007285E" w:rsidRDefault="0007285E" w:rsidP="0007285E">
      <w:pPr>
        <w:spacing w:line="300" w:lineRule="auto"/>
        <w:jc w:val="left"/>
        <w:rPr>
          <w:rFonts w:hint="eastAsia"/>
        </w:rPr>
      </w:pPr>
      <w:r>
        <w:rPr>
          <w:rStyle w:val="ab"/>
          <w:rFonts w:ascii="宋体" w:eastAsia="宋体" w:hAnsi="宋体" w:cs="宋体" w:hint="eastAsia"/>
          <w:sz w:val="24"/>
          <w:szCs w:val="24"/>
        </w:rPr>
        <w:t>（2）</w:t>
      </w:r>
      <m:oMath>
        <m:r>
          <w:rPr>
            <w:rStyle w:val="ab"/>
            <w:rFonts w:ascii="Cambria Math" w:eastAsia="宋体" w:hAnsi="Cambria Math" w:cs="宋体"/>
            <w:sz w:val="24"/>
            <w:szCs w:val="24"/>
          </w:rPr>
          <m:t>f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e>
        </m:d>
        <m:r>
          <w:rPr>
            <w:rStyle w:val="ab"/>
            <w:rFonts w:ascii="Cambria Math" w:eastAsia="宋体" w:hAnsi="Cambria Math" w:cs="宋体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sub>
          <m:sup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sup>
            </m:sSup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-x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dy</m:t>
            </m:r>
          </m:e>
        </m:nary>
      </m:oMath>
    </w:p>
    <w:p w14:paraId="428EA566" w14:textId="77777777" w:rsidR="0007285E" w:rsidRDefault="0007285E" w:rsidP="0007285E">
      <w:pPr>
        <w:widowControl/>
        <w:jc w:val="left"/>
        <w:rPr>
          <w:rFonts w:hint="eastAsia"/>
        </w:rPr>
      </w:pPr>
      <w:r>
        <w:rPr>
          <w:rFonts w:hint="eastAsia"/>
        </w:rPr>
        <w:t>解：</w:t>
      </w:r>
    </w:p>
    <w:p w14:paraId="756C0B0D" w14:textId="77777777" w:rsidR="0007285E" w:rsidRDefault="0007285E" w:rsidP="0007285E">
      <w:pPr>
        <w:widowControl/>
        <w:ind w:firstLineChars="200" w:firstLine="420"/>
        <w:jc w:val="left"/>
        <w:rPr>
          <w:rStyle w:val="ab"/>
          <w:sz w:val="24"/>
          <w:szCs w:val="24"/>
        </w:rPr>
      </w:pPr>
      <w:r>
        <w:rPr>
          <w:rStyle w:val="ab"/>
        </w:rPr>
        <w:t xml:space="preserve"> </w:t>
      </w:r>
      <m:oMath>
        <m:sSup>
          <m:s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pPr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f</m:t>
            </m:r>
          </m:e>
          <m: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e>
        </m:d>
        <m:r>
          <w:rPr>
            <w:rStyle w:val="ab"/>
            <w:rFonts w:ascii="Cambria Math" w:eastAsia="宋体" w:hAnsi="Cambria Math" w:cs="宋体"/>
            <w:sz w:val="24"/>
            <w:szCs w:val="24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sub>
          <m:sup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sup>
            </m:sSup>
          </m:sup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-x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dy+</m:t>
            </m:r>
            <w:bookmarkStart w:id="20" w:name="_Hlk43073724"/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2x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5</m:t>
                    </m:r>
                  </m:sup>
                </m:sSup>
              </m:sup>
            </m:sSup>
            <w:bookmarkEnd w:id="20"/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3</m:t>
                    </m:r>
                  </m:sup>
                </m:sSup>
              </m:sup>
            </m:sSup>
          </m:e>
        </m:nary>
      </m:oMath>
    </w:p>
    <w:p w14:paraId="4CF0D920" w14:textId="77777777" w:rsidR="0007285E" w:rsidRDefault="0007285E" w:rsidP="0007285E">
      <w:pPr>
        <w:widowControl/>
        <w:jc w:val="left"/>
        <w:rPr>
          <w:rStyle w:val="ab"/>
        </w:rPr>
      </w:pPr>
      <w:r>
        <w:rPr>
          <w:rStyle w:val="ab"/>
        </w:rPr>
        <w:t xml:space="preserve">           </w:t>
      </w:r>
      <m:oMath>
        <m:r>
          <w:rPr>
            <w:rStyle w:val="ab"/>
            <w:rFonts w:ascii="Cambria Math" w:hAnsi="Cambria Math"/>
          </w:rPr>
          <m:t>=</m:t>
        </m:r>
        <m:r>
          <w:rPr>
            <w:rStyle w:val="ab"/>
            <w:rFonts w:ascii="Cambria Math" w:eastAsia="宋体" w:hAnsi="Cambria Math" w:cs="宋体"/>
            <w:sz w:val="24"/>
            <w:szCs w:val="24"/>
          </w:rPr>
          <m:t>2x</m:t>
        </m:r>
        <m:sSup>
          <m:s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pPr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e</m:t>
            </m:r>
          </m:e>
          <m: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5</m:t>
                </m:r>
              </m:sup>
            </m:sSup>
          </m:sup>
        </m:sSup>
        <m:r>
          <w:rPr>
            <w:rStyle w:val="ab"/>
            <w:rFonts w:ascii="Cambria Math" w:eastAsia="宋体" w:hAnsi="Cambria Math" w:cs="宋体"/>
            <w:sz w:val="24"/>
            <w:szCs w:val="24"/>
          </w:rPr>
          <m:t>-</m:t>
        </m:r>
        <m:sSup>
          <m:s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pPr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e</m:t>
            </m:r>
          </m:e>
          <m: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3</m:t>
                </m:r>
              </m:sup>
            </m:sSup>
          </m:sup>
        </m:sSup>
        <m:r>
          <w:rPr>
            <w:rStyle w:val="ab"/>
            <w:rFonts w:ascii="Cambria Math" w:hAnsi="Cambria Math"/>
            <w:sz w:val="24"/>
            <w:szCs w:val="24"/>
          </w:rPr>
          <m:t>+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x</m:t>
            </m:r>
          </m:sub>
          <m:sup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sup>
            </m:sSup>
          </m:sup>
          <m:e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Style w:val="ab"/>
                    <w:rFonts w:ascii="Cambria Math" w:eastAsia="宋体" w:hAnsi="Cambria Math" w:cs="宋体"/>
                    <w:sz w:val="24"/>
                    <w:szCs w:val="24"/>
                  </w:rPr>
                  <m:t>-x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Style w:val="ab"/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  <m:r>
              <w:rPr>
                <w:rStyle w:val="ab"/>
                <w:rFonts w:ascii="Cambria Math" w:eastAsia="宋体" w:hAnsi="Cambria Math" w:cs="宋体"/>
                <w:sz w:val="24"/>
                <w:szCs w:val="24"/>
              </w:rPr>
              <m:t xml:space="preserve">dy  </m:t>
            </m:r>
          </m:e>
        </m:nary>
      </m:oMath>
    </w:p>
    <w:p w14:paraId="4EC66D93" w14:textId="77777777" w:rsidR="0007285E" w:rsidRDefault="0007285E" w:rsidP="0007285E">
      <w:pPr>
        <w:widowControl/>
        <w:jc w:val="left"/>
        <w:rPr>
          <w:rStyle w:val="ab"/>
          <w:rFonts w:ascii="宋体" w:eastAsia="宋体" w:hAnsi="宋体" w:cs="宋体"/>
          <w:position w:val="-20"/>
          <w:sz w:val="24"/>
          <w:szCs w:val="24"/>
        </w:rPr>
      </w:pPr>
    </w:p>
    <w:p w14:paraId="2D668F26" w14:textId="77777777" w:rsidR="0007285E" w:rsidRDefault="0007285E" w:rsidP="0007285E">
      <w:pPr>
        <w:widowControl/>
        <w:jc w:val="left"/>
        <w:rPr>
          <w:rStyle w:val="ab"/>
          <w:rFonts w:ascii="宋体" w:eastAsia="宋体" w:hAnsi="宋体" w:cs="宋体" w:hint="eastAsia"/>
          <w:position w:val="-20"/>
          <w:sz w:val="24"/>
          <w:szCs w:val="24"/>
        </w:rPr>
      </w:pPr>
    </w:p>
    <w:p w14:paraId="528E6A1D" w14:textId="77777777" w:rsidR="0007285E" w:rsidRDefault="0007285E" w:rsidP="0007285E">
      <w:pPr>
        <w:spacing w:line="360" w:lineRule="auto"/>
        <w:rPr>
          <w:rFonts w:hint="eastAsia"/>
        </w:rPr>
      </w:pPr>
      <w:r>
        <w:rPr>
          <w:rFonts w:ascii="宋体" w:eastAsia="宋体" w:hAnsi="宋体" w:cs="宋体" w:hint="eastAsia"/>
          <w:sz w:val="24"/>
          <w:szCs w:val="24"/>
        </w:rPr>
        <w:t>3.计算下列积分：</w:t>
      </w:r>
    </w:p>
    <w:p w14:paraId="3C89B50D" w14:textId="77777777" w:rsidR="0007285E" w:rsidRDefault="0007285E" w:rsidP="0007285E">
      <w:pPr>
        <w:spacing w:line="36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解：(1) 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宋体"/>
                    <w:sz w:val="24"/>
                    <w:szCs w:val="24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1+acosx</m:t>
                    </m:r>
                  </m:num>
                  <m:den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acosx</m:t>
                    </m:r>
                  </m:den>
                </m:f>
              </m:e>
            </m:func>
          </m:e>
        </m:nary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cosx</m:t>
            </m:r>
          </m:den>
        </m:f>
        <m:r>
          <w:rPr>
            <w:rFonts w:ascii="Cambria Math" w:eastAsia="宋体" w:hAnsi="Cambria Math" w:cs="宋体"/>
            <w:sz w:val="24"/>
            <w:szCs w:val="24"/>
          </w:rPr>
          <m:t xml:space="preserve">         </m:t>
        </m:r>
      </m:oMath>
      <w:r>
        <w:rPr>
          <w:rFonts w:ascii="宋体" w:eastAsia="宋体" w:hAnsi="宋体" w:cs="宋体" w:hint="eastAsia"/>
          <w:sz w:val="24"/>
          <w:szCs w:val="24"/>
        </w:rPr>
        <w:t>(</w:t>
      </w:r>
      <m:oMath>
        <m:d>
          <m:dPr>
            <m:begChr m:val="|"/>
            <m:endChr m:val="|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a</m:t>
            </m:r>
          </m:e>
        </m:d>
        <m:r>
          <w:rPr>
            <w:rFonts w:ascii="Cambria Math" w:eastAsia="宋体" w:hAnsi="Cambria Math" w:cs="宋体"/>
            <w:sz w:val="24"/>
            <w:szCs w:val="24"/>
          </w:rPr>
          <m:t>&lt;1</m:t>
        </m:r>
      </m:oMath>
      <w:r>
        <w:rPr>
          <w:rFonts w:ascii="宋体" w:eastAsia="宋体" w:hAnsi="宋体" w:cs="宋体" w:hint="eastAsia"/>
          <w:sz w:val="24"/>
          <w:szCs w:val="24"/>
        </w:rPr>
        <w:t>)</w:t>
      </w:r>
      <m:oMath>
        <m:r>
          <w:rPr>
            <w:rFonts w:ascii="Cambria Math" w:eastAsia="宋体" w:hAnsi="Cambria Math" w:cs="宋体"/>
            <w:sz w:val="24"/>
            <w:szCs w:val="24"/>
          </w:rPr>
          <m:t xml:space="preserve"> </m:t>
        </m:r>
      </m:oMath>
    </w:p>
    <w:p w14:paraId="09F37763" w14:textId="77777777" w:rsidR="0007285E" w:rsidRDefault="0007285E" w:rsidP="0007285E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∵(</w:t>
      </w:r>
      <m:oMath>
        <m:func>
          <m:func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ln</m:t>
            </m:r>
          </m:fName>
          <m:e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1+acosx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acosx</m:t>
                </m:r>
              </m:den>
            </m:f>
          </m:e>
        </m:func>
        <m:r>
          <w:rPr>
            <w:rFonts w:ascii="Cambria Math" w:eastAsia="宋体" w:hAnsi="Cambria Math" w:cs="宋体"/>
            <w:sz w:val="24"/>
            <w:szCs w:val="24"/>
          </w:rPr>
          <m:t>)</m:t>
        </m:r>
        <m:r>
          <w:rPr>
            <w:rFonts w:ascii="Cambria Math" w:eastAsia="宋体" w:hAnsi="Cambria Math" w:cs="宋体" w:hint="eastAsia"/>
            <w:sz w:val="24"/>
            <w:szCs w:val="24"/>
          </w:rPr>
          <m:t>'</m:t>
        </m:r>
        <m:r>
          <w:rPr>
            <w:rFonts w:ascii="Cambria Math" w:eastAsia="宋体" w:hAnsi="Cambria Math" w:cs="宋体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2cosx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cos</m:t>
                </m:r>
              </m:e>
              <m: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宋体" w:hAnsi="Cambria Math" w:cs="宋体"/>
                <w:sz w:val="24"/>
                <w:szCs w:val="24"/>
              </w:rPr>
              <m:t>x</m:t>
            </m:r>
          </m:den>
        </m:f>
      </m:oMath>
    </w:p>
    <w:p w14:paraId="5C37C543" w14:textId="77777777" w:rsidR="0007285E" w:rsidRDefault="0007285E" w:rsidP="0007285E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∴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宋体"/>
                    <w:sz w:val="24"/>
                    <w:szCs w:val="24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1+acosx</m:t>
                    </m:r>
                  </m:num>
                  <m:den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acosx</m:t>
                    </m:r>
                  </m:den>
                </m:f>
              </m:e>
            </m:func>
          </m:e>
        </m:nary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cosx</m:t>
            </m:r>
          </m:den>
        </m:f>
        <m:r>
          <w:rPr>
            <w:rFonts w:ascii="Cambria Math" w:eastAsia="宋体" w:hAnsi="Cambria Math" w:cs="宋体"/>
            <w:sz w:val="24"/>
            <w:szCs w:val="24"/>
          </w:rPr>
          <m:t xml:space="preserve"> </m:t>
        </m:r>
      </m:oMath>
    </w:p>
    <w:p w14:paraId="6297934C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den>
            </m:f>
          </m:sup>
          <m:e>
            <m:nary>
              <m:naryPr>
                <m:limLoc m:val="subSup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a</m:t>
                </m:r>
              </m:sup>
              <m:e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x</m:t>
                    </m:r>
                  </m:den>
                </m:f>
              </m:e>
            </m:nary>
          </m:e>
        </m:nary>
        <m:r>
          <w:rPr>
            <w:rFonts w:ascii="Cambria Math" w:eastAsia="宋体" w:hAnsi="Cambria Math" w:cs="宋体"/>
            <w:sz w:val="24"/>
            <w:szCs w:val="24"/>
          </w:rPr>
          <m:t>dxdy</m:t>
        </m:r>
      </m:oMath>
    </w:p>
    <w:p w14:paraId="6BFAC364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=</w:t>
      </w:r>
      <m:oMath>
        <m:r>
          <w:rPr>
            <w:rFonts w:ascii="Cambria Math" w:eastAsia="宋体" w:hAnsi="Cambria Math" w:cs="宋体"/>
            <w:sz w:val="24"/>
            <w:szCs w:val="24"/>
          </w:rPr>
          <m:t>2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a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dy</m:t>
            </m:r>
            <m:nary>
              <m:naryPr>
                <m:limLoc m:val="subSup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0</m:t>
                </m:r>
              </m:sub>
              <m:sup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den>
                </m:f>
              </m:sup>
              <m:e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x</m:t>
                    </m:r>
                  </m:den>
                </m:f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dx</m:t>
                </m:r>
              </m:e>
            </m:nary>
          </m:e>
        </m:nary>
      </m:oMath>
    </w:p>
    <w:p w14:paraId="0E26CC0A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r>
          <w:rPr>
            <w:rFonts w:ascii="Cambria Math" w:eastAsia="宋体" w:hAnsi="Cambria Math" w:cs="宋体"/>
            <w:sz w:val="24"/>
            <w:szCs w:val="24"/>
          </w:rPr>
          <m:t>2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a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dy</m:t>
            </m:r>
            <m:nary>
              <m:naryPr>
                <m:limLoc m:val="subSup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0</m:t>
                </m:r>
              </m:sub>
              <m:sup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den>
                </m:f>
              </m:sup>
              <m:e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x+1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x+1</m:t>
                    </m:r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dx</m:t>
                </m:r>
              </m:e>
            </m:nary>
          </m:e>
        </m:nary>
      </m:oMath>
    </w:p>
    <w:p w14:paraId="016E6717" w14:textId="77777777" w:rsidR="0007285E" w:rsidRDefault="0007285E" w:rsidP="0007285E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令</w:t>
      </w:r>
      <m:oMath>
        <m:r>
          <w:rPr>
            <w:rFonts w:ascii="Cambria Math" w:eastAsia="宋体" w:hAnsi="Cambria Math" w:cs="宋体"/>
            <w:sz w:val="24"/>
            <w:szCs w:val="24"/>
          </w:rPr>
          <m:t>t=tanx</m:t>
        </m:r>
      </m:oMath>
    </w:p>
    <w:p w14:paraId="03758D77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r>
          <w:rPr>
            <w:rFonts w:ascii="Cambria Math" w:eastAsia="宋体" w:hAnsi="Cambria Math" w:cs="宋体"/>
            <w:sz w:val="24"/>
            <w:szCs w:val="24"/>
          </w:rPr>
          <m:t>2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a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dy</m:t>
            </m:r>
            <m:nary>
              <m:naryPr>
                <m:limLoc m:val="subSup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+</m:t>
                </m:r>
                <m: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dx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+1+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nary>
          </m:e>
        </m:nary>
      </m:oMath>
    </w:p>
    <w:p w14:paraId="4FC0B2DF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i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r>
          <w:rPr>
            <w:rFonts w:ascii="Cambria Math" w:eastAsia="宋体" w:hAnsi="Cambria Math" w:cs="宋体"/>
            <w:sz w:val="24"/>
            <w:szCs w:val="24"/>
          </w:rPr>
          <m:t>2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a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arctan</m:t>
                </m:r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t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1</m:t>
                        </m:r>
                        <m:r>
                          <w:rPr>
                            <w:rFonts w:ascii="微软雅黑" w:eastAsia="微软雅黑" w:hAnsi="微软雅黑" w:cs="微软雅黑" w:hint="eastAsia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宋体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</m:e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+</m:t>
            </m:r>
            <m:r>
              <w:rPr>
                <w:rFonts w:ascii="Cambria Math" w:eastAsia="宋体" w:hAnsi="Cambria Math" w:cs="宋体" w:hint="eastAsia"/>
                <w:sz w:val="24"/>
                <w:szCs w:val="24"/>
              </w:rPr>
              <m:t>∞</m:t>
            </m:r>
          </m:sup>
        </m:sSubSup>
        <m:r>
          <w:rPr>
            <w:rFonts w:ascii="Cambria Math" w:eastAsia="宋体" w:hAnsi="Cambria Math" w:cs="宋体"/>
            <w:sz w:val="24"/>
            <w:szCs w:val="24"/>
          </w:rPr>
          <m:t>)dy</m:t>
        </m:r>
      </m:oMath>
    </w:p>
    <w:p w14:paraId="2E9AF388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r>
          <w:rPr>
            <w:rFonts w:ascii="Cambria Math" w:eastAsia="宋体" w:hAnsi="Cambria Math" w:cs="宋体"/>
            <w:sz w:val="24"/>
            <w:szCs w:val="24"/>
          </w:rPr>
          <m:t>π</m:t>
        </m:r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a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eastAsia="宋体" w:hAnsi="Cambria Math" w:cs="宋体"/>
            <w:sz w:val="24"/>
            <w:szCs w:val="24"/>
          </w:rPr>
          <m:t>)dy</m:t>
        </m:r>
      </m:oMath>
    </w:p>
    <w:p w14:paraId="097D6CD2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r>
          <w:rPr>
            <w:rFonts w:ascii="Cambria Math" w:eastAsia="宋体" w:hAnsi="Cambria Math" w:cs="宋体"/>
            <w:sz w:val="24"/>
            <w:szCs w:val="24"/>
          </w:rPr>
          <m:t xml:space="preserve"> π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arcsiny</m:t>
                </m:r>
              </m:e>
            </m:d>
          </m:e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a</m:t>
            </m:r>
          </m:sup>
        </m:sSubSup>
      </m:oMath>
    </w:p>
    <w:p w14:paraId="2BC4618C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r>
          <w:rPr>
            <w:rFonts w:ascii="Cambria Math" w:eastAsia="宋体" w:hAnsi="Cambria Math" w:cs="宋体"/>
            <w:sz w:val="24"/>
            <w:szCs w:val="24"/>
          </w:rPr>
          <m:t xml:space="preserve"> πarcsina</m:t>
        </m:r>
      </m:oMath>
    </w:p>
    <w:p w14:paraId="27DF069C" w14:textId="77777777" w:rsidR="0007285E" w:rsidRDefault="0007285E" w:rsidP="0007285E">
      <w:pPr>
        <w:spacing w:line="36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(2)  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arctanx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x</m:t>
                </m:r>
              </m:den>
            </m:f>
          </m:e>
        </m:nary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dx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den>
        </m:f>
      </m:oMath>
    </w:p>
    <w:p w14:paraId="320D64D7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  <m:box>
              <m:boxPr>
                <m:diff m:val="1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dx</m:t>
                </m:r>
              </m:e>
            </m:box>
          </m:e>
        </m:nary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box>
          <m:boxPr>
            <m:diff m:val="1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boxPr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dy</m:t>
            </m:r>
          </m:e>
        </m:box>
      </m:oMath>
    </w:p>
    <w:p w14:paraId="46E26199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dy</m:t>
            </m:r>
          </m:e>
        </m:nary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  <m:box>
          <m:boxPr>
            <m:diff m:val="1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boxPr>
          <m:e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  <m:box>
              <m:boxPr>
                <m:diff m:val="1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dx</m:t>
                </m:r>
              </m:e>
            </m:box>
          </m:e>
        </m:box>
      </m:oMath>
    </w:p>
    <w:p w14:paraId="75C70E15" w14:textId="77777777" w:rsidR="0007285E" w:rsidRDefault="0007285E" w:rsidP="0007285E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令</w:t>
      </w:r>
      <m:oMath>
        <m:r>
          <w:rPr>
            <w:rFonts w:ascii="Cambria Math" w:eastAsia="宋体" w:hAnsi="Cambria Math" w:cs="宋体"/>
            <w:sz w:val="24"/>
            <w:szCs w:val="24"/>
          </w:rPr>
          <m:t>x=sint</m:t>
        </m:r>
      </m:oMath>
    </w:p>
    <w:p w14:paraId="70744438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dy</m:t>
            </m:r>
          </m:e>
        </m:nary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sin</m:t>
                    </m:r>
                  </m:e>
                  <m: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t</m:t>
                </m:r>
              </m:den>
            </m:f>
          </m:e>
        </m:nary>
        <m:box>
          <m:boxPr>
            <m:diff m:val="1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boxPr>
          <m:e>
            <m:box>
              <m:boxPr>
                <m:diff m:val="1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boxPr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dt</m:t>
                </m:r>
              </m:e>
            </m:box>
          </m:e>
        </m:box>
      </m:oMath>
    </w:p>
    <w:p w14:paraId="376A1DA4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dy</m:t>
            </m:r>
            <m:nary>
              <m:naryPr>
                <m:limLoc m:val="subSup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0</m:t>
                </m:r>
              </m:sub>
              <m:sup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2</m:t>
                    </m:r>
                  </m:den>
                </m:f>
              </m:sup>
              <m:e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t+1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t+1+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 w:cs="宋体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dt</m:t>
                </m:r>
              </m:e>
            </m:nary>
          </m:e>
        </m:nary>
      </m:oMath>
    </w:p>
    <w:p w14:paraId="7CFFFBCF" w14:textId="77777777" w:rsidR="0007285E" w:rsidRDefault="0007285E" w:rsidP="0007285E">
      <w:pPr>
        <w:spacing w:line="360" w:lineRule="auto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令</w:t>
      </w:r>
      <m:oMath>
        <m:r>
          <w:rPr>
            <w:rFonts w:ascii="Cambria Math" w:eastAsia="宋体" w:hAnsi="Cambria Math" w:cs="宋体"/>
            <w:sz w:val="24"/>
            <w:szCs w:val="24"/>
          </w:rPr>
          <m:t>u=tant</m:t>
        </m:r>
      </m:oMath>
    </w:p>
    <w:p w14:paraId="036C2F3C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dy</m:t>
            </m:r>
            <m:nary>
              <m:naryPr>
                <m:limLoc m:val="subSup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+</m:t>
                </m:r>
                <m: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1+(1+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)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du</m:t>
                </m:r>
              </m:e>
            </m:nary>
          </m:e>
        </m:nary>
      </m:oMath>
    </w:p>
    <w:p w14:paraId="685CCE29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i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宋体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bSup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arctan</m:t>
                        </m:r>
                        <m:r>
                          <m:rPr>
                            <m:sty m:val="p"/>
                          </m:rPr>
                          <w:rPr>
                            <w:rFonts w:ascii="Cambria" w:eastAsia="宋体" w:hAnsi="Cambria" w:cs="Cambria"/>
                            <w:sz w:val="24"/>
                            <w:szCs w:val="24"/>
                          </w:rPr>
                          <m:t>⁡</m:t>
                        </m:r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(u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宋体" w:hAnsi="Cambria Math" w:cs="宋体"/>
                                <w:i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宋体" w:hAnsi="Cambria Math" w:cs="宋体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 w:cs="宋体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 w:cs="宋体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)</m:t>
                        </m:r>
                      </m:e>
                    </m:d>
                  </m:e>
                  <m:sub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∞</m:t>
                    </m:r>
                  </m:sup>
                </m:sSubSup>
              </m:e>
            </m:d>
          </m:e>
        </m:nary>
        <m:r>
          <w:rPr>
            <w:rFonts w:ascii="Cambria Math" w:eastAsia="宋体" w:hAnsi="Cambria Math" w:cs="宋体"/>
            <w:sz w:val="24"/>
            <w:szCs w:val="24"/>
          </w:rPr>
          <m:t>dy</m:t>
        </m:r>
      </m:oMath>
    </w:p>
    <w:p w14:paraId="4B5DF208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eastAsia="宋体" w:hAnsi="Cambria Math" w:cs="宋体"/>
            <w:sz w:val="24"/>
            <w:szCs w:val="24"/>
          </w:rPr>
          <m:t>)dy</m:t>
        </m:r>
      </m:oMath>
    </w:p>
    <w:p w14:paraId="6E1AEF66" w14:textId="77777777" w:rsidR="0007285E" w:rsidRDefault="0007285E" w:rsidP="0007285E">
      <w:pPr>
        <w:spacing w:line="360" w:lineRule="auto"/>
        <w:ind w:firstLineChars="300"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2</m:t>
            </m:r>
          </m:den>
        </m:f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ln</m:t>
                    </m:r>
                  </m:fName>
                  <m:e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(y+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宋体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宋体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宋体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宋体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eastAsia="宋体" w:hAnsi="Cambria Math" w:cs="宋体"/>
                        <w:sz w:val="24"/>
                        <w:szCs w:val="24"/>
                      </w:rPr>
                      <m:t>)</m:t>
                    </m:r>
                  </m:e>
                </m:func>
              </m:e>
            </m:d>
          </m:e>
          <m:sub>
            <m:r>
              <w:rPr>
                <w:rFonts w:ascii="Cambria Math" w:eastAsia="宋体" w:hAnsi="Cambria Math" w:cs="宋体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="宋体" w:hAnsi="Cambria Math" w:cs="宋体"/>
                <w:sz w:val="24"/>
                <w:szCs w:val="24"/>
              </w:rPr>
              <m:t>1</m:t>
            </m:r>
          </m:sup>
        </m:sSubSup>
      </m:oMath>
    </w:p>
    <w:p w14:paraId="1A5F1BBC" w14:textId="77777777" w:rsidR="0007285E" w:rsidRDefault="0007285E" w:rsidP="0007285E">
      <w:pPr>
        <w:spacing w:line="360" w:lineRule="auto"/>
        <w:ind w:firstLineChars="300" w:firstLine="720"/>
        <w:rPr>
          <w:rFonts w:ascii="Cambria Math" w:eastAsia="宋体" w:hAnsi="Cambria Math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=</w:t>
      </w:r>
      <m:oMath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宋体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="宋体" w:hAnsi="Cambria Math" w:cs="宋体"/>
                <w:sz w:val="24"/>
                <w:szCs w:val="24"/>
              </w:rPr>
              <m:t>2</m:t>
            </m:r>
          </m:den>
        </m:f>
        <m:func>
          <m:func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sz w:val="24"/>
                <w:szCs w:val="24"/>
              </w:rPr>
              <m:t>ln</m:t>
            </m:r>
          </m:fName>
          <m:e>
            <m:r>
              <w:rPr>
                <w:rFonts w:ascii="Cambria Math" w:eastAsia="宋体" w:hAnsi="Cambria Math" w:cs="宋体"/>
                <w:sz w:val="24"/>
                <w:szCs w:val="24"/>
              </w:rPr>
              <m:t>(1+</m:t>
            </m:r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宋体" w:hAnsi="Cambria Math" w:cs="宋体"/>
                    <w:sz w:val="24"/>
                    <w:szCs w:val="24"/>
                  </w:rPr>
                  <m:t>2</m:t>
                </m:r>
              </m:e>
            </m:rad>
            <m:r>
              <w:rPr>
                <w:rFonts w:ascii="Cambria Math" w:eastAsia="宋体" w:hAnsi="Cambria Math" w:cs="宋体"/>
                <w:sz w:val="24"/>
                <w:szCs w:val="24"/>
              </w:rPr>
              <m:t>)</m:t>
            </m:r>
          </m:e>
        </m:func>
      </m:oMath>
    </w:p>
    <w:p w14:paraId="7523FB74" w14:textId="7C82FF2A" w:rsidR="0007285E" w:rsidRDefault="0007285E" w:rsidP="00C35CC3">
      <w:pPr>
        <w:jc w:val="left"/>
        <w:rPr>
          <w:rFonts w:ascii="宋体" w:eastAsia="宋体" w:hAnsi="宋体"/>
          <w:szCs w:val="21"/>
        </w:rPr>
      </w:pPr>
    </w:p>
    <w:p w14:paraId="1E695730" w14:textId="77777777" w:rsidR="0007285E" w:rsidRPr="003A2080" w:rsidRDefault="0007285E" w:rsidP="0007285E">
      <w:pPr>
        <w:spacing w:line="300" w:lineRule="auto"/>
        <w:jc w:val="center"/>
        <w:rPr>
          <w:rFonts w:ascii="宋体" w:eastAsia="宋体" w:hAnsi="宋体" w:cs="STXingkai"/>
          <w:b/>
          <w:bCs/>
          <w:iCs/>
          <w:sz w:val="30"/>
          <w:szCs w:val="30"/>
        </w:rPr>
      </w:pPr>
      <w:r>
        <w:rPr>
          <w:rFonts w:ascii="宋体" w:eastAsia="宋体" w:hAnsi="宋体" w:cs="STXingkai" w:hint="eastAsia"/>
          <w:b/>
          <w:bCs/>
          <w:iCs/>
          <w:sz w:val="30"/>
          <w:szCs w:val="30"/>
        </w:rPr>
        <w:t>14.</w:t>
      </w:r>
      <w:r w:rsidRPr="003A2080">
        <w:rPr>
          <w:rFonts w:ascii="宋体" w:eastAsia="宋体" w:hAnsi="宋体" w:cs="STXingkai" w:hint="eastAsia"/>
          <w:b/>
          <w:bCs/>
          <w:iCs/>
          <w:sz w:val="30"/>
          <w:szCs w:val="30"/>
        </w:rPr>
        <w:t>第一类曲线积分</w:t>
      </w:r>
    </w:p>
    <w:p w14:paraId="4A4297E4" w14:textId="77777777" w:rsidR="0007285E" w:rsidRDefault="0007285E" w:rsidP="0007285E">
      <w:pPr>
        <w:spacing w:line="300" w:lineRule="auto"/>
        <w:jc w:val="left"/>
        <w:rPr>
          <w:rFonts w:asciiTheme="majorEastAsia" w:hAnsiTheme="majorEastAsia"/>
          <w:iCs/>
        </w:rPr>
      </w:pPr>
      <w:r>
        <w:rPr>
          <w:rFonts w:asciiTheme="majorEastAsia" w:hAnsiTheme="majorEastAsia"/>
          <w:iCs/>
        </w:rPr>
        <w:t>1.</w:t>
      </w:r>
      <w:r>
        <w:rPr>
          <w:rFonts w:asciiTheme="majorEastAsia" w:hAnsiTheme="majorEastAsia" w:hint="eastAsia"/>
          <w:iCs/>
        </w:rPr>
        <w:t>求</w:t>
      </w:r>
      <m:oMath>
        <m:nary>
          <m:naryPr>
            <m:limLoc m:val="undOvr"/>
            <m:supHide m:val="1"/>
            <m:ctrlPr>
              <w:rPr>
                <w:rFonts w:ascii="Cambria Math" w:hAnsi="Cambria Math"/>
                <w:iCs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  <m:r>
              <w:rPr>
                <w:rFonts w:ascii="Cambria Math" w:hAnsi="Cambria Math"/>
              </w:rPr>
              <m:t>ds</m:t>
            </m:r>
          </m:e>
        </m:nary>
      </m:oMath>
      <w:r>
        <w:rPr>
          <w:rFonts w:asciiTheme="majorEastAsia" w:hAnsiTheme="majorEastAsia" w:hint="eastAsia"/>
          <w:iCs/>
        </w:rPr>
        <w:t xml:space="preserve">, </w:t>
      </w:r>
      <w:r>
        <w:rPr>
          <w:rFonts w:asciiTheme="majorEastAsia" w:hAnsiTheme="majorEastAsia" w:hint="eastAsia"/>
          <w:iCs/>
        </w:rPr>
        <w:t>其中</w:t>
      </w:r>
      <w:r>
        <w:rPr>
          <w:rFonts w:asciiTheme="majorEastAsia" w:hAnsiTheme="majorEastAsia" w:hint="eastAsia"/>
          <w:iCs/>
        </w:rPr>
        <w:t>L</w:t>
      </w:r>
      <w:r>
        <w:rPr>
          <w:rFonts w:asciiTheme="majorEastAsia" w:hAnsiTheme="majorEastAsia" w:hint="eastAsia"/>
          <w:iCs/>
        </w:rPr>
        <w:t>为圆周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&gt;0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</w:p>
    <w:p w14:paraId="77C9DC4B" w14:textId="77777777" w:rsidR="0007285E" w:rsidRDefault="0007285E" w:rsidP="0007285E">
      <w:pPr>
        <w:spacing w:line="300" w:lineRule="auto"/>
        <w:jc w:val="left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lastRenderedPageBreak/>
        <w:t>解：令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func>
          <m:funcPr>
            <m:ctrlPr>
              <w:rPr>
                <w:rFonts w:ascii="Cambria Math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func>
          <m:funcPr>
            <m:ctrlPr>
              <w:rPr>
                <w:rFonts w:ascii="Cambria Math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0,2</m:t>
                </m:r>
                <m:r>
                  <w:rPr>
                    <w:rFonts w:ascii="Cambria Math" w:hAnsi="Cambria Math"/>
                  </w:rPr>
                  <m:t>π</m:t>
                </m:r>
              </m:e>
            </m:d>
          </m:e>
        </m:d>
      </m:oMath>
    </w:p>
    <w:p w14:paraId="16151A9E" w14:textId="77777777" w:rsidR="0007285E" w:rsidRDefault="0007285E" w:rsidP="0007285E">
      <w:pPr>
        <w:spacing w:line="300" w:lineRule="auto"/>
        <w:jc w:val="left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t>则原积分化为：</w:t>
      </w:r>
      <m:oMath>
        <m:nary>
          <m:naryPr>
            <m:limLoc m:val="subSup"/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sup>
          <m:e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p>
            </m:sSup>
          </m:e>
        </m:nary>
        <m:r>
          <w:rPr>
            <w:rFonts w:ascii="Cambria Math" w:hAnsi="Cambria Math"/>
          </w:rPr>
          <m:t>dt</m:t>
        </m:r>
      </m:oMath>
      <w:r>
        <w:rPr>
          <w:rFonts w:asciiTheme="majorEastAsia" w:hAnsiTheme="majorEastAsia" w:hint="eastAsia"/>
          <w:iCs/>
        </w:rPr>
        <w:t xml:space="preserve">, </w:t>
      </w:r>
      <w:r>
        <w:rPr>
          <w:rFonts w:asciiTheme="majorEastAsia" w:hAnsiTheme="majorEastAsia" w:hint="eastAsia"/>
          <w:iCs/>
        </w:rPr>
        <w:t>所以可解得答案为</w:t>
      </w:r>
      <m:oMath>
        <m:r>
          <m:rPr>
            <m:sty m:val="p"/>
          </m:rP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p>
        </m:sSup>
        <m:r>
          <m:rPr>
            <m:sty m:val="p"/>
          </m:rPr>
          <w:rPr>
            <w:rFonts w:ascii="Cambria Math" w:hAnsi="Cambria Math"/>
          </w:rPr>
          <m:t>.</m:t>
        </m:r>
      </m:oMath>
    </w:p>
    <w:p w14:paraId="42AACC21" w14:textId="77777777" w:rsidR="0007285E" w:rsidRDefault="0007285E" w:rsidP="0007285E">
      <w:pPr>
        <w:spacing w:line="300" w:lineRule="auto"/>
        <w:jc w:val="left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t>2</w:t>
      </w:r>
      <w:r>
        <w:rPr>
          <w:rFonts w:asciiTheme="majorEastAsia" w:hAnsiTheme="majorEastAsia"/>
          <w:iCs/>
        </w:rPr>
        <w:t>.</w:t>
      </w:r>
      <w:r>
        <w:rPr>
          <w:rFonts w:asciiTheme="majorEastAsia" w:hAnsiTheme="majorEastAsia" w:hint="eastAsia"/>
          <w:iCs/>
        </w:rPr>
        <w:t>求</w:t>
      </w:r>
      <m:oMath>
        <m:nary>
          <m:naryPr>
            <m:limLoc m:val="subSup"/>
            <m:supHide m:val="1"/>
            <m:ctrlPr>
              <w:rPr>
                <w:rFonts w:ascii="Cambria Math" w:hAnsi="Cambria Math"/>
                <w:iCs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ds</m:t>
        </m:r>
      </m:oMath>
      <w:r>
        <w:rPr>
          <w:rFonts w:asciiTheme="majorEastAsia" w:hAnsiTheme="majorEastAsia" w:hint="eastAsia"/>
          <w:iCs/>
        </w:rPr>
        <w:t xml:space="preserve">, </w:t>
      </w:r>
      <w:r>
        <w:rPr>
          <w:rFonts w:asciiTheme="majorEastAsia" w:hAnsiTheme="majorEastAsia" w:hint="eastAsia"/>
          <w:iCs/>
        </w:rPr>
        <w:t>其中</w:t>
      </w:r>
      <w:r>
        <w:rPr>
          <w:rFonts w:asciiTheme="majorEastAsia" w:hAnsiTheme="majorEastAsia" w:hint="eastAsia"/>
          <w:iCs/>
        </w:rPr>
        <w:t>L</w:t>
      </w:r>
      <w:r>
        <w:rPr>
          <w:rFonts w:asciiTheme="majorEastAsia" w:hAnsiTheme="majorEastAsia" w:hint="eastAsia"/>
          <w:iCs/>
        </w:rPr>
        <w:t>为直线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</m:oMath>
      <w:r>
        <w:rPr>
          <w:rFonts w:asciiTheme="majorEastAsia" w:hAnsiTheme="majorEastAsia" w:hint="eastAsia"/>
          <w:iCs/>
        </w:rPr>
        <w:t>及抛物线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rPr>
          <w:rFonts w:asciiTheme="majorEastAsia" w:hAnsiTheme="majorEastAsia" w:hint="eastAsia"/>
          <w:iCs/>
        </w:rPr>
        <w:t>所围成区域的边界</w:t>
      </w:r>
      <w:r>
        <w:rPr>
          <w:rFonts w:asciiTheme="majorEastAsia" w:hAnsiTheme="majorEastAsia" w:hint="eastAsia"/>
          <w:iCs/>
        </w:rPr>
        <w:t>.</w:t>
      </w:r>
    </w:p>
    <w:p w14:paraId="2D65F8B0" w14:textId="77777777" w:rsidR="0007285E" w:rsidRDefault="0007285E" w:rsidP="0007285E">
      <w:pPr>
        <w:spacing w:line="300" w:lineRule="auto"/>
        <w:jc w:val="left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t>解：</w:t>
      </w:r>
      <w:r>
        <w:rPr>
          <w:rFonts w:asciiTheme="majorEastAsia" w:hAnsiTheme="majorEastAsia" w:hint="eastAsia"/>
          <w:iCs/>
        </w:rPr>
        <w:t>L</w:t>
      </w:r>
      <w:r>
        <w:rPr>
          <w:rFonts w:asciiTheme="majorEastAsia" w:hAnsiTheme="majorEastAsia" w:hint="eastAsia"/>
          <w:iCs/>
        </w:rPr>
        <w:t>由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asciiTheme="majorEastAsia" w:hAnsiTheme="majorEastAsia" w:hint="eastAsia"/>
          <w:iCs/>
        </w:rPr>
        <w:t>和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asciiTheme="majorEastAsia" w:hAnsiTheme="majorEastAsia" w:hint="eastAsia"/>
          <w:iCs/>
        </w:rPr>
        <w:t>两段组成，其中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asciiTheme="majorEastAsia" w:hAnsiTheme="majorEastAsia" w:hint="eastAsia"/>
          <w:iCs/>
        </w:rPr>
        <w:t>：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0≤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≤1</m:t>
            </m:r>
          </m:e>
        </m:d>
        <m:r>
          <m:rPr>
            <m:sty m:val="p"/>
          </m:rP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: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0≤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≤1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</w:p>
    <w:p w14:paraId="3C024497" w14:textId="77777777" w:rsidR="0007285E" w:rsidRDefault="0007285E" w:rsidP="0007285E">
      <w:pPr>
        <w:spacing w:line="300" w:lineRule="auto"/>
        <w:jc w:val="left"/>
        <w:rPr>
          <w:rFonts w:asciiTheme="majorEastAsia" w:hAnsiTheme="majorEastAsia"/>
          <w:iCs/>
        </w:rPr>
      </w:pPr>
      <m:oMathPara>
        <m:oMathParaPr>
          <m:jc m:val="left"/>
        </m:oMathParaPr>
        <m:oMath>
          <m:nary>
            <m:naryPr>
              <m:limLoc m:val="subSup"/>
              <m:supHide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L</m:t>
              </m:r>
            </m:sub>
            <m:sup/>
            <m:e>
              <m:r>
                <w:rPr>
                  <w:rFonts w:ascii="Cambria Math" w:hAnsi="Cambria Math"/>
                </w:rPr>
                <m:t>x</m:t>
              </m:r>
            </m:e>
          </m:nary>
          <m:r>
            <w:rPr>
              <w:rFonts w:ascii="Cambria Math" w:hAnsi="Cambria Math"/>
            </w:rPr>
            <m:t>ds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supHide m:val="1"/>
              <m:ctrlPr>
                <w:rPr>
                  <w:rFonts w:ascii="Cambria Math" w:hAnsi="Cambria Math"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x</m:t>
              </m:r>
            </m:e>
          </m:nary>
          <m:r>
            <w:rPr>
              <w:rFonts w:ascii="Cambria Math" w:hAnsi="Cambria Math"/>
            </w:rPr>
            <m:t>ds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limLoc m:val="subSup"/>
              <m:supHide m:val="1"/>
              <m:ctrlPr>
                <w:rPr>
                  <w:rFonts w:ascii="Cambria Math" w:hAnsi="Cambria Math"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x</m:t>
              </m:r>
            </m:e>
          </m:nary>
          <m:r>
            <w:rPr>
              <w:rFonts w:ascii="Cambria Math" w:hAnsi="Cambria Math"/>
            </w:rPr>
            <m:t>ds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Cs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hAnsi="Cambria Math"/>
            </w:rPr>
            <m:t>dx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Cs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hAnsi="Cambria Math"/>
            </w:rPr>
            <m:t>dx</m:t>
          </m:r>
        </m:oMath>
      </m:oMathPara>
    </w:p>
    <w:p w14:paraId="3E0E27BA" w14:textId="77777777" w:rsidR="0007285E" w:rsidRDefault="0007285E" w:rsidP="0007285E">
      <w:pPr>
        <w:spacing w:line="300" w:lineRule="auto"/>
        <w:jc w:val="left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dx</m:t>
        </m:r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x</m:t>
            </m:r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e>
        </m:nary>
        <m:r>
          <w:rPr>
            <w:rFonts w:ascii="Cambria Math" w:hAnsi="Cambria Math"/>
          </w:rPr>
          <m:t>dx</m:t>
        </m:r>
      </m:oMath>
    </w:p>
    <w:p w14:paraId="4016E05D" w14:textId="77777777" w:rsidR="0007285E" w:rsidRDefault="0007285E" w:rsidP="0007285E">
      <w:pPr>
        <w:spacing w:line="300" w:lineRule="auto"/>
        <w:jc w:val="left"/>
        <w:rPr>
          <w:rFonts w:ascii="Cambria Math" w:hAnsi="Cambria Math"/>
        </w:rPr>
      </w:pPr>
      <w:r>
        <w:rPr>
          <w:rFonts w:asciiTheme="majorEastAsia" w:hAnsiTheme="majorEastAsia" w:hint="eastAsia"/>
          <w:iCs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den>
        </m:f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+6</m:t>
            </m:r>
            <m:rad>
              <m:radPr>
                <m:degHide m:val="1"/>
                <m:ctrlPr>
                  <w:rPr>
                    <w:rFonts w:ascii="Cambria Math" w:hAnsi="Cambria Math"/>
                    <w:iCs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</w:p>
    <w:p w14:paraId="48AA28CD" w14:textId="77777777" w:rsidR="0007285E" w:rsidRDefault="0007285E" w:rsidP="0007285E">
      <w:pPr>
        <w:rPr>
          <w:rFonts w:ascii="Cambria Math" w:hAnsi="Cambria Math"/>
        </w:rPr>
      </w:pPr>
      <w:r>
        <w:rPr>
          <w:rFonts w:ascii="Cambria Math" w:hAnsi="Cambria Math"/>
        </w:rPr>
        <w:t>3</w:t>
      </w:r>
      <w:r>
        <w:rPr>
          <w:rFonts w:ascii="Cambria Math" w:hAnsi="Cambria Math"/>
        </w:rPr>
        <w:t>、原积分</w:t>
      </w:r>
      <w:r>
        <w:rPr>
          <w:rFonts w:ascii="Cambria Math" w:hAnsi="Cambria Math"/>
        </w:rPr>
        <w:t>=∫ABx2yzds+∫BCx2yzds+∫CDx2yzds+∫DAx2yzds</w:t>
      </w:r>
    </w:p>
    <w:p w14:paraId="42EC1238" w14:textId="77777777" w:rsidR="0007285E" w:rsidRDefault="0007285E" w:rsidP="0007285E">
      <w:pPr>
        <w:rPr>
          <w:rFonts w:ascii="Cambria Math" w:hAnsi="Cambria Math"/>
        </w:rPr>
      </w:pPr>
      <w:r>
        <w:rPr>
          <w:rFonts w:ascii="Cambria Math" w:hAnsi="Cambria Math" w:hint="eastAsia"/>
        </w:rPr>
        <w:t>解：</w:t>
      </w:r>
    </w:p>
    <w:p w14:paraId="7583CEB3" w14:textId="77777777" w:rsidR="0007285E" w:rsidRDefault="0007285E" w:rsidP="0007285E">
      <w:pPr>
        <w:rPr>
          <w:rFonts w:ascii="Cambria Math" w:hAnsi="Cambria Math"/>
        </w:rPr>
      </w:pPr>
      <w:r>
        <w:rPr>
          <w:rFonts w:ascii="Cambria Math" w:hAnsi="Cambria Math"/>
        </w:rPr>
        <w:t>=0+0+∫031·2·t·1dt-∫01t2·3t·2t·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14</m:t>
            </m:r>
          </m:e>
        </m:rad>
      </m:oMath>
    </w:p>
    <w:p w14:paraId="5C9D997E" w14:textId="77777777" w:rsidR="0007285E" w:rsidRDefault="0007285E" w:rsidP="0007285E">
      <w:pPr>
        <w:rPr>
          <w:rFonts w:ascii="Cambria Math" w:hAnsi="Cambria Math"/>
        </w:rPr>
      </w:pPr>
      <w:r>
        <w:rPr>
          <w:rFonts w:ascii="Cambria Math" w:hAnsi="Cambria Math"/>
        </w:rPr>
        <w:t>=t2|03-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14</m:t>
            </m:r>
          </m:e>
        </m:rad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>
        <w:rPr>
          <w:rFonts w:ascii="Cambria Math" w:hAnsi="Cambria Math"/>
        </w:rPr>
        <w:t>=</w:t>
      </w:r>
      <m:oMath>
        <m:r>
          <m:rPr>
            <m:sty m:val="p"/>
          </m:rPr>
          <w:rPr>
            <w:rFonts w:ascii="Cambria Math" w:hAnsi="Cambria Math"/>
          </w:rPr>
          <m:t>9-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5</m:t>
            </m:r>
          </m:den>
        </m:f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14</m:t>
            </m:r>
          </m:e>
        </m:rad>
      </m:oMath>
    </w:p>
    <w:p w14:paraId="25166957" w14:textId="77777777" w:rsidR="0007285E" w:rsidRDefault="0007285E" w:rsidP="0007285E">
      <w:pPr>
        <w:rPr>
          <w:rFonts w:ascii="Cambria Math" w:hAnsi="Cambria Math"/>
        </w:rPr>
      </w:pPr>
      <w:r>
        <w:rPr>
          <w:rFonts w:ascii="Cambria Math" w:hAnsi="Cambria Math"/>
        </w:rPr>
        <w:t>4</w:t>
      </w:r>
      <w:r>
        <w:rPr>
          <w:rFonts w:ascii="Cambria Math" w:hAnsi="Cambria Math"/>
        </w:rPr>
        <w:t>、设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cosϑ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sinϑ</m:t>
        </m:r>
      </m:oMath>
      <w:r>
        <w:rPr>
          <w:rFonts w:ascii="Cambria Math" w:hAnsi="Cambria Math"/>
        </w:rPr>
        <w:t>,</w:t>
      </w:r>
    </w:p>
    <w:p w14:paraId="67D3FE07" w14:textId="77777777" w:rsidR="0007285E" w:rsidRDefault="0007285E" w:rsidP="0007285E">
      <w:pPr>
        <w:rPr>
          <w:rFonts w:ascii="Cambria Math" w:hAnsi="Cambria Math"/>
        </w:rPr>
      </w:pPr>
      <w:r>
        <w:rPr>
          <w:rFonts w:ascii="Cambria Math" w:hAnsi="Cambria Math" w:hint="eastAsia"/>
        </w:rPr>
        <w:t>解：</w:t>
      </w:r>
      <w:r>
        <w:rPr>
          <w:rFonts w:ascii="Cambria Math" w:hAnsi="Cambria Math"/>
        </w:rPr>
        <w:t>则原积分</w:t>
      </w:r>
      <w:r>
        <w:rPr>
          <w:rFonts w:ascii="Cambria Math" w:hAnsi="Cambria Math"/>
        </w:rPr>
        <w:t>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（</m:t>
            </m:r>
            <m:r>
              <m:rPr>
                <m:sty m:val="p"/>
              </m:rPr>
              <w:rPr>
                <w:rFonts w:ascii="Cambria Math" w:hAnsi="Cambria Math"/>
              </w:rPr>
              <m:t>4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 w:hint="eastAsia"/>
              </w:rPr>
              <m:t>sin</m:t>
            </m:r>
            <m:r>
              <w:rPr>
                <w:rFonts w:ascii="Cambria Math" w:hAnsi="Cambria Math"/>
              </w:rPr>
              <m:t>ϑ</m:t>
            </m:r>
            <m:r>
              <w:rPr>
                <w:rFonts w:ascii="Cambria Math" w:hAnsi="Cambria Math" w:hint="eastAsia"/>
              </w:rPr>
              <m:t>cos</m:t>
            </m:r>
            <m:r>
              <w:rPr>
                <w:rFonts w:ascii="Cambria Math" w:hAnsi="Cambria Math"/>
              </w:rPr>
              <m:t>ϑ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12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ϑ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12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ϑ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）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ϑ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ϑ</m:t>
                </m:r>
              </m:e>
            </m:rad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ϑ</m:t>
            </m:r>
          </m:e>
        </m:nary>
      </m:oMath>
    </w:p>
    <w:p w14:paraId="4AC54110" w14:textId="77777777" w:rsidR="0007285E" w:rsidRDefault="0007285E" w:rsidP="0007285E">
      <w:pPr>
        <w:rPr>
          <w:rFonts w:ascii="Cambria Math" w:hAnsi="Cambria Math"/>
        </w:rPr>
      </w:pPr>
      <w:r>
        <w:rPr>
          <w:rFonts w:ascii="Cambria Math" w:hAnsi="Cambria Math" w:hint="eastAsia"/>
        </w:rPr>
        <w:t>=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π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（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 w:hint="eastAsia"/>
              </w:rPr>
              <m:t>sin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ϑ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12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）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ϑ</m:t>
                </m:r>
              </m:e>
            </m:rad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ϑ</m:t>
            </m:r>
          </m:e>
        </m:nary>
      </m:oMath>
    </w:p>
    <w:p w14:paraId="0C5DD995" w14:textId="77777777" w:rsidR="0007285E" w:rsidRDefault="0007285E" w:rsidP="0007285E">
      <w:pPr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</w:rPr>
        <w:t>5.</w:t>
      </w:r>
      <w:r>
        <w:rPr>
          <w:rFonts w:asciiTheme="majorEastAsia" w:hAnsiTheme="majorEastAsia"/>
        </w:rPr>
        <w:t xml:space="preserve"> </w:t>
      </w:r>
      <w:r>
        <w:rPr>
          <w:rFonts w:asciiTheme="majorEastAsia" w:hAnsiTheme="majorEastAsia" w:hint="eastAsia"/>
        </w:rPr>
        <w:t>求</w:t>
      </w:r>
      <m:oMath>
        <m:nary>
          <m:naryPr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ds</m:t>
            </m:r>
          </m:e>
        </m:nary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其中</m:t>
        </m:r>
      </m:oMath>
      <w:r>
        <w:rPr>
          <w:rFonts w:asciiTheme="majorEastAsia" w:hAnsiTheme="majorEastAsia" w:hint="eastAsia"/>
        </w:rPr>
        <w:t>L</w:t>
      </w:r>
      <w:r>
        <w:rPr>
          <w:rFonts w:asciiTheme="majorEastAsia" w:hAnsiTheme="majorEastAsia" w:hint="eastAsia"/>
        </w:rPr>
        <w:t>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=2ax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</m:t>
            </m:r>
          </m:e>
        </m:d>
        <m:r>
          <w:rPr>
            <w:rFonts w:ascii="Cambria Math" w:hAnsi="Cambria Math"/>
          </w:rPr>
          <m:t>,z≥0</m:t>
        </m:r>
        <m:r>
          <m:rPr>
            <m:sty m:val="p"/>
          </m:rPr>
          <w:rPr>
            <w:rFonts w:ascii="Cambria Math" w:hAnsi="Cambria Math" w:hint="eastAsia"/>
          </w:rPr>
          <m:t>的交线</m:t>
        </m:r>
      </m:oMath>
    </w:p>
    <w:p w14:paraId="0770E9A5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t>解：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Theme="majorEastAsia" w:hAnsiTheme="majorEastAsia" w:hint="eastAsia"/>
        </w:rPr>
        <w:t>代入</w:t>
      </w:r>
      <m:oMath>
        <m:nary>
          <m:naryPr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ds</m:t>
            </m:r>
          </m:e>
        </m:nary>
      </m:oMath>
    </w:p>
    <w:p w14:paraId="11C0217B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∮"/>
              <m:limLoc m:val="subSup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</w:rPr>
            <m:t>=2</m:t>
          </m:r>
          <m:nary>
            <m:naryPr>
              <m:chr m:val="∮"/>
              <m:limLoc m:val="subSup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L(y&gt;0)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∮"/>
              <m:limLoc m:val="subSup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L(y&gt;0)</m:t>
              </m:r>
            </m:sub>
            <m:sup/>
            <m:e>
              <m:r>
                <w:rPr>
                  <w:rFonts w:ascii="Cambria Math" w:hAnsi="Cambria Math"/>
                </w:rPr>
                <m:t>yds</m:t>
              </m:r>
            </m:e>
          </m:nary>
        </m:oMath>
      </m:oMathPara>
    </w:p>
    <w:p w14:paraId="12D12A8D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t>联立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Theme="majorEastAsia" w:hAnsiTheme="majorEastAsia" w:hint="eastAsia"/>
        </w:rPr>
        <w:t xml:space="preserve"> </w:t>
      </w:r>
      <w:r>
        <w:rPr>
          <w:rFonts w:asciiTheme="majorEastAsia" w:hAnsiTheme="major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=2ax</m:t>
        </m:r>
      </m:oMath>
    </w:p>
    <w:p w14:paraId="7D5A25E8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-2ax</m:t>
          </m:r>
        </m:oMath>
      </m:oMathPara>
    </w:p>
    <w:p w14:paraId="066D2873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>
        <m:r>
          <w:rPr>
            <w:rFonts w:ascii="Cambria Math" w:hAnsi="Cambria Math"/>
          </w:rPr>
          <m:t>x=t</m:t>
        </m:r>
      </m:oMath>
      <w:r>
        <w:rPr>
          <w:rFonts w:asciiTheme="majorEastAsia" w:hAnsiTheme="majorEastAsia" w:hint="eastAsia"/>
          <w:iCs/>
        </w:rPr>
        <w:t xml:space="preserve"> </w:t>
      </w:r>
      <w:r>
        <w:rPr>
          <w:rFonts w:asciiTheme="majorEastAsia" w:hAnsiTheme="majorEastAsia"/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=1</m:t>
        </m:r>
      </m:oMath>
    </w:p>
    <w:p w14:paraId="24B57E4C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>
        <m:r>
          <w:rPr>
            <w:rFonts w:ascii="Cambria Math" w:hAnsi="Cambria Math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2at-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asciiTheme="majorEastAsia" w:hAnsiTheme="majorEastAsia" w:hint="eastAsia"/>
          <w:iCs/>
        </w:rPr>
        <w:t xml:space="preserve"> </w:t>
      </w:r>
      <w:r>
        <w:rPr>
          <w:rFonts w:asciiTheme="majorEastAsia" w:hAnsiTheme="majorEastAsia"/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a-t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2at-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61BAFE20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>
        <m:r>
          <w:rPr>
            <w:rFonts w:ascii="Cambria Math" w:hAnsi="Cambria Math"/>
          </w:rPr>
          <m:t>z=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-2at</m:t>
            </m:r>
          </m:e>
        </m:rad>
      </m:oMath>
      <w:r>
        <w:rPr>
          <w:rFonts w:asciiTheme="majorEastAsia" w:hAnsiTheme="majorEastAsia" w:hint="eastAsia"/>
          <w:iCs/>
        </w:rPr>
        <w:t xml:space="preserve"> </w:t>
      </w:r>
      <w:r>
        <w:rPr>
          <w:rFonts w:asciiTheme="majorEastAsia" w:hAnsiTheme="majorEastAsia"/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-2at</m:t>
                </m:r>
              </m:e>
            </m:rad>
          </m:den>
        </m:f>
      </m:oMath>
    </w:p>
    <w:p w14:paraId="5DB40DA1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t>带入原方程中</w:t>
      </w:r>
    </w:p>
    <w:p w14:paraId="5F7BCAEE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2a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2at-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-2at+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2at-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-2at</m:t>
                  </m:r>
                </m:den>
              </m:f>
            </m:e>
          </m:rad>
          <m:r>
            <w:rPr>
              <w:rFonts w:ascii="Cambria Math" w:hAnsi="Cambria Math"/>
            </w:rPr>
            <m:t>dt</m:t>
          </m:r>
        </m:oMath>
      </m:oMathPara>
    </w:p>
    <w:p w14:paraId="2B24E674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2a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2at-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t+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2at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2at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t-2a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dt</m:t>
          </m:r>
        </m:oMath>
      </m:oMathPara>
    </w:p>
    <w:p w14:paraId="41A9A963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2a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2at-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t+2a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2at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dt</m:t>
          </m:r>
        </m:oMath>
      </m:oMathPara>
    </w:p>
    <w:p w14:paraId="24D40C1D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2a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2at-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nary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at+2a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4at-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dt</m:t>
          </m:r>
        </m:oMath>
      </m:oMathPara>
    </w:p>
    <w:p w14:paraId="75E18382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2a</m:t>
              </m:r>
            </m:sup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at+2a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ra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677EFD4C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|</m:t>
          </m:r>
          <m:f>
            <m:fPr>
              <m:type m:val="noBar"/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2a</m:t>
              </m:r>
            </m:num>
            <m:den>
              <m:r>
                <w:rPr>
                  <w:rFonts w:ascii="Cambria Math" w:hAnsi="Cambria Math"/>
                </w:rPr>
                <m:t>0</m:t>
              </m:r>
            </m:den>
          </m:f>
        </m:oMath>
      </m:oMathPara>
    </w:p>
    <w:p w14:paraId="0DC83C2E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d>
        </m:oMath>
      </m:oMathPara>
    </w:p>
    <w:p w14:paraId="55B975F2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</m:d>
        </m:oMath>
      </m:oMathPara>
    </w:p>
    <w:p w14:paraId="46EE9876" w14:textId="77777777" w:rsidR="0007285E" w:rsidRDefault="0007285E" w:rsidP="0007285E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-1</m:t>
              </m:r>
            </m:e>
          </m:d>
        </m:oMath>
      </m:oMathPara>
    </w:p>
    <w:p w14:paraId="4883F4FB" w14:textId="7BFA561F" w:rsidR="0007285E" w:rsidRDefault="0007285E" w:rsidP="00C35CC3">
      <w:pPr>
        <w:jc w:val="left"/>
        <w:rPr>
          <w:rFonts w:ascii="宋体" w:eastAsia="宋体" w:hAnsi="宋体"/>
          <w:szCs w:val="21"/>
        </w:rPr>
      </w:pPr>
    </w:p>
    <w:p w14:paraId="48CC7565" w14:textId="77777777" w:rsidR="0007285E" w:rsidRPr="00814182" w:rsidRDefault="0007285E" w:rsidP="0007285E">
      <w:pPr>
        <w:tabs>
          <w:tab w:val="left" w:pos="7003"/>
        </w:tabs>
        <w:spacing w:line="300" w:lineRule="auto"/>
        <w:jc w:val="center"/>
        <w:rPr>
          <w:rFonts w:ascii="宋体" w:eastAsia="宋体" w:hAnsi="宋体" w:cs="宋体"/>
          <w:b/>
          <w:bCs/>
          <w:sz w:val="30"/>
          <w:szCs w:val="30"/>
        </w:rPr>
      </w:pPr>
      <w:r w:rsidRPr="00814182">
        <w:rPr>
          <w:rFonts w:ascii="宋体" w:eastAsia="宋体" w:hAnsi="宋体" w:cs="宋体" w:hint="eastAsia"/>
          <w:b/>
          <w:bCs/>
          <w:sz w:val="30"/>
          <w:szCs w:val="30"/>
        </w:rPr>
        <w:t>15.第一类曲面积分</w:t>
      </w:r>
    </w:p>
    <w:p w14:paraId="66C077AF" w14:textId="77777777" w:rsidR="0007285E" w:rsidRPr="009D0A27" w:rsidRDefault="0007285E" w:rsidP="00D046E4">
      <w:pPr>
        <w:numPr>
          <w:ilvl w:val="0"/>
          <w:numId w:val="36"/>
        </w:num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计算</w:t>
      </w:r>
      <w:r w:rsidRPr="009D0A27">
        <w:rPr>
          <w:rFonts w:ascii="宋体" w:eastAsia="宋体" w:hAnsi="宋体" w:cs="Times New Roman"/>
          <w:position w:val="-32"/>
          <w:szCs w:val="21"/>
        </w:rPr>
        <w:object w:dxaOrig="1140" w:dyaOrig="600" w14:anchorId="62789952">
          <v:shape id="_x0000_i1661" type="#_x0000_t75" style="width:56.9pt;height:30.2pt" o:ole="">
            <v:imagedata r:id="rId568" o:title=""/>
          </v:shape>
          <o:OLEObject Type="Embed" ProgID="Equation.KSEE3" ShapeID="_x0000_i1661" DrawAspect="Content" ObjectID="_1654737042" r:id="rId569"/>
        </w:object>
      </w:r>
      <w:r w:rsidRPr="009D0A27">
        <w:rPr>
          <w:rFonts w:ascii="宋体" w:eastAsia="宋体" w:hAnsi="宋体" w:cs="Times New Roman" w:hint="eastAsia"/>
          <w:szCs w:val="21"/>
        </w:rPr>
        <w:t>, 其中</w:t>
      </w:r>
      <w:r w:rsidRPr="009D0A27">
        <w:rPr>
          <w:rFonts w:ascii="宋体" w:eastAsia="宋体" w:hAnsi="宋体" w:cs="Times New Roman"/>
          <w:position w:val="-8"/>
          <w:szCs w:val="21"/>
        </w:rPr>
        <w:object w:dxaOrig="264" w:dyaOrig="300" w14:anchorId="479EC43E">
          <v:shape id="_x0000_i1662" type="#_x0000_t75" style="width:13.35pt;height:15.1pt" o:ole="">
            <v:imagedata r:id="rId570" o:title=""/>
          </v:shape>
          <o:OLEObject Type="Embed" ProgID="Equation.KSEE3" ShapeID="_x0000_i1662" DrawAspect="Content" ObjectID="_1654737043" r:id="rId571"/>
        </w:object>
      </w:r>
      <w:r w:rsidRPr="009D0A27">
        <w:rPr>
          <w:rFonts w:ascii="宋体" w:eastAsia="宋体" w:hAnsi="宋体" w:cs="Times New Roman" w:hint="eastAsia"/>
          <w:szCs w:val="21"/>
        </w:rPr>
        <w:t>是平面</w:t>
      </w:r>
      <m:oMath>
        <m:r>
          <w:rPr>
            <w:rFonts w:ascii="Cambria Math" w:eastAsia="宋体" w:hAnsi="Cambria Math" w:cs="Times New Roman" w:hint="eastAsia"/>
            <w:szCs w:val="21"/>
          </w:rPr>
          <m:t>x+y+z=1</m:t>
        </m:r>
      </m:oMath>
      <w:r w:rsidRPr="009D0A27">
        <w:rPr>
          <w:rFonts w:ascii="宋体" w:eastAsia="宋体" w:hAnsi="宋体" w:cs="Times New Roman" w:hint="eastAsia"/>
          <w:szCs w:val="21"/>
        </w:rPr>
        <w:t xml:space="preserve">在第一象限内的部分. </w:t>
      </w:r>
    </w:p>
    <w:p w14:paraId="00BC662B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已知平面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1800" w:dyaOrig="396" w14:anchorId="30DB561E">
          <v:shape id="_x0000_i1663" type="#_x0000_t75" style="width:90pt;height:19.75pt" o:ole="">
            <v:imagedata r:id="rId572" o:title=""/>
          </v:shape>
          <o:OLEObject Type="Embed" ProgID="Equation.KSEE3" ShapeID="_x0000_i1663" DrawAspect="Content" ObjectID="_1654737044" r:id="rId573"/>
        </w:object>
      </w:r>
      <w:r w:rsidRPr="009D0A27">
        <w:rPr>
          <w:rFonts w:ascii="宋体" w:eastAsia="宋体" w:hAnsi="宋体" w:cs="Times New Roman" w:hint="eastAsia"/>
          <w:szCs w:val="21"/>
        </w:rPr>
        <w:t xml:space="preserve">的第一象限部分, 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2520" w:dyaOrig="384" w14:anchorId="69837D56">
          <v:shape id="_x0000_i1664" type="#_x0000_t75" style="width:126pt;height:19.15pt" o:ole="">
            <v:imagedata r:id="rId574" o:title=""/>
          </v:shape>
          <o:OLEObject Type="Embed" ProgID="Equation.KSEE3" ShapeID="_x0000_i1664" DrawAspect="Content" ObjectID="_1654737045" r:id="rId575"/>
        </w:object>
      </w:r>
      <w:r w:rsidRPr="009D0A27">
        <w:rPr>
          <w:rFonts w:ascii="宋体" w:eastAsia="宋体" w:hAnsi="宋体" w:cs="Times New Roman" w:hint="eastAsia"/>
          <w:szCs w:val="21"/>
        </w:rPr>
        <w:t xml:space="preserve">. </w:t>
      </w:r>
    </w:p>
    <w:p w14:paraId="56A8412F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求</w:t>
      </w:r>
      <w:r w:rsidRPr="009D0A27">
        <w:rPr>
          <w:rFonts w:ascii="宋体" w:eastAsia="宋体" w:hAnsi="宋体" w:cs="Times New Roman"/>
          <w:position w:val="-32"/>
          <w:szCs w:val="21"/>
        </w:rPr>
        <w:object w:dxaOrig="1140" w:dyaOrig="600" w14:anchorId="746C2E2C">
          <v:shape id="_x0000_i1665" type="#_x0000_t75" style="width:56.9pt;height:30.2pt" o:ole="">
            <v:imagedata r:id="rId568" o:title=""/>
          </v:shape>
          <o:OLEObject Type="Embed" ProgID="Equation.KSEE3" ShapeID="_x0000_i1665" DrawAspect="Content" ObjectID="_1654737046" r:id="rId576"/>
        </w:object>
      </w:r>
      <w:r w:rsidRPr="009D0A27">
        <w:rPr>
          <w:rFonts w:ascii="宋体" w:eastAsia="宋体" w:hAnsi="宋体" w:cs="Times New Roman" w:hint="eastAsia"/>
          <w:szCs w:val="21"/>
        </w:rPr>
        <w:t xml:space="preserve">. </w:t>
      </w:r>
    </w:p>
    <w:p w14:paraId="0FD97F72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 xml:space="preserve">解: </w:t>
      </w:r>
    </w:p>
    <w:p w14:paraId="25FAEF6A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134"/>
          <w:szCs w:val="21"/>
        </w:rPr>
        <w:object w:dxaOrig="2916" w:dyaOrig="2796" w14:anchorId="75343755">
          <v:shape id="_x0000_i1666" type="#_x0000_t75" style="width:145.75pt;height:139.95pt" o:ole="">
            <v:imagedata r:id="rId577" o:title=""/>
          </v:shape>
          <o:OLEObject Type="Embed" ProgID="Equation.KSEE3" ShapeID="_x0000_i1666" DrawAspect="Content" ObjectID="_1654737047" r:id="rId578"/>
        </w:object>
      </w:r>
    </w:p>
    <w:p w14:paraId="26BF756C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</w:p>
    <w:p w14:paraId="1A0887C1" w14:textId="77777777" w:rsidR="0007285E" w:rsidRPr="009D0A27" w:rsidRDefault="0007285E" w:rsidP="00D046E4">
      <w:pPr>
        <w:numPr>
          <w:ilvl w:val="0"/>
          <w:numId w:val="36"/>
        </w:num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计算</w:t>
      </w:r>
      <w:r w:rsidRPr="009D0A27">
        <w:rPr>
          <w:rFonts w:ascii="宋体" w:eastAsia="宋体" w:hAnsi="宋体" w:cs="Times New Roman"/>
          <w:position w:val="-32"/>
          <w:szCs w:val="21"/>
        </w:rPr>
        <w:object w:dxaOrig="2676" w:dyaOrig="600" w14:anchorId="6F3BA0B3">
          <v:shape id="_x0000_i1667" type="#_x0000_t75" style="width:133.55pt;height:30.2pt" o:ole="">
            <v:imagedata r:id="rId579" o:title=""/>
          </v:shape>
          <o:OLEObject Type="Embed" ProgID="Equation.KSEE3" ShapeID="_x0000_i1667" DrawAspect="Content" ObjectID="_1654737048" r:id="rId580"/>
        </w:object>
      </w:r>
      <w:r w:rsidRPr="009D0A27">
        <w:rPr>
          <w:rFonts w:ascii="宋体" w:eastAsia="宋体" w:hAnsi="宋体" w:cs="Times New Roman" w:hint="eastAsia"/>
          <w:szCs w:val="21"/>
        </w:rPr>
        <w:t>, 其中</w:t>
      </w:r>
      <w:r w:rsidRPr="009D0A27">
        <w:rPr>
          <w:rFonts w:ascii="宋体" w:eastAsia="宋体" w:hAnsi="宋体" w:cs="Times New Roman"/>
          <w:position w:val="-8"/>
          <w:szCs w:val="21"/>
        </w:rPr>
        <w:object w:dxaOrig="264" w:dyaOrig="300" w14:anchorId="5D90F7B9">
          <v:shape id="_x0000_i1668" type="#_x0000_t75" style="width:13.35pt;height:15.1pt" o:ole="">
            <v:imagedata r:id="rId581" o:title=""/>
          </v:shape>
          <o:OLEObject Type="Embed" ProgID="Equation.KSEE3" ShapeID="_x0000_i1668" DrawAspect="Content" ObjectID="_1654737049" r:id="rId582"/>
        </w:object>
      </w:r>
      <w:r w:rsidRPr="009D0A27">
        <w:rPr>
          <w:rFonts w:ascii="宋体" w:eastAsia="宋体" w:hAnsi="宋体" w:cs="Times New Roman" w:hint="eastAsia"/>
          <w:szCs w:val="21"/>
        </w:rPr>
        <w:t xml:space="preserve">是平面2x+2y+z=6在第一象限内的部分. </w:t>
      </w:r>
    </w:p>
    <w:p w14:paraId="544CB095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已知</w:t>
      </w:r>
      <w:r w:rsidRPr="009D0A27">
        <w:rPr>
          <w:rFonts w:ascii="宋体" w:eastAsia="宋体" w:hAnsi="宋体" w:cs="Times New Roman"/>
          <w:position w:val="-8"/>
          <w:szCs w:val="21"/>
        </w:rPr>
        <w:object w:dxaOrig="264" w:dyaOrig="300" w14:anchorId="1D7C686C">
          <v:shape id="_x0000_i1669" type="#_x0000_t75" style="width:13.35pt;height:15.1pt" o:ole="">
            <v:imagedata r:id="rId581" o:title=""/>
          </v:shape>
          <o:OLEObject Type="Embed" ProgID="Equation.KSEE3" ShapeID="_x0000_i1669" DrawAspect="Content" ObjectID="_1654737050" r:id="rId583"/>
        </w:object>
      </w:r>
      <w:r w:rsidRPr="009D0A27">
        <w:rPr>
          <w:rFonts w:ascii="宋体" w:eastAsia="宋体" w:hAnsi="宋体" w:cs="Times New Roman" w:hint="eastAsia"/>
          <w:szCs w:val="21"/>
        </w:rPr>
        <w:t xml:space="preserve">是平面2x+2y+z=6在第一象限内的部分, 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2604" w:dyaOrig="384" w14:anchorId="48BEC682">
          <v:shape id="_x0000_i1670" type="#_x0000_t75" style="width:130.05pt;height:19.15pt" o:ole="">
            <v:imagedata r:id="rId584" o:title=""/>
          </v:shape>
          <o:OLEObject Type="Embed" ProgID="Equation.KSEE3" ShapeID="_x0000_i1670" DrawAspect="Content" ObjectID="_1654737051" r:id="rId585"/>
        </w:object>
      </w:r>
      <w:r w:rsidRPr="009D0A27">
        <w:rPr>
          <w:rFonts w:ascii="宋体" w:eastAsia="宋体" w:hAnsi="宋体" w:cs="Times New Roman" w:hint="eastAsia"/>
          <w:szCs w:val="21"/>
        </w:rPr>
        <w:t xml:space="preserve">. </w:t>
      </w:r>
    </w:p>
    <w:p w14:paraId="1D1F2A2F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求</w:t>
      </w:r>
      <w:r w:rsidRPr="009D0A27">
        <w:rPr>
          <w:rFonts w:ascii="宋体" w:eastAsia="宋体" w:hAnsi="宋体" w:cs="Times New Roman"/>
          <w:position w:val="-32"/>
          <w:szCs w:val="21"/>
        </w:rPr>
        <w:object w:dxaOrig="2676" w:dyaOrig="600" w14:anchorId="59D249CF">
          <v:shape id="_x0000_i1671" type="#_x0000_t75" style="width:133.55pt;height:30.2pt" o:ole="">
            <v:imagedata r:id="rId586" o:title=""/>
          </v:shape>
          <o:OLEObject Type="Embed" ProgID="Equation.KSEE3" ShapeID="_x0000_i1671" DrawAspect="Content" ObjectID="_1654737052" r:id="rId587"/>
        </w:object>
      </w:r>
      <w:r w:rsidRPr="009D0A27">
        <w:rPr>
          <w:rFonts w:ascii="宋体" w:eastAsia="宋体" w:hAnsi="宋体" w:cs="Times New Roman" w:hint="eastAsia"/>
          <w:szCs w:val="21"/>
        </w:rPr>
        <w:t xml:space="preserve">. </w:t>
      </w:r>
    </w:p>
    <w:p w14:paraId="4FA20FAF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 xml:space="preserve">解: </w:t>
      </w:r>
    </w:p>
    <w:p w14:paraId="174098C6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136"/>
          <w:szCs w:val="21"/>
        </w:rPr>
        <w:object w:dxaOrig="5700" w:dyaOrig="3024" w14:anchorId="73666935">
          <v:shape id="_x0000_i1672" type="#_x0000_t75" style="width:285.1pt;height:150.95pt" o:ole="">
            <v:imagedata r:id="rId588" o:title=""/>
          </v:shape>
          <o:OLEObject Type="Embed" ProgID="Equation.KSEE3" ShapeID="_x0000_i1672" DrawAspect="Content" ObjectID="_1654737053" r:id="rId589"/>
        </w:object>
      </w:r>
    </w:p>
    <w:p w14:paraId="2431A27F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</w:p>
    <w:p w14:paraId="1F33AF51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3.计算：</w:t>
      </w:r>
      <w:r w:rsidRPr="009D0A27">
        <w:rPr>
          <w:rFonts w:ascii="宋体" w:eastAsia="宋体" w:hAnsi="宋体" w:cs="Times New Roman"/>
          <w:position w:val="-38"/>
          <w:szCs w:val="21"/>
        </w:rPr>
        <w:object w:dxaOrig="2556" w:dyaOrig="660" w14:anchorId="3ADEFC62">
          <v:shape id="_x0000_i1673" type="#_x0000_t75" style="width:127.75pt;height:33.1pt" o:ole="">
            <v:imagedata r:id="rId590" o:title="" embosscolor="white"/>
          </v:shape>
          <o:OLEObject Type="Embed" ProgID="Equation.KSEE3" ShapeID="_x0000_i1673" DrawAspect="Content" ObjectID="_1654737054" r:id="rId591"/>
        </w:object>
      </w:r>
    </w:p>
    <w:p w14:paraId="1CD96D5A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（1）锥面</w:t>
      </w:r>
      <w:r w:rsidRPr="009D0A27">
        <w:rPr>
          <w:rFonts w:ascii="宋体" w:eastAsia="宋体" w:hAnsi="宋体" w:cs="Times New Roman"/>
          <w:position w:val="-12"/>
          <w:szCs w:val="21"/>
        </w:rPr>
        <w:object w:dxaOrig="5616" w:dyaOrig="432" w14:anchorId="17850542">
          <v:shape id="_x0000_i1674" type="#_x0000_t75" style="width:281.05pt;height:21.5pt" o:ole="">
            <v:imagedata r:id="rId592" o:title="" embosscolor="white"/>
          </v:shape>
          <o:OLEObject Type="Embed" ProgID="Equation.KSEE3" ShapeID="_x0000_i1674" DrawAspect="Content" ObjectID="_1654737055" r:id="rId593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</w:t>
      </w:r>
    </w:p>
    <w:p w14:paraId="5C44CEA4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已知，求：对曲面面积的积分</w:t>
      </w:r>
    </w:p>
    <w:p w14:paraId="56B84537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14"/>
          <w:szCs w:val="21"/>
        </w:rPr>
        <w:object w:dxaOrig="5460" w:dyaOrig="408" w14:anchorId="65277DA8">
          <v:shape id="_x0000_i1675" type="#_x0000_t75" style="width:272.9pt;height:20.3pt" o:ole="">
            <v:imagedata r:id="rId594" o:title="" embosscolor="white"/>
          </v:shape>
          <o:OLEObject Type="Embed" ProgID="Equation.KSEE3" ShapeID="_x0000_i1675" DrawAspect="Content" ObjectID="_1654737056" r:id="rId595"/>
        </w:object>
      </w:r>
      <w:r w:rsidRPr="009D0A27">
        <w:rPr>
          <w:rFonts w:ascii="宋体" w:eastAsia="宋体" w:hAnsi="宋体" w:cs="Times New Roman" w:hint="eastAsia"/>
          <w:szCs w:val="21"/>
        </w:rPr>
        <w:t>：</w:t>
      </w:r>
    </w:p>
    <w:p w14:paraId="76442E70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6"/>
          <w:szCs w:val="21"/>
        </w:rPr>
        <w:object w:dxaOrig="3780" w:dyaOrig="732" w14:anchorId="370C7737">
          <v:shape id="_x0000_i1676" type="#_x0000_t75" style="width:189.3pt;height:36.6pt" o:ole="">
            <v:imagedata r:id="rId596" o:title="" embosscolor="white"/>
          </v:shape>
          <o:OLEObject Type="Embed" ProgID="Equation.KSEE3" ShapeID="_x0000_i1676" DrawAspect="Content" ObjectID="_1654737057" r:id="rId597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</w:t>
      </w:r>
    </w:p>
    <w:p w14:paraId="30B66843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8"/>
          <w:szCs w:val="21"/>
        </w:rPr>
        <w:object w:dxaOrig="6024" w:dyaOrig="840" w14:anchorId="74464302">
          <v:shape id="_x0000_i1677" type="#_x0000_t75" style="width:301.35pt;height:41.8pt" o:ole="">
            <v:imagedata r:id="rId598" o:title="" embosscolor="white"/>
          </v:shape>
          <o:OLEObject Type="Embed" ProgID="Equation.KSEE3" ShapeID="_x0000_i1677" DrawAspect="Content" ObjectID="_1654737058" r:id="rId599"/>
        </w:object>
      </w:r>
    </w:p>
    <w:p w14:paraId="60CAA9A1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</w:t>
      </w:r>
      <w:r w:rsidRPr="009D0A27">
        <w:rPr>
          <w:rFonts w:ascii="宋体" w:eastAsia="宋体" w:hAnsi="宋体" w:cs="Times New Roman"/>
          <w:position w:val="-30"/>
          <w:szCs w:val="21"/>
        </w:rPr>
        <w:object w:dxaOrig="1380" w:dyaOrig="720" w14:anchorId="46858F40">
          <v:shape id="_x0000_i1678" type="#_x0000_t75" style="width:69.1pt;height:36pt" o:ole="">
            <v:imagedata r:id="rId600" o:title="" embosscolor="white"/>
          </v:shape>
          <o:OLEObject Type="Embed" ProgID="Equation.KSEE3" ShapeID="_x0000_i1678" DrawAspect="Content" ObjectID="_1654737059" r:id="rId601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   </w:t>
      </w:r>
      <w:r w:rsidRPr="009D0A27">
        <w:rPr>
          <w:rFonts w:ascii="宋体" w:eastAsia="宋体" w:hAnsi="宋体" w:cs="Times New Roman"/>
          <w:position w:val="-24"/>
          <w:szCs w:val="21"/>
          <w:highlight w:val="yellow"/>
        </w:rPr>
        <w:object w:dxaOrig="4777" w:dyaOrig="684" w14:anchorId="0CD556E8">
          <v:shape id="_x0000_i1679" type="#_x0000_t75" style="width:238.65pt;height:34.25pt" o:ole="">
            <v:imagedata r:id="rId602" o:title=""/>
          </v:shape>
          <o:OLEObject Type="Embed" ProgID="Equation.KSEE3" ShapeID="_x0000_i1679" DrawAspect="Content" ObjectID="_1654737060" r:id="rId603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 </w:t>
      </w:r>
    </w:p>
    <w:p w14:paraId="59DA76C7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28"/>
          <w:szCs w:val="21"/>
        </w:rPr>
        <w:object w:dxaOrig="6096" w:dyaOrig="540" w14:anchorId="6F73AEC9">
          <v:shape id="_x0000_i1680" type="#_x0000_t75" style="width:304.85pt;height:27.3pt" o:ole="">
            <v:imagedata r:id="rId604" o:title="" embosscolor="white"/>
          </v:shape>
          <o:OLEObject Type="Embed" ProgID="Equation.KSEE3" ShapeID="_x0000_i1680" DrawAspect="Content" ObjectID="_1654737061" r:id="rId605"/>
        </w:object>
      </w:r>
    </w:p>
    <w:p w14:paraId="2D0BA2B6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4"/>
          <w:szCs w:val="21"/>
        </w:rPr>
        <w:object w:dxaOrig="3828" w:dyaOrig="624" w14:anchorId="4405512D">
          <v:shape id="_x0000_i1681" type="#_x0000_t75" style="width:191.6pt;height:31.35pt" o:ole="">
            <v:imagedata r:id="rId606" o:title="" embosscolor="white"/>
          </v:shape>
          <o:OLEObject Type="Embed" ProgID="Equation.KSEE3" ShapeID="_x0000_i1681" DrawAspect="Content" ObjectID="_1654737062" r:id="rId607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  </w:t>
      </w:r>
    </w:p>
    <w:p w14:paraId="326DE19B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 </w:t>
      </w:r>
      <w:r w:rsidRPr="009D0A27">
        <w:rPr>
          <w:rFonts w:ascii="宋体" w:eastAsia="宋体" w:hAnsi="宋体" w:cs="Times New Roman"/>
          <w:position w:val="-30"/>
          <w:szCs w:val="21"/>
        </w:rPr>
        <w:object w:dxaOrig="1380" w:dyaOrig="720" w14:anchorId="1B080471">
          <v:shape id="_x0000_i1682" type="#_x0000_t75" style="width:69.1pt;height:36pt" o:ole="">
            <v:imagedata r:id="rId600" o:title="" embosscolor="white"/>
          </v:shape>
          <o:OLEObject Type="Embed" ProgID="Equation.KSEE3" ShapeID="_x0000_i1682" DrawAspect="Content" ObjectID="_1654737063" r:id="rId608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    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3444" w:dyaOrig="384" w14:anchorId="1D9F1568">
          <v:shape id="_x0000_i1683" type="#_x0000_t75" style="width:172.45pt;height:19.15pt" o:ole="">
            <v:imagedata r:id="rId609" o:title="" embosscolor="white"/>
          </v:shape>
          <o:OLEObject Type="Embed" ProgID="Equation.KSEE3" ShapeID="_x0000_i1683" DrawAspect="Content" ObjectID="_1654737064" r:id="rId610"/>
        </w:object>
      </w:r>
    </w:p>
    <w:p w14:paraId="3C74C7B5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60"/>
          <w:szCs w:val="21"/>
        </w:rPr>
        <w:object w:dxaOrig="2496" w:dyaOrig="1320" w14:anchorId="7B04ECA7">
          <v:shape id="_x0000_i1684" type="#_x0000_t75" style="width:124.85pt;height:66.2pt" o:ole="">
            <v:imagedata r:id="rId611" o:title="" embosscolor="white"/>
          </v:shape>
          <o:OLEObject Type="Embed" ProgID="Equation.KSEE3" ShapeID="_x0000_i1684" DrawAspect="Content" ObjectID="_1654737065" r:id="rId612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 </w:t>
      </w:r>
    </w:p>
    <w:p w14:paraId="671E40C5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</w:p>
    <w:p w14:paraId="0EA7B37D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(2)</w:t>
      </w:r>
      <w:r w:rsidRPr="009D0A27">
        <w:rPr>
          <w:rFonts w:ascii="宋体" w:eastAsia="宋体" w:hAnsi="宋体" w:cs="Times New Roman"/>
          <w:position w:val="-10"/>
          <w:szCs w:val="21"/>
        </w:rPr>
        <w:object w:dxaOrig="5544" w:dyaOrig="360" w14:anchorId="06F7B384">
          <v:shape id="_x0000_i1685" type="#_x0000_t75" style="width:276.95pt;height:18pt" o:ole="">
            <v:imagedata r:id="rId613" o:title="" embosscolor="white"/>
          </v:shape>
          <o:OLEObject Type="Embed" ProgID="Equation.KSEE3" ShapeID="_x0000_i1685" DrawAspect="Content" ObjectID="_1654737066" r:id="rId614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</w:t>
      </w:r>
    </w:p>
    <w:p w14:paraId="529D87CB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8"/>
          <w:szCs w:val="21"/>
        </w:rPr>
        <w:object w:dxaOrig="2556" w:dyaOrig="660" w14:anchorId="67AE7158">
          <v:shape id="_x0000_i1686" type="#_x0000_t75" style="width:127.75pt;height:33.1pt" o:ole="">
            <v:imagedata r:id="rId615" o:title="" embosscolor="white"/>
          </v:shape>
          <o:OLEObject Type="Embed" ProgID="Equation.KSEE3" ShapeID="_x0000_i1686" DrawAspect="Content" ObjectID="_1654737067" r:id="rId616"/>
        </w:object>
      </w:r>
      <w:r w:rsidRPr="009D0A27">
        <w:rPr>
          <w:rFonts w:ascii="宋体" w:eastAsia="宋体" w:hAnsi="宋体" w:cs="Times New Roman" w:hint="eastAsia"/>
          <w:szCs w:val="21"/>
        </w:rPr>
        <w:t>对曲面面积的积分</w:t>
      </w:r>
    </w:p>
    <w:p w14:paraId="006F583B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12"/>
          <w:szCs w:val="21"/>
        </w:rPr>
        <w:object w:dxaOrig="2580" w:dyaOrig="432" w14:anchorId="2A3F251F">
          <v:shape id="_x0000_i1687" type="#_x0000_t75" style="width:128.9pt;height:21.5pt" o:ole="">
            <v:imagedata r:id="rId617" o:title="" embosscolor="white"/>
          </v:shape>
          <o:OLEObject Type="Embed" ProgID="Equation.KSEE3" ShapeID="_x0000_i1687" DrawAspect="Content" ObjectID="_1654737068" r:id="rId618"/>
        </w:object>
      </w:r>
    </w:p>
    <w:p w14:paraId="4A988EF9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6"/>
          <w:szCs w:val="21"/>
        </w:rPr>
        <w:object w:dxaOrig="4836" w:dyaOrig="732" w14:anchorId="537FDC2B">
          <v:shape id="_x0000_i1688" type="#_x0000_t75" style="width:241.55pt;height:36.6pt" o:ole="">
            <v:imagedata r:id="rId619" o:title="" embosscolor="white"/>
          </v:shape>
          <o:OLEObject Type="Embed" ProgID="Equation.KSEE3" ShapeID="_x0000_i1688" DrawAspect="Content" ObjectID="_1654737069" r:id="rId620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</w:t>
      </w:r>
    </w:p>
    <w:p w14:paraId="59B1C17F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6"/>
          <w:szCs w:val="21"/>
        </w:rPr>
        <w:object w:dxaOrig="3864" w:dyaOrig="840" w14:anchorId="6B2E4984">
          <v:shape id="_x0000_i1689" type="#_x0000_t75" style="width:193.35pt;height:41.8pt" o:ole="">
            <v:imagedata r:id="rId621" o:title="" embosscolor="white"/>
          </v:shape>
          <o:OLEObject Type="Embed" ProgID="Equation.KSEE3" ShapeID="_x0000_i1689" DrawAspect="Content" ObjectID="_1654737070" r:id="rId622"/>
        </w:object>
      </w:r>
    </w:p>
    <w:p w14:paraId="1358FEAE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0"/>
          <w:szCs w:val="21"/>
        </w:rPr>
        <w:object w:dxaOrig="1380" w:dyaOrig="720" w14:anchorId="69C73C5F">
          <v:shape id="_x0000_i1690" type="#_x0000_t75" style="width:69.1pt;height:36pt" o:ole="">
            <v:imagedata r:id="rId623" o:title="" embosscolor="white"/>
          </v:shape>
          <o:OLEObject Type="Embed" ProgID="Equation.KSEE3" ShapeID="_x0000_i1690" DrawAspect="Content" ObjectID="_1654737071" r:id="rId624"/>
        </w:object>
      </w:r>
      <w:r w:rsidRPr="009D0A27">
        <w:rPr>
          <w:rFonts w:ascii="宋体" w:eastAsia="宋体" w:hAnsi="宋体" w:cs="Times New Roman" w:hint="eastAsia"/>
          <w:position w:val="-38"/>
          <w:szCs w:val="21"/>
        </w:rPr>
        <w:t xml:space="preserve">      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3672" w:dyaOrig="384" w14:anchorId="1B63E640">
          <v:shape id="_x0000_i1691" type="#_x0000_t75" style="width:183.5pt;height:19.15pt" o:ole="">
            <v:imagedata r:id="rId625" o:title="" embosscolor="white"/>
          </v:shape>
          <o:OLEObject Type="Embed" ProgID="Equation.KSEE3" ShapeID="_x0000_i1691" DrawAspect="Content" ObjectID="_1654737072" r:id="rId626"/>
        </w:object>
      </w:r>
    </w:p>
    <w:p w14:paraId="582F0F02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0"/>
          <w:szCs w:val="21"/>
        </w:rPr>
        <w:object w:dxaOrig="5376" w:dyaOrig="684" w14:anchorId="6284E1A4">
          <v:shape id="_x0000_i1692" type="#_x0000_t75" style="width:268.85pt;height:34.25pt" o:ole="">
            <v:imagedata r:id="rId627" o:title="" embosscolor="white"/>
          </v:shape>
          <o:OLEObject Type="Embed" ProgID="Equation.KSEE3" ShapeID="_x0000_i1692" DrawAspect="Content" ObjectID="_1654737073" r:id="rId628"/>
        </w:object>
      </w:r>
    </w:p>
    <w:p w14:paraId="205FA99A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</w:p>
    <w:p w14:paraId="10FA45AD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0"/>
          <w:szCs w:val="21"/>
        </w:rPr>
        <w:object w:dxaOrig="4656" w:dyaOrig="576" w14:anchorId="1ED139DB">
          <v:shape id="_x0000_i1693" type="#_x0000_t75" style="width:232.85pt;height:29.05pt" o:ole="">
            <v:imagedata r:id="rId629" o:title="" embosscolor="white"/>
          </v:shape>
          <o:OLEObject Type="Embed" ProgID="Equation.KSEE3" ShapeID="_x0000_i1693" DrawAspect="Content" ObjectID="_1654737074" r:id="rId630"/>
        </w:object>
      </w:r>
    </w:p>
    <w:p w14:paraId="6C4FB152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42"/>
          <w:szCs w:val="21"/>
        </w:rPr>
        <w:object w:dxaOrig="5340" w:dyaOrig="960" w14:anchorId="5BA541E7">
          <v:shape id="_x0000_i1694" type="#_x0000_t75" style="width:267.1pt;height:48.2pt" o:ole="">
            <v:imagedata r:id="rId631" o:title="" embosscolor="white"/>
          </v:shape>
          <o:OLEObject Type="Embed" ProgID="Equation.KSEE3" ShapeID="_x0000_i1694" DrawAspect="Content" ObjectID="_1654737075" r:id="rId632"/>
        </w:object>
      </w:r>
    </w:p>
    <w:p w14:paraId="48528ED3" w14:textId="77777777" w:rsidR="0007285E" w:rsidRPr="009D0A27" w:rsidRDefault="0007285E" w:rsidP="0007285E">
      <w:pPr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8"/>
          <w:szCs w:val="21"/>
        </w:rPr>
        <w:object w:dxaOrig="5892" w:dyaOrig="756" w14:anchorId="6DDE0F5C">
          <v:shape id="_x0000_i1695" type="#_x0000_t75" style="width:294.4pt;height:37.75pt" o:ole="">
            <v:imagedata r:id="rId633" o:title="" embosscolor="white"/>
          </v:shape>
          <o:OLEObject Type="Embed" ProgID="Equation.KSEE3" ShapeID="_x0000_i1695" DrawAspect="Content" ObjectID="_1654737076" r:id="rId634"/>
        </w:object>
      </w:r>
    </w:p>
    <w:p w14:paraId="223E0E32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34"/>
          <w:szCs w:val="21"/>
        </w:rPr>
        <w:object w:dxaOrig="4728" w:dyaOrig="780" w14:anchorId="7B003175">
          <v:shape id="_x0000_i1696" type="#_x0000_t75" style="width:236.3pt;height:38.9pt" o:ole="">
            <v:imagedata r:id="rId635" o:title="" embosscolor="white"/>
          </v:shape>
          <o:OLEObject Type="Embed" ProgID="Equation.KSEE3" ShapeID="_x0000_i1696" DrawAspect="Content" ObjectID="_1654737077" r:id="rId636"/>
        </w:object>
      </w:r>
    </w:p>
    <w:p w14:paraId="41B349F6" w14:textId="77777777" w:rsidR="0007285E" w:rsidRPr="009D0A27" w:rsidRDefault="0007285E" w:rsidP="0007285E">
      <w:pPr>
        <w:rPr>
          <w:rFonts w:ascii="宋体" w:eastAsia="宋体" w:hAnsi="宋体" w:cs="Times New Roman"/>
          <w:szCs w:val="21"/>
        </w:rPr>
      </w:pPr>
    </w:p>
    <w:p w14:paraId="16294C3E" w14:textId="77777777" w:rsidR="0007285E" w:rsidRPr="009D0A27" w:rsidRDefault="0007285E" w:rsidP="00D046E4">
      <w:pPr>
        <w:numPr>
          <w:ilvl w:val="0"/>
          <w:numId w:val="37"/>
        </w:numPr>
        <w:ind w:left="360" w:hanging="360"/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已知：</w:t>
      </w:r>
      <w:r w:rsidRPr="009D0A27">
        <w:rPr>
          <w:rFonts w:ascii="宋体" w:eastAsia="宋体" w:hAnsi="宋体" w:cs="Times New Roman"/>
          <w:position w:val="-38"/>
          <w:szCs w:val="21"/>
        </w:rPr>
        <w:object w:dxaOrig="7176" w:dyaOrig="660" w14:anchorId="51764B37">
          <v:shape id="_x0000_i1697" type="#_x0000_t75" style="width:358.85pt;height:33.1pt" o:ole="">
            <v:imagedata r:id="rId637" o:title=""/>
          </v:shape>
          <o:OLEObject Type="Embed" ProgID="Equation.KSEE3" ShapeID="_x0000_i1697" DrawAspect="Content" ObjectID="_1654737078" r:id="rId638"/>
        </w:object>
      </w:r>
      <w:r w:rsidRPr="009D0A27">
        <w:rPr>
          <w:rFonts w:ascii="宋体" w:eastAsia="宋体" w:hAnsi="宋体" w:cs="Times New Roman"/>
          <w:position w:val="-8"/>
          <w:szCs w:val="21"/>
        </w:rPr>
        <w:object w:dxaOrig="2220" w:dyaOrig="324" w14:anchorId="4230649B">
          <v:shape id="_x0000_i1698" type="#_x0000_t75" style="width:110.9pt;height:16.25pt" o:ole="">
            <v:imagedata r:id="rId639" o:title=""/>
          </v:shape>
          <o:OLEObject Type="Embed" ProgID="Equation.KSEE3" ShapeID="_x0000_i1698" DrawAspect="Content" ObjectID="_1654737079" r:id="rId640"/>
        </w:object>
      </w:r>
    </w:p>
    <w:p w14:paraId="495EB340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</w:p>
    <w:p w14:paraId="510F7817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14"/>
          <w:szCs w:val="21"/>
        </w:rPr>
        <w:object w:dxaOrig="8964" w:dyaOrig="456" w14:anchorId="5590702A">
          <v:shape id="_x0000_i1699" type="#_x0000_t75" style="width:448.25pt;height:22.65pt" o:ole="">
            <v:imagedata r:id="rId641" o:title=""/>
          </v:shape>
          <o:OLEObject Type="Embed" ProgID="Equation.KSEE3" ShapeID="_x0000_i1699" DrawAspect="Content" ObjectID="_1654737080" r:id="rId642"/>
        </w:object>
      </w:r>
      <w:r w:rsidRPr="009D0A27">
        <w:rPr>
          <w:rFonts w:ascii="宋体" w:eastAsia="宋体" w:hAnsi="宋体" w:cs="Times New Roman"/>
          <w:position w:val="-14"/>
          <w:szCs w:val="21"/>
        </w:rPr>
        <w:object w:dxaOrig="5160" w:dyaOrig="408" w14:anchorId="212BDDA4">
          <v:shape id="_x0000_i1700" type="#_x0000_t75" style="width:257.8pt;height:20.3pt" o:ole="">
            <v:imagedata r:id="rId643" o:title=""/>
          </v:shape>
          <o:OLEObject Type="Embed" ProgID="Equation.KSEE3" ShapeID="_x0000_i1700" DrawAspect="Content" ObjectID="_1654737081" r:id="rId644"/>
        </w:object>
      </w:r>
      <w:r w:rsidRPr="009D0A27">
        <w:rPr>
          <w:rFonts w:ascii="宋体" w:eastAsia="宋体" w:hAnsi="宋体" w:cs="Times New Roman" w:hint="eastAsia"/>
          <w:szCs w:val="21"/>
        </w:rPr>
        <w:t>：</w:t>
      </w:r>
      <w:r w:rsidRPr="009D0A27">
        <w:rPr>
          <w:rFonts w:ascii="宋体" w:eastAsia="宋体" w:hAnsi="宋体" w:cs="Times New Roman"/>
          <w:position w:val="-38"/>
          <w:szCs w:val="21"/>
        </w:rPr>
        <w:object w:dxaOrig="2196" w:dyaOrig="660" w14:anchorId="2AE2A303">
          <v:shape id="_x0000_i1701" type="#_x0000_t75" style="width:109.75pt;height:33.1pt" o:ole="">
            <v:imagedata r:id="rId645" o:title=""/>
          </v:shape>
          <o:OLEObject Type="Embed" ProgID="Equation.KSEE3" ShapeID="_x0000_i1701" DrawAspect="Content" ObjectID="_1654737082" r:id="rId646"/>
        </w:object>
      </w:r>
    </w:p>
    <w:p w14:paraId="597EDC07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lastRenderedPageBreak/>
        <w:t>于是</w:t>
      </w:r>
      <w:r w:rsidRPr="009D0A27">
        <w:rPr>
          <w:rFonts w:ascii="宋体" w:eastAsia="宋体" w:hAnsi="宋体" w:cs="Times New Roman"/>
          <w:position w:val="-38"/>
          <w:szCs w:val="21"/>
        </w:rPr>
        <w:object w:dxaOrig="2436" w:dyaOrig="660" w14:anchorId="53947A0A">
          <v:shape id="_x0000_i1702" type="#_x0000_t75" style="width:121.95pt;height:33.1pt" o:ole="">
            <v:imagedata r:id="rId647" o:title=""/>
          </v:shape>
          <o:OLEObject Type="Embed" ProgID="Equation.KSEE3" ShapeID="_x0000_i1702" DrawAspect="Content" ObjectID="_1654737083" r:id="rId648"/>
        </w:object>
      </w:r>
    </w:p>
    <w:p w14:paraId="72CBD1EE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36"/>
          <w:szCs w:val="21"/>
        </w:rPr>
        <w:object w:dxaOrig="5400" w:dyaOrig="816" w14:anchorId="021AA435">
          <v:shape id="_x0000_i1703" type="#_x0000_t75" style="width:270pt;height:40.65pt" o:ole="">
            <v:imagedata r:id="rId649" o:title=""/>
          </v:shape>
          <o:OLEObject Type="Embed" ProgID="Equation.KSEE3" ShapeID="_x0000_i1703" DrawAspect="Content" ObjectID="_1654737084" r:id="rId650"/>
        </w:object>
      </w:r>
    </w:p>
    <w:p w14:paraId="10418C0D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36"/>
          <w:szCs w:val="21"/>
        </w:rPr>
        <w:object w:dxaOrig="2520" w:dyaOrig="648" w14:anchorId="531A3F2C">
          <v:shape id="_x0000_i1704" type="#_x0000_t75" style="width:126pt;height:32.5pt" o:ole="">
            <v:imagedata r:id="rId651" o:title=""/>
          </v:shape>
          <o:OLEObject Type="Embed" ProgID="Equation.KSEE3" ShapeID="_x0000_i1704" DrawAspect="Content" ObjectID="_1654737085" r:id="rId652"/>
        </w:object>
      </w:r>
    </w:p>
    <w:p w14:paraId="3DA69A7A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</w:p>
    <w:p w14:paraId="3B81064C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6、已知：</w:t>
      </w:r>
      <w:r w:rsidRPr="009D0A27">
        <w:rPr>
          <w:rFonts w:ascii="宋体" w:eastAsia="宋体" w:hAnsi="宋体" w:cs="Times New Roman"/>
          <w:position w:val="-46"/>
          <w:szCs w:val="21"/>
        </w:rPr>
        <w:object w:dxaOrig="7524" w:dyaOrig="912" w14:anchorId="30F6647D">
          <v:shape id="_x0000_i1705" type="#_x0000_t75" style="width:376.25pt;height:45.85pt" o:ole="">
            <v:imagedata r:id="rId653" o:title=""/>
          </v:shape>
          <o:OLEObject Type="Embed" ProgID="Equation.KSEE3" ShapeID="_x0000_i1705" DrawAspect="Content" ObjectID="_1654737086" r:id="rId654"/>
        </w:object>
      </w:r>
    </w:p>
    <w:p w14:paraId="5FDB727D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8"/>
          <w:szCs w:val="21"/>
        </w:rPr>
        <w:object w:dxaOrig="2220" w:dyaOrig="324" w14:anchorId="7779D04C">
          <v:shape id="_x0000_i1706" type="#_x0000_t75" style="width:110.9pt;height:16.25pt" o:ole="">
            <v:imagedata r:id="rId639" o:title=""/>
          </v:shape>
          <o:OLEObject Type="Embed" ProgID="Equation.KSEE3" ShapeID="_x0000_i1706" DrawAspect="Content" ObjectID="_1654737087" r:id="rId655"/>
        </w:object>
      </w:r>
    </w:p>
    <w:p w14:paraId="00C4204C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解：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456" w:dyaOrig="408" w14:anchorId="1738D8FD">
          <v:shape id="_x0000_i1707" type="#_x0000_t75" style="width:22.65pt;height:20.3pt" o:ole="">
            <v:imagedata r:id="rId656" o:title=""/>
          </v:shape>
          <o:OLEObject Type="Embed" ProgID="Equation.KSEE3" ShapeID="_x0000_i1707" DrawAspect="Content" ObjectID="_1654737088" r:id="rId657"/>
        </w:object>
      </w:r>
      <w:r w:rsidRPr="009D0A27">
        <w:rPr>
          <w:rFonts w:ascii="宋体" w:eastAsia="宋体" w:hAnsi="宋体" w:cs="Times New Roman" w:hint="eastAsia"/>
          <w:szCs w:val="21"/>
        </w:rPr>
        <w:t>如图所示，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456" w:dyaOrig="408" w14:anchorId="7AE9329B">
          <v:shape id="_x0000_i1708" type="#_x0000_t75" style="width:22.65pt;height:20.3pt" o:ole="">
            <v:imagedata r:id="rId658" o:title=""/>
          </v:shape>
          <o:OLEObject Type="Embed" ProgID="Equation.KSEE3" ShapeID="_x0000_i1708" DrawAspect="Content" ObjectID="_1654737089" r:id="rId659"/>
        </w:object>
      </w:r>
      <w:r w:rsidRPr="009D0A27">
        <w:rPr>
          <w:rFonts w:ascii="宋体" w:eastAsia="宋体" w:hAnsi="宋体" w:cs="Times New Roman" w:hint="eastAsia"/>
          <w:szCs w:val="21"/>
        </w:rPr>
        <w:t>在</w:t>
      </w:r>
      <w:proofErr w:type="spellStart"/>
      <w:r w:rsidRPr="009D0A27">
        <w:rPr>
          <w:rFonts w:ascii="宋体" w:eastAsia="宋体" w:hAnsi="宋体" w:cs="Times New Roman" w:hint="eastAsia"/>
          <w:szCs w:val="21"/>
        </w:rPr>
        <w:t>xOy</w:t>
      </w:r>
      <w:proofErr w:type="spellEnd"/>
      <w:r w:rsidRPr="009D0A27">
        <w:rPr>
          <w:rFonts w:ascii="宋体" w:eastAsia="宋体" w:hAnsi="宋体" w:cs="Times New Roman" w:hint="eastAsia"/>
          <w:szCs w:val="21"/>
        </w:rPr>
        <w:t>面上的投影区域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408" w:dyaOrig="384" w14:anchorId="5F475633">
          <v:shape id="_x0000_i1709" type="#_x0000_t75" style="width:20.3pt;height:19.15pt" o:ole="">
            <v:imagedata r:id="rId660" o:title=""/>
          </v:shape>
          <o:OLEObject Type="Embed" ProgID="Equation.KSEE3" ShapeID="_x0000_i1709" DrawAspect="Content" ObjectID="_1654737090" r:id="rId661"/>
        </w:object>
      </w:r>
      <w:r w:rsidRPr="009D0A27">
        <w:rPr>
          <w:rFonts w:ascii="宋体" w:eastAsia="宋体" w:hAnsi="宋体" w:cs="Times New Roman" w:hint="eastAsia"/>
          <w:szCs w:val="21"/>
        </w:rPr>
        <w:t>为圆域</w:t>
      </w:r>
      <w:r w:rsidRPr="009D0A27">
        <w:rPr>
          <w:rFonts w:ascii="宋体" w:eastAsia="宋体" w:hAnsi="宋体" w:cs="Times New Roman"/>
          <w:position w:val="-10"/>
          <w:szCs w:val="21"/>
        </w:rPr>
        <w:object w:dxaOrig="1356" w:dyaOrig="360" w14:anchorId="4EC2BFF6">
          <v:shape id="_x0000_i1710" type="#_x0000_t75" style="width:67.95pt;height:18pt" o:ole="">
            <v:imagedata r:id="rId662" o:title=""/>
          </v:shape>
          <o:OLEObject Type="Embed" ProgID="Equation.KSEE3" ShapeID="_x0000_i1710" DrawAspect="Content" ObjectID="_1654737091" r:id="rId663"/>
        </w:object>
      </w:r>
      <w:r w:rsidRPr="009D0A27">
        <w:rPr>
          <w:rFonts w:ascii="宋体" w:eastAsia="宋体" w:hAnsi="宋体" w:cs="Times New Roman" w:hint="eastAsia"/>
          <w:szCs w:val="21"/>
        </w:rPr>
        <w:t>.由于</w:t>
      </w:r>
      <w:r w:rsidRPr="009D0A27">
        <w:rPr>
          <w:rFonts w:ascii="宋体" w:eastAsia="宋体" w:hAnsi="宋体" w:cs="Times New Roman"/>
          <w:position w:val="-14"/>
          <w:szCs w:val="21"/>
        </w:rPr>
        <w:object w:dxaOrig="456" w:dyaOrig="408" w14:anchorId="204B2D9D">
          <v:shape id="_x0000_i1711" type="#_x0000_t75" style="width:22.65pt;height:20.3pt" o:ole="">
            <v:imagedata r:id="rId664" o:title=""/>
          </v:shape>
          <o:OLEObject Type="Embed" ProgID="Equation.KSEE3" ShapeID="_x0000_i1711" DrawAspect="Content" ObjectID="_1654737092" r:id="rId665"/>
        </w:object>
      </w:r>
      <w:r w:rsidRPr="009D0A27">
        <w:rPr>
          <w:rFonts w:ascii="宋体" w:eastAsia="宋体" w:hAnsi="宋体" w:cs="Times New Roman" w:hint="eastAsia"/>
          <w:szCs w:val="21"/>
        </w:rPr>
        <w:t>关于</w:t>
      </w:r>
      <w:proofErr w:type="spellStart"/>
      <w:r w:rsidRPr="009D0A27">
        <w:rPr>
          <w:rFonts w:ascii="宋体" w:eastAsia="宋体" w:hAnsi="宋体" w:cs="Times New Roman" w:hint="eastAsia"/>
          <w:szCs w:val="21"/>
        </w:rPr>
        <w:t>zOx</w:t>
      </w:r>
      <w:proofErr w:type="spellEnd"/>
      <w:r w:rsidRPr="009D0A27">
        <w:rPr>
          <w:rFonts w:ascii="宋体" w:eastAsia="宋体" w:hAnsi="宋体" w:cs="Times New Roman" w:hint="eastAsia"/>
          <w:szCs w:val="21"/>
        </w:rPr>
        <w:t>面对称，而函数</w:t>
      </w:r>
      <w:proofErr w:type="spellStart"/>
      <w:r w:rsidRPr="009D0A27">
        <w:rPr>
          <w:rFonts w:ascii="宋体" w:eastAsia="宋体" w:hAnsi="宋体" w:cs="Times New Roman" w:hint="eastAsia"/>
          <w:szCs w:val="21"/>
        </w:rPr>
        <w:t>xy</w:t>
      </w:r>
      <w:proofErr w:type="spellEnd"/>
      <w:r w:rsidRPr="009D0A27">
        <w:rPr>
          <w:rFonts w:ascii="宋体" w:eastAsia="宋体" w:hAnsi="宋体" w:cs="Times New Roman" w:hint="eastAsia"/>
          <w:szCs w:val="21"/>
        </w:rPr>
        <w:t>和</w:t>
      </w:r>
      <w:proofErr w:type="spellStart"/>
      <w:r w:rsidRPr="009D0A27">
        <w:rPr>
          <w:rFonts w:ascii="宋体" w:eastAsia="宋体" w:hAnsi="宋体" w:cs="Times New Roman" w:hint="eastAsia"/>
          <w:szCs w:val="21"/>
        </w:rPr>
        <w:t>yz</w:t>
      </w:r>
      <w:proofErr w:type="spellEnd"/>
      <w:r w:rsidRPr="009D0A27">
        <w:rPr>
          <w:rFonts w:ascii="宋体" w:eastAsia="宋体" w:hAnsi="宋体" w:cs="Times New Roman" w:hint="eastAsia"/>
          <w:szCs w:val="21"/>
        </w:rPr>
        <w:t>关于y均为奇函数，故</w:t>
      </w:r>
    </w:p>
    <w:p w14:paraId="7F17B2E3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/>
          <w:position w:val="-38"/>
          <w:szCs w:val="21"/>
        </w:rPr>
        <w:object w:dxaOrig="2400" w:dyaOrig="660" w14:anchorId="7F21B36D">
          <v:shape id="_x0000_i1712" type="#_x0000_t75" style="width:120.2pt;height:33.1pt" o:ole="">
            <v:imagedata r:id="rId666" o:title=""/>
          </v:shape>
          <o:OLEObject Type="Embed" ProgID="Equation.KSEE3" ShapeID="_x0000_i1712" DrawAspect="Content" ObjectID="_1654737093" r:id="rId667"/>
        </w:object>
      </w:r>
    </w:p>
    <w:p w14:paraId="4B369FE8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 w:hint="eastAsia"/>
          <w:noProof/>
          <w:szCs w:val="21"/>
        </w:rPr>
        <w:drawing>
          <wp:inline distT="0" distB="0" distL="114300" distR="114300" wp14:anchorId="653ECC5E" wp14:editId="353315F4">
            <wp:extent cx="2569845" cy="1522730"/>
            <wp:effectExtent l="0" t="0" r="8255" b="1270"/>
            <wp:docPr id="26" name="图片 26" descr="86f5e7fcfd64b7ab0d013de86d106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6f5e7fcfd64b7ab0d013de86d106c8"/>
                    <pic:cNvPicPr>
                      <a:picLocks noChangeAspect="1"/>
                    </pic:cNvPicPr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6CD0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position w:val="-38"/>
          <w:szCs w:val="21"/>
        </w:rPr>
      </w:pPr>
      <w:r w:rsidRPr="009D0A27">
        <w:rPr>
          <w:rFonts w:ascii="宋体" w:eastAsia="宋体" w:hAnsi="宋体" w:cs="Times New Roman" w:hint="eastAsia"/>
          <w:szCs w:val="21"/>
        </w:rPr>
        <w:t>于是</w:t>
      </w:r>
      <w:r w:rsidRPr="009D0A27">
        <w:rPr>
          <w:rFonts w:ascii="宋体" w:eastAsia="宋体" w:hAnsi="宋体" w:cs="Times New Roman"/>
          <w:position w:val="-38"/>
          <w:szCs w:val="21"/>
        </w:rPr>
        <w:object w:dxaOrig="2844" w:dyaOrig="660" w14:anchorId="4AED632B">
          <v:shape id="_x0000_i1713" type="#_x0000_t75" style="width:142.25pt;height:33.1pt" o:ole="">
            <v:imagedata r:id="rId669" o:title=""/>
          </v:shape>
          <o:OLEObject Type="Embed" ProgID="Equation.KSEE3" ShapeID="_x0000_i1713" DrawAspect="Content" ObjectID="_1654737094" r:id="rId670"/>
        </w:object>
      </w:r>
    </w:p>
    <w:p w14:paraId="10D81FC3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36"/>
          <w:szCs w:val="21"/>
        </w:rPr>
        <w:object w:dxaOrig="3156" w:dyaOrig="816" w14:anchorId="10024B28">
          <v:shape id="_x0000_i1714" type="#_x0000_t75" style="width:157.95pt;height:40.65pt" o:ole="">
            <v:imagedata r:id="rId671" o:title=""/>
          </v:shape>
          <o:OLEObject Type="Embed" ProgID="Equation.KSEE3" ShapeID="_x0000_i1714" DrawAspect="Content" ObjectID="_1654737095" r:id="rId672"/>
        </w:object>
      </w:r>
    </w:p>
    <w:p w14:paraId="4E473828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position w:val="-36"/>
          <w:szCs w:val="21"/>
        </w:rPr>
      </w:pPr>
      <w:r w:rsidRPr="009D0A27">
        <w:rPr>
          <w:rFonts w:ascii="宋体" w:eastAsia="宋体" w:hAnsi="宋体" w:cs="Times New Roman"/>
          <w:position w:val="-36"/>
          <w:szCs w:val="21"/>
        </w:rPr>
        <w:object w:dxaOrig="2280" w:dyaOrig="684" w14:anchorId="4309EB8A">
          <v:shape id="_x0000_i1715" type="#_x0000_t75" style="width:113.8pt;height:34.25pt" o:ole="">
            <v:imagedata r:id="rId673" o:title=""/>
          </v:shape>
          <o:OLEObject Type="Embed" ProgID="Equation.KSEE3" ShapeID="_x0000_i1715" DrawAspect="Content" ObjectID="_1654737096" r:id="rId674"/>
        </w:object>
      </w:r>
    </w:p>
    <w:p w14:paraId="1D4238D7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position w:val="-24"/>
          <w:szCs w:val="21"/>
        </w:rPr>
      </w:pPr>
      <w:r w:rsidRPr="009D0A27">
        <w:rPr>
          <w:rFonts w:ascii="宋体" w:eastAsia="宋体" w:hAnsi="宋体" w:cs="Times New Roman"/>
          <w:position w:val="-24"/>
          <w:szCs w:val="21"/>
        </w:rPr>
        <w:object w:dxaOrig="3864" w:dyaOrig="660" w14:anchorId="6E9DD4D6">
          <v:shape id="_x0000_i1716" type="#_x0000_t75" style="width:193.35pt;height:33.1pt" o:ole="">
            <v:imagedata r:id="rId675" o:title=""/>
          </v:shape>
          <o:OLEObject Type="Embed" ProgID="Equation.KSEE3" ShapeID="_x0000_i1716" DrawAspect="Content" ObjectID="_1654737097" r:id="rId676"/>
        </w:object>
      </w:r>
    </w:p>
    <w:p w14:paraId="108B4F93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18"/>
          <w:szCs w:val="21"/>
        </w:rPr>
        <w:object w:dxaOrig="1980" w:dyaOrig="600" w14:anchorId="37FB0F6D">
          <v:shape id="_x0000_i1717" type="#_x0000_t75" style="width:99.3pt;height:30.2pt" o:ole="">
            <v:imagedata r:id="rId677" o:title=""/>
          </v:shape>
          <o:OLEObject Type="Embed" ProgID="Equation.KSEE3" ShapeID="_x0000_i1717" DrawAspect="Content" ObjectID="_1654737098" r:id="rId678"/>
        </w:object>
      </w:r>
    </w:p>
    <w:p w14:paraId="4B78681C" w14:textId="77777777" w:rsidR="0007285E" w:rsidRPr="009D0A27" w:rsidRDefault="0007285E" w:rsidP="0007285E">
      <w:pPr>
        <w:jc w:val="left"/>
        <w:rPr>
          <w:rFonts w:ascii="宋体" w:eastAsia="宋体" w:hAnsi="宋体" w:cs="Times New Roman"/>
          <w:szCs w:val="21"/>
        </w:rPr>
      </w:pPr>
      <w:r w:rsidRPr="009D0A27">
        <w:rPr>
          <w:rFonts w:ascii="宋体" w:eastAsia="宋体" w:hAnsi="宋体" w:cs="Times New Roman"/>
          <w:position w:val="-24"/>
          <w:szCs w:val="21"/>
        </w:rPr>
        <w:object w:dxaOrig="2472" w:dyaOrig="624" w14:anchorId="358BA1D7">
          <v:shape id="_x0000_i1718" type="#_x0000_t75" style="width:123.7pt;height:31.35pt" o:ole="">
            <v:imagedata r:id="rId679" o:title=""/>
          </v:shape>
          <o:OLEObject Type="Embed" ProgID="Equation.KSEE3" ShapeID="_x0000_i1718" DrawAspect="Content" ObjectID="_1654737099" r:id="rId680"/>
        </w:object>
      </w:r>
    </w:p>
    <w:p w14:paraId="4DC6E629" w14:textId="5C4F9DAC" w:rsidR="0007285E" w:rsidRDefault="0007285E" w:rsidP="00C35CC3">
      <w:pPr>
        <w:jc w:val="left"/>
        <w:rPr>
          <w:rFonts w:ascii="宋体" w:eastAsia="宋体" w:hAnsi="宋体"/>
          <w:szCs w:val="21"/>
        </w:rPr>
      </w:pPr>
    </w:p>
    <w:p w14:paraId="7560C75E" w14:textId="1CCD52F8" w:rsidR="009552B6" w:rsidRDefault="009552B6" w:rsidP="00C35CC3">
      <w:pPr>
        <w:jc w:val="left"/>
        <w:rPr>
          <w:rFonts w:ascii="宋体" w:eastAsia="宋体" w:hAnsi="宋体"/>
          <w:szCs w:val="21"/>
        </w:rPr>
      </w:pPr>
    </w:p>
    <w:p w14:paraId="1F218128" w14:textId="4AD91B39" w:rsidR="009552B6" w:rsidRDefault="009552B6" w:rsidP="00502A49">
      <w:pPr>
        <w:pStyle w:val="FirstParagraph"/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16.流形上积分的应用</w:t>
      </w:r>
    </w:p>
    <w:p w14:paraId="2D3ADE45" w14:textId="77777777" w:rsidR="00502A49" w:rsidRDefault="00502A49" w:rsidP="00D046E4">
      <w:pPr>
        <w:numPr>
          <w:ilvl w:val="0"/>
          <w:numId w:val="70"/>
        </w:numPr>
        <w:spacing w:line="30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求球面x²+y²+z²=a²与圆柱面x²+y²=ax（a＞0）相交的立体的表面积。</w:t>
      </w:r>
    </w:p>
    <w:p w14:paraId="466DCBF7" w14:textId="77777777" w:rsidR="00502A49" w:rsidRDefault="00502A49" w:rsidP="00502A49">
      <w:pPr>
        <w:spacing w:line="30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解：</w:t>
      </w:r>
      <w:r>
        <w:rPr>
          <w:rFonts w:ascii="宋体" w:eastAsia="宋体" w:hAnsi="宋体" w:cs="宋体" w:hint="eastAsia"/>
          <w:position w:val="-32"/>
          <w:sz w:val="24"/>
          <w:szCs w:val="24"/>
        </w:rPr>
        <w:object w:dxaOrig="3720" w:dyaOrig="700" w14:anchorId="4C8B04AA">
          <v:shape id="_x0000_i2903" type="#_x0000_t75" style="width:185.8pt;height:34.85pt" o:ole="">
            <v:imagedata r:id="rId681" o:title=""/>
          </v:shape>
          <o:OLEObject Type="Embed" ProgID="Equation.KSEE3" ShapeID="_x0000_i2903" DrawAspect="Content" ObjectID="_1654737100" r:id="rId682"/>
        </w:object>
      </w:r>
    </w:p>
    <w:p w14:paraId="7D36A6D5" w14:textId="77777777" w:rsidR="00502A49" w:rsidRDefault="00502A49" w:rsidP="00502A49">
      <w:pPr>
        <w:spacing w:line="30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S=2</w:t>
      </w:r>
      <w:r>
        <w:rPr>
          <w:rFonts w:ascii="宋体" w:eastAsia="宋体" w:hAnsi="宋体" w:cs="宋体" w:hint="eastAsia"/>
          <w:position w:val="-16"/>
          <w:sz w:val="24"/>
          <w:szCs w:val="24"/>
        </w:rPr>
        <w:object w:dxaOrig="420" w:dyaOrig="440" w14:anchorId="0C3ECD5F">
          <v:shape id="_x0000_i2904" type="#_x0000_t75" style="width:20.9pt;height:22.05pt" o:ole="">
            <v:imagedata r:id="rId683" o:title=""/>
          </v:shape>
          <o:OLEObject Type="Embed" ProgID="Equation.KSEE3" ShapeID="_x0000_i2904" DrawAspect="Content" ObjectID="_1654737101" r:id="rId684"/>
        </w:object>
      </w:r>
      <w:r>
        <w:rPr>
          <w:rFonts w:ascii="宋体" w:eastAsia="宋体" w:hAnsi="宋体" w:cs="宋体" w:hint="eastAsia"/>
          <w:sz w:val="24"/>
          <w:szCs w:val="24"/>
        </w:rPr>
        <w:t>=2</w:t>
      </w:r>
      <w:r>
        <w:rPr>
          <w:rFonts w:ascii="宋体" w:eastAsia="宋体" w:hAnsi="宋体" w:cs="宋体" w:hint="eastAsia"/>
          <w:position w:val="-32"/>
          <w:sz w:val="24"/>
          <w:szCs w:val="24"/>
        </w:rPr>
        <w:object w:dxaOrig="2040" w:dyaOrig="700" w14:anchorId="6059604B">
          <v:shape id="_x0000_i2905" type="#_x0000_t75" style="width:102.2pt;height:34.85pt" o:ole="">
            <v:imagedata r:id="rId685" o:title=""/>
          </v:shape>
          <o:OLEObject Type="Embed" ProgID="Equation.KSEE3" ShapeID="_x0000_i2905" DrawAspect="Content" ObjectID="_1654737102" r:id="rId686"/>
        </w:object>
      </w:r>
      <w:r>
        <w:rPr>
          <w:rFonts w:ascii="宋体" w:eastAsia="宋体" w:hAnsi="宋体" w:cs="宋体" w:hint="eastAsia"/>
          <w:sz w:val="24"/>
          <w:szCs w:val="24"/>
        </w:rPr>
        <w:t>=</w:t>
      </w:r>
      <w:r>
        <w:rPr>
          <w:rFonts w:ascii="宋体" w:eastAsia="宋体" w:hAnsi="宋体" w:cs="宋体" w:hint="eastAsia"/>
          <w:position w:val="-28"/>
          <w:sz w:val="24"/>
          <w:szCs w:val="24"/>
        </w:rPr>
        <w:object w:dxaOrig="4060" w:dyaOrig="700" w14:anchorId="5FD01295">
          <v:shape id="_x0000_i2906" type="#_x0000_t75" style="width:203.25pt;height:34.85pt" o:ole="">
            <v:imagedata r:id="rId687" o:title=""/>
          </v:shape>
          <o:OLEObject Type="Embed" ProgID="Equation.KSEE3" ShapeID="_x0000_i2906" DrawAspect="Content" ObjectID="_1654737103" r:id="rId688"/>
        </w:object>
      </w:r>
      <w:r>
        <w:rPr>
          <w:rFonts w:ascii="宋体" w:eastAsia="宋体" w:hAnsi="宋体" w:cs="宋体" w:hint="eastAsia"/>
          <w:sz w:val="24"/>
          <w:szCs w:val="24"/>
        </w:rPr>
        <w:t>=</w:t>
      </w:r>
      <w:r>
        <w:rPr>
          <w:rFonts w:ascii="宋体" w:eastAsia="宋体" w:hAnsi="宋体" w:cs="宋体" w:hint="eastAsia"/>
          <w:position w:val="-6"/>
          <w:sz w:val="24"/>
          <w:szCs w:val="24"/>
        </w:rPr>
        <w:object w:dxaOrig="540" w:dyaOrig="279" w14:anchorId="4C65C933">
          <v:shape id="_x0000_i2907" type="#_x0000_t75" style="width:27.3pt;height:13.95pt" o:ole="">
            <v:imagedata r:id="rId689" o:title=""/>
          </v:shape>
          <o:OLEObject Type="Embed" ProgID="Equation.KSEE3" ShapeID="_x0000_i2907" DrawAspect="Content" ObjectID="_1654737104" r:id="rId690"/>
        </w:object>
      </w:r>
    </w:p>
    <w:p w14:paraId="34AB2CFF" w14:textId="77777777" w:rsidR="00502A49" w:rsidRDefault="00502A49" w:rsidP="00502A49">
      <w:pPr>
        <w:spacing w:line="300" w:lineRule="auto"/>
        <w:rPr>
          <w:rFonts w:ascii="宋体" w:eastAsia="宋体" w:hAnsi="宋体" w:cs="宋体"/>
          <w:sz w:val="24"/>
          <w:szCs w:val="24"/>
        </w:rPr>
      </w:pPr>
    </w:p>
    <w:p w14:paraId="25E9F09B" w14:textId="77777777" w:rsidR="00502A49" w:rsidRDefault="00502A49" w:rsidP="00502A49">
      <w:pPr>
        <w:spacing w:line="300" w:lineRule="auto"/>
        <w:rPr>
          <w:rFonts w:ascii="宋体" w:eastAsia="宋体" w:hAnsi="宋体" w:cs="宋体"/>
          <w:sz w:val="24"/>
          <w:szCs w:val="24"/>
        </w:rPr>
      </w:pPr>
    </w:p>
    <w:p w14:paraId="1AC0261B" w14:textId="77777777" w:rsidR="00502A49" w:rsidRDefault="00502A49" w:rsidP="00D046E4">
      <w:pPr>
        <w:numPr>
          <w:ilvl w:val="0"/>
          <w:numId w:val="70"/>
        </w:numPr>
        <w:spacing w:line="30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求曲面x²+y²+z²≥1，x²+y²+z²≤16和z≥√x²+y²所围成的质量均匀分布的立体的质心坐标。</w:t>
      </w:r>
    </w:p>
    <w:p w14:paraId="58828B56" w14:textId="77777777" w:rsidR="00502A49" w:rsidRDefault="00502A49" w:rsidP="00502A49">
      <w:pPr>
        <w:spacing w:line="30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解：</w:t>
      </w:r>
      <w:r>
        <w:rPr>
          <w:rFonts w:ascii="宋体" w:eastAsia="宋体" w:hAnsi="宋体" w:cs="宋体" w:hint="eastAsia"/>
          <w:position w:val="-40"/>
          <w:sz w:val="24"/>
          <w:szCs w:val="24"/>
        </w:rPr>
        <w:object w:dxaOrig="1579" w:dyaOrig="920" w14:anchorId="77E49904">
          <v:shape id="_x0000_i2908" type="#_x0000_t75" style="width:78.95pt;height:45.85pt" o:ole="">
            <v:imagedata r:id="rId691" o:title=""/>
          </v:shape>
          <o:OLEObject Type="Embed" ProgID="Equation.KSEE3" ShapeID="_x0000_i2908" DrawAspect="Content" ObjectID="_1654737105" r:id="rId692"/>
        </w:object>
      </w:r>
      <w:r>
        <w:rPr>
          <w:rFonts w:ascii="宋体" w:eastAsia="宋体" w:hAnsi="宋体" w:cs="宋体" w:hint="eastAsia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position w:val="-40"/>
          <w:sz w:val="24"/>
          <w:szCs w:val="24"/>
        </w:rPr>
        <w:object w:dxaOrig="1579" w:dyaOrig="920" w14:anchorId="17CF3973">
          <v:shape id="_x0000_i2909" type="#_x0000_t75" style="width:78.95pt;height:45.85pt" o:ole="">
            <v:imagedata r:id="rId693" o:title=""/>
          </v:shape>
          <o:OLEObject Type="Embed" ProgID="Equation.KSEE3" ShapeID="_x0000_i2909" DrawAspect="Content" ObjectID="_1654737106" r:id="rId694"/>
        </w:object>
      </w:r>
      <w:r>
        <w:rPr>
          <w:rFonts w:ascii="宋体" w:eastAsia="宋体" w:hAnsi="宋体" w:cs="宋体" w:hint="eastAsia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position w:val="-40"/>
          <w:sz w:val="24"/>
          <w:szCs w:val="24"/>
        </w:rPr>
        <w:object w:dxaOrig="2640" w:dyaOrig="920" w14:anchorId="03DBA229">
          <v:shape id="_x0000_i2910" type="#_x0000_t75" style="width:131.8pt;height:45.85pt" o:ole="">
            <v:imagedata r:id="rId695" o:title=""/>
          </v:shape>
          <o:OLEObject Type="Embed" ProgID="Equation.KSEE3" ShapeID="_x0000_i2910" DrawAspect="Content" ObjectID="_1654737107" r:id="rId696"/>
        </w:object>
      </w:r>
    </w:p>
    <w:p w14:paraId="23283E8E" w14:textId="77777777" w:rsidR="00502A49" w:rsidRDefault="00502A49" w:rsidP="00502A49">
      <w:pPr>
        <w:spacing w:line="30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   </w:t>
      </w:r>
    </w:p>
    <w:p w14:paraId="59F49F08" w14:textId="77777777" w:rsidR="00502A49" w:rsidRDefault="00502A49" w:rsidP="00502A49">
      <w:pPr>
        <w:spacing w:line="30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所以Pc=（0，0，</w:t>
      </w:r>
      <w:r>
        <w:rPr>
          <w:rFonts w:ascii="宋体" w:eastAsia="宋体" w:hAnsi="宋体" w:cs="宋体" w:hint="eastAsia"/>
          <w:position w:val="-24"/>
          <w:sz w:val="24"/>
          <w:szCs w:val="24"/>
        </w:rPr>
        <w:object w:dxaOrig="1260" w:dyaOrig="620" w14:anchorId="1BE8A6E9">
          <v:shape id="_x0000_i2911" type="#_x0000_t75" style="width:63.3pt;height:30.75pt" o:ole="">
            <v:imagedata r:id="rId697" o:title=""/>
          </v:shape>
          <o:OLEObject Type="Embed" ProgID="Equation.KSEE3" ShapeID="_x0000_i2911" DrawAspect="Content" ObjectID="_1654737108" r:id="rId698"/>
        </w:object>
      </w:r>
      <w:r>
        <w:rPr>
          <w:rFonts w:ascii="宋体" w:eastAsia="宋体" w:hAnsi="宋体" w:cs="宋体" w:hint="eastAsia"/>
          <w:sz w:val="24"/>
          <w:szCs w:val="24"/>
        </w:rPr>
        <w:t>）</w:t>
      </w:r>
    </w:p>
    <w:p w14:paraId="1885E0C2" w14:textId="77777777" w:rsidR="00502A49" w:rsidRDefault="00502A49" w:rsidP="00502A49">
      <w:pPr>
        <w:spacing w:line="30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630C26B3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</w:p>
    <w:p w14:paraId="64359204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3. 求由抛物线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y=</m:t>
        </m:r>
        <m:sSup>
          <m:sSupPr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2</m:t>
            </m:r>
          </m:sup>
        </m:sSup>
      </m:oMath>
      <w:r>
        <w:rPr>
          <w:rFonts w:ascii="宋体" w:eastAsia="宋体" w:hAnsi="宋体" w:cs="宋体" w:hint="eastAsia"/>
          <w:sz w:val="24"/>
          <w:szCs w:val="24"/>
        </w:rPr>
        <w:t>及直线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y=1</m:t>
        </m:r>
      </m:oMath>
      <w:r>
        <w:rPr>
          <w:rFonts w:ascii="宋体" w:eastAsia="宋体" w:hAnsi="宋体" w:cs="宋体" w:hint="eastAsia"/>
          <w:sz w:val="24"/>
          <w:szCs w:val="24"/>
        </w:rPr>
        <w:t>所围成的均匀薄片对于直线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y=</m:t>
        </m:r>
        <m:r>
          <m:rPr>
            <m:sty m:val="p"/>
          </m:rP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1</m:t>
        </m:r>
      </m:oMath>
      <w:r>
        <w:rPr>
          <w:rFonts w:ascii="宋体" w:eastAsia="宋体" w:hAnsi="宋体" w:cs="宋体" w:hint="eastAsia"/>
          <w:sz w:val="24"/>
          <w:szCs w:val="24"/>
        </w:rPr>
        <w:t>的转动惯量，其中面密度为常量</w:t>
      </w:r>
      <w:r>
        <w:rPr>
          <w:rFonts w:ascii="宋体" w:eastAsia="宋体" w:hAnsi="宋体" w:cs="宋体" w:hint="eastAsia"/>
          <w:position w:val="-12"/>
          <w:sz w:val="24"/>
          <w:szCs w:val="24"/>
        </w:rPr>
        <w:object w:dxaOrig="300" w:dyaOrig="360" w14:anchorId="4757EBF8">
          <v:shape id="_x0000_i2912" type="#_x0000_t75" style="width:15.1pt;height:18pt" o:ole="">
            <v:imagedata r:id="rId699" o:title=""/>
          </v:shape>
          <o:OLEObject Type="Embed" ProgID="Equation.KSEE3" ShapeID="_x0000_i2912" DrawAspect="Content" ObjectID="_1654737109" r:id="rId700"/>
        </w:object>
      </w:r>
      <w:r>
        <w:rPr>
          <w:rFonts w:ascii="宋体" w:eastAsia="宋体" w:hAnsi="宋体" w:cs="宋体" w:hint="eastAsia"/>
          <w:sz w:val="24"/>
          <w:szCs w:val="24"/>
        </w:rPr>
        <w:t>.</w:t>
      </w:r>
    </w:p>
    <w:p w14:paraId="762FA05B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解：设转动惯量为J，质量为m</w:t>
      </w:r>
    </w:p>
    <w:p w14:paraId="1C27BB65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dm=</m:t>
        </m:r>
        <m:sSub>
          <m:sSubPr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" w:eastAsia="宋体" w:hAnsi="Cambria" w:cs="Cambria"/>
            <w:sz w:val="24"/>
            <w:szCs w:val="24"/>
          </w:rPr>
          <m:t>ⅆ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y</m:t>
        </m:r>
        <m:r>
          <m:rPr>
            <m:sty m:val="p"/>
          </m:rPr>
          <w:rPr>
            <w:rFonts w:ascii="Cambria" w:eastAsia="宋体" w:hAnsi="Cambria" w:cs="Cambria"/>
            <w:sz w:val="24"/>
            <w:szCs w:val="24"/>
          </w:rPr>
          <m:t>ⅆ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x</m:t>
        </m:r>
      </m:oMath>
      <w:r>
        <w:rPr>
          <w:rFonts w:ascii="宋体" w:eastAsia="宋体" w:hAnsi="宋体" w:cs="宋体" w:hint="eastAsia"/>
          <w:sz w:val="24"/>
          <w:szCs w:val="24"/>
        </w:rPr>
        <w:t>；</w:t>
      </w:r>
    </w:p>
    <w:p w14:paraId="3B4CE0BE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m:oMath>
        <m:r>
          <m:rPr>
            <m:sty m:val="p"/>
          </m:rPr>
          <w:rPr>
            <w:rFonts w:ascii="Cambria" w:eastAsia="宋体" w:hAnsi="Cambria" w:cs="Cambria"/>
            <w:sz w:val="24"/>
            <w:szCs w:val="24"/>
          </w:rPr>
          <m:t>ⅆ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y=1</m:t>
        </m:r>
        <m:r>
          <m:rPr>
            <m:sty m:val="p"/>
          </m:rP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sSup>
          <m:sSupPr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2</m:t>
            </m:r>
          </m:sup>
        </m:sSup>
      </m:oMath>
      <w:r>
        <w:rPr>
          <w:rFonts w:ascii="宋体" w:eastAsia="宋体" w:hAnsi="宋体" w:cs="宋体" w:hint="eastAsia"/>
          <w:sz w:val="24"/>
          <w:szCs w:val="24"/>
        </w:rPr>
        <w:t>；</w:t>
      </w:r>
    </w:p>
    <w:p w14:paraId="0F56A4B4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" w:eastAsia="宋体" w:hAnsi="Cambria" w:cs="Cambria"/>
                  <w:sz w:val="24"/>
                  <w:szCs w:val="24"/>
                </w:rPr>
                <m:t>ⅆ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+1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" w:eastAsia="宋体" w:hAnsi="Cambria" w:cs="Cambria"/>
              <w:sz w:val="24"/>
              <w:szCs w:val="24"/>
            </w:rPr>
            <m:t>ⅆ</m:t>
          </m:r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m:t>m</m:t>
          </m:r>
        </m:oMath>
      </m:oMathPara>
    </w:p>
    <w:p w14:paraId="09F95267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+1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MS Gothic" w:eastAsia="MS Gothic" w:hAnsi="MS Gothic" w:cs="MS Gothic" w:hint="eastAsia"/>
              <w:sz w:val="24"/>
              <w:szCs w:val="24"/>
            </w:rPr>
            <m:t>⋅</m:t>
          </m:r>
          <m:d>
            <m:d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" w:eastAsia="宋体" w:hAnsi="Cambria" w:cs="Cambria"/>
              <w:sz w:val="24"/>
              <w:szCs w:val="24"/>
            </w:rPr>
            <m:t>ⅆ</m:t>
          </m:r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m:t>x</m:t>
          </m:r>
        </m:oMath>
      </m:oMathPara>
    </w:p>
    <w:p w14:paraId="3CDAF80F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w:lastRenderedPageBreak/>
            <m:t>J=</m:t>
          </m:r>
          <m:nary>
            <m:naryPr>
              <m:limLoc m:val="subSup"/>
              <m:grow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微软雅黑" w:eastAsia="微软雅黑" w:hAnsi="微软雅黑" w:cs="微软雅黑" w:hint="eastAsia"/>
                              <w:sz w:val="24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 w:cs="宋体" w:hint="eastAsia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宋体" w:hint="eastAsia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宋体" w:hint="eastAsia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+1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MS Gothic" w:eastAsia="MS Gothic" w:hAnsi="MS Gothic" w:cs="MS Gothic" w:hint="eastAsia"/>
                  <w:sz w:val="24"/>
                  <w:szCs w:val="24"/>
                </w:rPr>
                <m:t>⋅</m:t>
              </m:r>
              <m:d>
                <m:d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" w:eastAsia="宋体" w:hAnsi="Cambria" w:cs="Cambria"/>
                  <w:sz w:val="24"/>
                  <w:szCs w:val="24"/>
                </w:rPr>
                <m:t>ⅆ</m:t>
              </m:r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x</m:t>
              </m:r>
            </m:e>
          </m:nary>
        </m:oMath>
      </m:oMathPara>
    </w:p>
    <w:p w14:paraId="376B2B98" w14:textId="77777777" w:rsidR="00502A49" w:rsidRDefault="00502A49" w:rsidP="00502A49">
      <w:pPr>
        <w:rPr>
          <w:rFonts w:ascii="Cambria Math" w:eastAsia="宋体" w:hAnsi="Cambria Math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=</w:t>
      </w:r>
      <m:oMath>
        <m:f>
          <m:fPr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368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105</m:t>
            </m:r>
          </m:den>
        </m:f>
        <m:sSub>
          <m:sSubPr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0</m:t>
            </m:r>
          </m:sub>
        </m:sSub>
      </m:oMath>
    </w:p>
    <w:p w14:paraId="25743F63" w14:textId="77777777" w:rsidR="00502A49" w:rsidRDefault="00502A49" w:rsidP="00502A49">
      <w:pPr>
        <w:rPr>
          <w:rFonts w:ascii="Cambria Math" w:eastAsia="宋体" w:hAnsi="Cambria Math" w:cs="宋体"/>
          <w:sz w:val="24"/>
          <w:szCs w:val="24"/>
        </w:rPr>
      </w:pPr>
    </w:p>
    <w:p w14:paraId="77B07248" w14:textId="77777777" w:rsidR="00502A49" w:rsidRDefault="00502A49" w:rsidP="00D046E4">
      <w:pPr>
        <w:numPr>
          <w:ilvl w:val="0"/>
          <w:numId w:val="71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求抛物面壳</w:t>
      </w:r>
      <w:r>
        <w:rPr>
          <w:rFonts w:ascii="宋体" w:eastAsia="宋体" w:hAnsi="宋体" w:cs="宋体" w:hint="eastAsia"/>
          <w:position w:val="-24"/>
          <w:sz w:val="24"/>
          <w:szCs w:val="24"/>
        </w:rPr>
        <w:object w:dxaOrig="1440" w:dyaOrig="620" w14:anchorId="13047332">
          <v:shape id="_x0000_i2913" type="#_x0000_t75" style="width:1in;height:30.75pt" o:ole="">
            <v:imagedata r:id="rId701" o:title=""/>
          </v:shape>
          <o:OLEObject Type="Embed" ProgID="Equation.KSEE3" ShapeID="_x0000_i2913" DrawAspect="Content" ObjectID="_1654737110" r:id="rId702"/>
        </w:objec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999" w:dyaOrig="340" w14:anchorId="2CC4006F">
          <v:shape id="_x0000_i2914" type="#_x0000_t75" style="width:49.95pt;height:16.85pt" o:ole="">
            <v:imagedata r:id="rId703" o:title=""/>
          </v:shape>
          <o:OLEObject Type="Embed" ProgID="Equation.KSEE3" ShapeID="_x0000_i2914" DrawAspect="Content" ObjectID="_1654737111" r:id="rId704"/>
        </w:object>
      </w:r>
      <w:r>
        <w:rPr>
          <w:rFonts w:ascii="宋体" w:eastAsia="宋体" w:hAnsi="宋体" w:cs="宋体" w:hint="eastAsia"/>
          <w:sz w:val="24"/>
          <w:szCs w:val="24"/>
        </w:rPr>
        <w:t>的质量，其中该壳的面密度为函数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1280" w:dyaOrig="340" w14:anchorId="76516FCC">
          <v:shape id="_x0000_i2915" type="#_x0000_t75" style="width:63.85pt;height:16.85pt" o:ole="">
            <v:imagedata r:id="rId705" o:title=""/>
          </v:shape>
          <o:OLEObject Type="Embed" ProgID="Equation.KSEE3" ShapeID="_x0000_i2915" DrawAspect="Content" ObjectID="_1654737112" r:id="rId706"/>
        </w:object>
      </w:r>
    </w:p>
    <w:p w14:paraId="471D32A3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解：</w:t>
      </w:r>
      <m:oMath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Σ</m:t>
        </m:r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:z=</m:t>
        </m:r>
        <m:f>
          <m:fPr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宋体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 w:cs="宋体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宋体" w:hAnsi="Cambria Math" w:cs="宋体" w:hint="eastAsia"/>
                <w:sz w:val="24"/>
                <w:szCs w:val="24"/>
              </w:rPr>
              <m:t>xy</m:t>
            </m:r>
          </m:sub>
        </m:sSub>
        <m:r>
          <w:rPr>
            <w:rFonts w:ascii="Cambria Math" w:eastAsia="宋体" w:hAnsi="Cambria Math" w:cs="宋体" w:hint="eastAsia"/>
            <w:sz w:val="24"/>
            <w:szCs w:val="24"/>
          </w:rPr>
          <m:t>:</m:t>
        </m:r>
        <m:sSup>
          <m:sSupPr>
            <m:ctrlPr>
              <w:rPr>
                <w:rFonts w:ascii="Cambria Math" w:eastAsia="宋体" w:hAnsi="Cambria Math" w:cs="宋体" w:hint="eastAsia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宋体" w:hint="eastAsia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宋体" w:hAnsi="Cambria Math" w:cs="宋体" w:hint="eastAsia"/>
                <w:sz w:val="24"/>
                <w:szCs w:val="24"/>
              </w:rPr>
              <m:t>2</m:t>
            </m:r>
          </m:sup>
        </m:sSup>
        <m:r>
          <w:rPr>
            <w:rFonts w:ascii="Cambria Math" w:eastAsia="宋体" w:hAnsi="Cambria Math" w:cs="宋体" w:hint="eastAsia"/>
            <w:sz w:val="24"/>
            <w:szCs w:val="24"/>
          </w:rPr>
          <m:t>+</m:t>
        </m:r>
        <m:sSup>
          <m:sSupPr>
            <m:ctrlPr>
              <w:rPr>
                <w:rFonts w:ascii="Cambria Math" w:eastAsia="宋体" w:hAnsi="Cambria Math" w:cs="宋体" w:hint="eastAsia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宋体" w:hint="eastAsia"/>
                <w:sz w:val="24"/>
                <w:szCs w:val="24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 w:val="24"/>
                <w:szCs w:val="24"/>
              </w:rPr>
              <m:t>2</m:t>
            </m:r>
          </m:sup>
        </m:sSup>
        <m:r>
          <w:rPr>
            <w:rFonts w:ascii="Cambria Math" w:eastAsia="宋体" w:hAnsi="Cambria Math" w:cs="宋体" w:hint="eastAsia"/>
            <w:sz w:val="24"/>
            <w:szCs w:val="24"/>
          </w:rPr>
          <m:t>≤</m:t>
        </m:r>
        <m:r>
          <w:rPr>
            <w:rFonts w:ascii="Cambria Math" w:eastAsia="宋体" w:hAnsi="Cambria Math" w:cs="宋体" w:hint="eastAsia"/>
            <w:sz w:val="24"/>
            <w:szCs w:val="24"/>
          </w:rPr>
          <m:t>2</m:t>
        </m:r>
      </m:oMath>
    </w:p>
    <w:p w14:paraId="462C6211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" w:eastAsia="宋体" w:hAnsi="Cambria" w:cs="Cambria"/>
              <w:sz w:val="24"/>
              <w:szCs w:val="24"/>
            </w:rPr>
            <m:t>ⅆ</m:t>
          </m:r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m:t>s=</m:t>
          </m:r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1+</m:t>
              </m:r>
              <m:sSubSup>
                <m:sSub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y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" w:eastAsia="宋体" w:hAnsi="Cambria" w:cs="Cambria"/>
              <w:sz w:val="24"/>
              <w:szCs w:val="24"/>
            </w:rPr>
            <m:t>ⅆ</m:t>
          </m:r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" w:eastAsia="宋体" w:hAnsi="Cambria" w:cs="Cambria"/>
              <w:sz w:val="24"/>
              <w:szCs w:val="24"/>
            </w:rPr>
            <m:t>ⅆ</m:t>
          </m:r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m:t>y=</m:t>
          </m:r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m:t>dx</m:t>
          </m:r>
          <m:r>
            <m:rPr>
              <m:sty m:val="p"/>
            </m:rPr>
            <w:rPr>
              <w:rFonts w:ascii="Cambria" w:eastAsia="宋体" w:hAnsi="Cambria" w:cs="Cambria"/>
              <w:sz w:val="24"/>
              <w:szCs w:val="24"/>
            </w:rPr>
            <m:t>ⅆ</m:t>
          </m:r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m:t>y</m:t>
          </m:r>
        </m:oMath>
      </m:oMathPara>
    </w:p>
    <w:p w14:paraId="2FBB11A0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M=</w:t>
      </w:r>
      <m:oMath>
        <m:nary>
          <m:naryPr>
            <m:chr m:val="∬"/>
            <m:limLoc m:val="undOvr"/>
            <m:supHide m:val="1"/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Σ</m:t>
            </m:r>
          </m:sub>
          <m:sup/>
          <m:e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z</m:t>
            </m:r>
            <m:r>
              <m:rPr>
                <m:sty m:val="p"/>
              </m:rPr>
              <w:rPr>
                <w:rFonts w:ascii="Cambria" w:eastAsia="宋体" w:hAnsi="Cambria" w:cs="Cambria"/>
                <w:sz w:val="24"/>
                <w:szCs w:val="24"/>
              </w:rPr>
              <m:t>ⅆ</m:t>
            </m:r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s</m:t>
            </m:r>
          </m:e>
        </m:nary>
        <m:r>
          <m:rPr>
            <m:sty m:val="p"/>
          </m:rPr>
          <w:rPr>
            <w:rFonts w:ascii="Cambria Math" w:eastAsia="宋体" w:hAnsi="Cambria Math" w:cs="宋体" w:hint="eastAsia"/>
            <w:sz w:val="24"/>
            <w:szCs w:val="24"/>
          </w:rPr>
          <m:t>=</m:t>
        </m:r>
        <m:nary>
          <m:naryPr>
            <m:limLoc m:val="undOvr"/>
            <m:grow m:val="1"/>
            <m:supHide m:val="1"/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Dxy</m:t>
            </m:r>
          </m:sub>
          <m:sup/>
          <m:e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∫</m:t>
            </m:r>
            <m:f>
              <m:fPr>
                <m:ctrl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2</m:t>
                </m:r>
              </m:den>
            </m:f>
            <m:d>
              <m:dPr>
                <m:ctrl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MS Gothic" w:eastAsia="MS Gothic" w:hAnsi="MS Gothic" w:cs="MS Gothic" w:hint="eastAsia"/>
                <w:sz w:val="24"/>
                <w:szCs w:val="24"/>
              </w:rPr>
              <m:t>⋅</m:t>
            </m:r>
            <m:rad>
              <m:radPr>
                <m:degHide m:val="1"/>
                <m:ctrl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p"/>
              </m:rPr>
              <w:rPr>
                <w:rFonts w:ascii="Cambria" w:eastAsia="宋体" w:hAnsi="Cambria" w:cs="Cambria"/>
                <w:sz w:val="24"/>
                <w:szCs w:val="24"/>
              </w:rPr>
              <m:t>ⅆ</m:t>
            </m:r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" w:eastAsia="宋体" w:hAnsi="Cambria" w:cs="Cambria"/>
                <w:sz w:val="24"/>
                <w:szCs w:val="24"/>
              </w:rPr>
              <m:t>ⅆ</m:t>
            </m:r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y</m:t>
            </m:r>
          </m:e>
        </m:nary>
      </m:oMath>
      <w:r>
        <w:rPr>
          <w:rFonts w:ascii="宋体" w:eastAsia="宋体" w:hAnsi="宋体" w:cs="宋体" w:hint="eastAsia"/>
          <w:sz w:val="24"/>
          <w:szCs w:val="24"/>
        </w:rPr>
        <w:t>=</w:t>
      </w:r>
      <m:oMath>
        <m:nary>
          <m:naryPr>
            <m:limLoc m:val="subSup"/>
            <m:grow m:val="1"/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π</m:t>
            </m:r>
          </m:sup>
          <m:e>
            <m:r>
              <m:rPr>
                <m:sty m:val="p"/>
              </m:rPr>
              <w:rPr>
                <w:rFonts w:ascii="Cambria" w:eastAsia="宋体" w:hAnsi="Cambria" w:cs="Cambria"/>
                <w:sz w:val="24"/>
                <w:szCs w:val="24"/>
              </w:rPr>
              <m:t>ⅆ</m:t>
            </m:r>
            <m:r>
              <m:rPr>
                <m:sty m:val="p"/>
              </m:rPr>
              <w:rPr>
                <w:rFonts w:ascii="宋体" w:eastAsia="宋体" w:hAnsi="宋体" w:cs="宋体" w:hint="eastAsia"/>
                <w:sz w:val="24"/>
                <w:szCs w:val="24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eastAsia="宋体" w:hAnsi="Cambria Math" w:cs="宋体" w:hint="eastAsia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2</m:t>
                </m:r>
              </m:e>
            </m:rad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MS Gothic" w:eastAsia="MS Gothic" w:hAnsi="MS Gothic" w:cs="MS Gothic" w:hint="eastAsia"/>
                <w:sz w:val="24"/>
                <w:szCs w:val="24"/>
              </w:rPr>
              <m:t>⋅</m:t>
            </m:r>
            <m:rad>
              <m:radPr>
                <m:degHide m:val="1"/>
                <m:ctrl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  <m:r>
              <m:rPr>
                <m:sty m:val="p"/>
              </m:rPr>
              <w:rPr>
                <w:rFonts w:ascii="Cambria" w:eastAsia="宋体" w:hAnsi="Cambria" w:cs="Cambria"/>
                <w:sz w:val="24"/>
                <w:szCs w:val="24"/>
              </w:rPr>
              <m:t>ⅆ</m:t>
            </m:r>
            <m:r>
              <m:rPr>
                <m:sty m:val="p"/>
              </m:rPr>
              <w:rPr>
                <w:rFonts w:ascii="Cambria Math" w:eastAsia="宋体" w:hAnsi="Cambria Math" w:cs="宋体" w:hint="eastAsia"/>
                <w:sz w:val="24"/>
                <w:szCs w:val="24"/>
              </w:rPr>
              <m:t>r</m:t>
            </m:r>
          </m:e>
        </m:nary>
      </m:oMath>
    </w:p>
    <w:p w14:paraId="369FECBC" w14:textId="77777777" w:rsidR="00502A49" w:rsidRDefault="00502A49" w:rsidP="00502A49">
      <w:pPr>
        <w:rPr>
          <w:rFonts w:ascii="宋体" w:eastAsia="宋体" w:hAnsi="宋体" w:cs="宋体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15</m:t>
              </m:r>
            </m:den>
          </m:f>
          <m:d>
            <m:d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eastAsia="宋体" w:hAnsi="Cambria Math" w:cs="宋体" w:hint="eastAsia"/>
                  <w:sz w:val="24"/>
                  <w:szCs w:val="24"/>
                </w:rPr>
                <m:t>+1</m:t>
              </m:r>
            </m:e>
          </m:d>
        </m:oMath>
      </m:oMathPara>
    </w:p>
    <w:p w14:paraId="3049B852" w14:textId="77777777" w:rsidR="00502A49" w:rsidRDefault="00502A49" w:rsidP="00502A49">
      <w:pPr>
        <w:widowControl/>
        <w:jc w:val="left"/>
        <w:rPr>
          <w:rStyle w:val="ab"/>
          <w:rFonts w:ascii="宋体" w:eastAsia="宋体" w:hAnsi="宋体" w:cs="宋体"/>
          <w:position w:val="-20"/>
          <w:sz w:val="24"/>
          <w:szCs w:val="24"/>
        </w:rPr>
      </w:pPr>
    </w:p>
    <w:p w14:paraId="1730FB55" w14:textId="77777777" w:rsidR="00502A49" w:rsidRDefault="00502A49" w:rsidP="00502A49">
      <w:pPr>
        <w:widowControl/>
        <w:jc w:val="left"/>
        <w:rPr>
          <w:rStyle w:val="ab"/>
          <w:rFonts w:ascii="宋体" w:eastAsia="宋体" w:hAnsi="宋体" w:cs="宋体"/>
          <w:position w:val="-20"/>
          <w:sz w:val="24"/>
          <w:szCs w:val="24"/>
        </w:rPr>
      </w:pPr>
    </w:p>
    <w:p w14:paraId="4D26A1AD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5.求密度为ρ0的均匀半球壳x2+y2+z2=a2(z≥0)对于z轴的转动惯量</w:t>
      </w:r>
    </w:p>
    <w:p w14:paraId="5E1553B8" w14:textId="77777777" w:rsidR="00502A49" w:rsidRDefault="00502A49" w:rsidP="00502A49">
      <w:pPr>
        <w:pStyle w:val="ad"/>
        <w:ind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解：</w:t>
      </w:r>
    </w:p>
    <w:p w14:paraId="7339ACEE" w14:textId="77777777" w:rsidR="00502A49" w:rsidRDefault="00502A49" w:rsidP="00502A49">
      <w:pPr>
        <w:pStyle w:val="ad"/>
        <w:ind w:firstLine="480"/>
        <w:jc w:val="left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z=</m:t>
          </m:r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06AC26AB" w14:textId="77777777" w:rsidR="00502A49" w:rsidRDefault="00502A49" w:rsidP="00502A49">
      <w:pPr>
        <w:pStyle w:val="FirstParagraph"/>
        <w:jc w:val="left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xy</m:t>
              </m:r>
            </m:sub>
          </m:sSub>
          <m: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宋体" w:hint="eastAsia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宋体" w:hint="eastAsia"/>
              <w:sz w:val="24"/>
              <w:szCs w:val="24"/>
            </w:rPr>
            <m:t>≤</m:t>
          </m:r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</m:oMath>
      </m:oMathPara>
    </w:p>
    <w:p w14:paraId="15541982" w14:textId="77777777" w:rsidR="00502A49" w:rsidRDefault="00502A49" w:rsidP="00502A49">
      <w:pPr>
        <w:pStyle w:val="FirstParagraph"/>
        <w:jc w:val="left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dS=</m:t>
          </m:r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1+</m:t>
              </m:r>
              <m:sSubSup>
                <m:sSub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 w:cs="宋体" w:hint="eastAsia"/>
              <w:sz w:val="24"/>
              <w:szCs w:val="24"/>
            </w:rPr>
            <m:t>dxdy</m:t>
          </m:r>
        </m:oMath>
      </m:oMathPara>
    </w:p>
    <w:p w14:paraId="56634A38" w14:textId="77777777" w:rsidR="00502A49" w:rsidRDefault="00502A49" w:rsidP="00502A49">
      <w:pPr>
        <w:pStyle w:val="FirstParagraph"/>
        <w:jc w:val="left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宋体" w:hAnsi="Cambria Math" w:cs="宋体" w:hint="eastAsia"/>
              <w:sz w:val="24"/>
              <w:szCs w:val="24"/>
            </w:rPr>
            <m:t>dxdy</m:t>
          </m:r>
        </m:oMath>
      </m:oMathPara>
    </w:p>
    <w:p w14:paraId="3A2336D0" w14:textId="77777777" w:rsidR="00502A49" w:rsidRDefault="00502A49" w:rsidP="00502A49">
      <w:pPr>
        <w:pStyle w:val="FirstParagraph"/>
        <w:jc w:val="left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nary>
            <m:naryPr>
              <m:chr m:val="∬"/>
              <m:limLoc m:val="subSup"/>
              <m:sup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Σ</m:t>
              </m:r>
            </m:sub>
            <m:sup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​</m:t>
              </m:r>
            </m:sup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(</m:t>
              </m:r>
            </m:e>
          </m:nary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宋体" w:hint="eastAsia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宋体" w:hint="eastAsia"/>
              <w:sz w:val="24"/>
              <w:szCs w:val="24"/>
            </w:rPr>
            <m:t>)</m:t>
          </m:r>
          <m:sSub>
            <m:sSub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宋体" w:hAnsi="Cambria Math" w:cs="宋体" w:hint="eastAsia"/>
              <w:sz w:val="24"/>
              <w:szCs w:val="24"/>
            </w:rPr>
            <m:t>dS</m:t>
          </m:r>
        </m:oMath>
      </m:oMathPara>
    </w:p>
    <w:p w14:paraId="73FA95B0" w14:textId="77777777" w:rsidR="00502A49" w:rsidRDefault="00502A49" w:rsidP="00502A49">
      <w:pPr>
        <w:pStyle w:val="FirstParagraph"/>
        <w:jc w:val="left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nary>
            <m:naryPr>
              <m:chr m:val="∬"/>
              <m:limLoc m:val="subSup"/>
              <m:sup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Σ</m:t>
              </m:r>
            </m:sub>
            <m:sup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​</m:t>
              </m:r>
            </m:sup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(</m:t>
              </m:r>
            </m:e>
          </m:nary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宋体" w:hint="eastAsia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宋体" w:hint="eastAsia"/>
              <w:sz w:val="24"/>
              <w:szCs w:val="24"/>
            </w:rPr>
            <m:t>)</m:t>
          </m:r>
          <m:sSub>
            <m:sSub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0</m:t>
              </m:r>
            </m:sub>
          </m:sSub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宋体" w:hAnsi="Cambria Math" w:cs="宋体" w:hint="eastAsia"/>
              <w:sz w:val="24"/>
              <w:szCs w:val="24"/>
            </w:rPr>
            <m:t>dxdy</m:t>
          </m:r>
        </m:oMath>
      </m:oMathPara>
    </w:p>
    <w:p w14:paraId="6F4D6FC1" w14:textId="77777777" w:rsidR="00502A49" w:rsidRDefault="00502A49" w:rsidP="00502A49">
      <w:pPr>
        <w:pStyle w:val="FirstParagraph"/>
        <w:jc w:val="left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=a</m:t>
          </m:r>
          <m:sSub>
            <m:sSub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0</m:t>
              </m:r>
            </m:sub>
          </m:sSub>
          <m:nary>
            <m:naryPr>
              <m:limLoc m:val="subSup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2π</m:t>
              </m:r>
            </m:sup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d</m:t>
              </m:r>
            </m:e>
          </m:nary>
          <m:r>
            <w:rPr>
              <w:rFonts w:ascii="Cambria Math" w:eastAsia="宋体" w:hAnsi="Cambria Math" w:cs="宋体" w:hint="eastAsia"/>
              <w:sz w:val="24"/>
              <w:szCs w:val="24"/>
            </w:rPr>
            <m:t>θ</m:t>
          </m:r>
          <m:nary>
            <m:naryPr>
              <m:limLoc m:val="subSup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a</m:t>
              </m:r>
            </m:sup>
            <m:e>
              <m:f>
                <m:f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="宋体" w:hAnsi="Cambria Math" w:cs="宋体" w:hint="eastAsia"/>
              <w:sz w:val="24"/>
              <w:szCs w:val="24"/>
            </w:rPr>
            <m:t>dr</m:t>
          </m:r>
        </m:oMath>
      </m:oMathPara>
    </w:p>
    <w:p w14:paraId="08C531D5" w14:textId="77777777" w:rsidR="00502A49" w:rsidRDefault="00502A49" w:rsidP="00502A49">
      <w:pPr>
        <w:pStyle w:val="FirstParagraph"/>
        <w:jc w:val="left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w:lastRenderedPageBreak/>
            <m:t>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="宋体" w:hAnsi="Cambria Math" w:cs="宋体" w:hint="eastAsia"/>
              <w:sz w:val="24"/>
              <w:szCs w:val="24"/>
            </w:rPr>
            <m:t>π</m:t>
          </m:r>
          <m:sSub>
            <m:sSub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4</m:t>
              </m:r>
            </m:sup>
          </m:sSup>
        </m:oMath>
      </m:oMathPara>
    </w:p>
    <w:p w14:paraId="10156F74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6.求均匀曲面</w:t>
      </w:r>
    </w:p>
    <w:p w14:paraId="21617C06" w14:textId="77777777" w:rsidR="00502A49" w:rsidRDefault="00502A49" w:rsidP="00502A49">
      <w:pPr>
        <w:pStyle w:val="ad"/>
        <w:ind w:firstLine="480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z=</m:t>
          </m:r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3DFC593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的质心的坐标</w:t>
      </w:r>
    </w:p>
    <w:p w14:paraId="2AAB789D" w14:textId="77777777" w:rsidR="00502A49" w:rsidRDefault="00502A49" w:rsidP="00502A49">
      <w:pPr>
        <w:pStyle w:val="ad"/>
        <w:ind w:firstLine="480"/>
        <w:rPr>
          <w:rFonts w:ascii="宋体" w:eastAsia="宋体" w:hAnsi="宋体" w:cs="宋体"/>
          <w:sz w:val="24"/>
          <w:szCs w:val="24"/>
        </w:rPr>
      </w:pPr>
    </w:p>
    <w:p w14:paraId="0F3EDB35" w14:textId="77777777" w:rsidR="00502A49" w:rsidRDefault="00502A49" w:rsidP="00502A49">
      <w:pPr>
        <w:pStyle w:val="ad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解：</w:t>
      </w:r>
    </w:p>
    <w:p w14:paraId="796C2E42" w14:textId="77777777" w:rsidR="00502A49" w:rsidRDefault="00502A49" w:rsidP="00502A49">
      <w:pPr>
        <w:pStyle w:val="ad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已知Σ是中心在原点，半径为a的上半球面，由于Σ关于坐标面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yoz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zox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均对称，所以x=0,y=0;</w:t>
      </w:r>
    </w:p>
    <w:p w14:paraId="4637880C" w14:textId="77777777" w:rsidR="00502A49" w:rsidRDefault="00502A49" w:rsidP="00502A49">
      <w:pPr>
        <w:pStyle w:val="ad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设Σ的面密度为ρ，Σ的质量为M=2Πρa2.</w:t>
      </w:r>
    </w:p>
    <w:p w14:paraId="5B6B07C1" w14:textId="77777777" w:rsidR="00502A49" w:rsidRDefault="00502A49" w:rsidP="00502A49">
      <w:pPr>
        <w:pStyle w:val="ad"/>
        <w:ind w:firstLine="480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z=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M</m:t>
              </m:r>
            </m:den>
          </m:f>
          <m:nary>
            <m:naryPr>
              <m:chr m:val="∬"/>
              <m:limLoc m:val="subSup"/>
              <m:sup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Σ</m:t>
              </m:r>
            </m:sub>
            <m:sup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​</m:t>
              </m:r>
            </m:sup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ρ</m:t>
              </m:r>
            </m:e>
          </m:nary>
          <m:r>
            <w:rPr>
              <w:rFonts w:ascii="Cambria Math" w:eastAsia="宋体" w:hAnsi="Cambria Math" w:cs="宋体" w:hint="eastAsia"/>
              <w:sz w:val="24"/>
              <w:szCs w:val="24"/>
            </w:rPr>
            <m:t>zdS</m:t>
          </m:r>
        </m:oMath>
      </m:oMathPara>
    </w:p>
    <w:p w14:paraId="34155752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xy</m:t>
              </m:r>
            </m:sub>
          </m:sSub>
          <m:r>
            <w:rPr>
              <w:rFonts w:ascii="Cambria Math" w:eastAsia="宋体" w:hAnsi="Cambria Math" w:cs="宋体" w:hint="eastAsia"/>
              <w:sz w:val="24"/>
              <w:szCs w:val="24"/>
            </w:rPr>
            <m:t>:</m:t>
          </m:r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宋体" w:hint="eastAsia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宋体" w:hAnsi="Cambria Math" w:cs="宋体" w:hint="eastAsia"/>
              <w:sz w:val="24"/>
              <w:szCs w:val="24"/>
            </w:rPr>
            <m:t>≤</m:t>
          </m:r>
          <m:sSup>
            <m:sSup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sup>
          </m:sSup>
        </m:oMath>
      </m:oMathPara>
    </w:p>
    <w:p w14:paraId="31C3C752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z=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z</m:t>
                  </m:r>
                </m:sub>
              </m:sSub>
            </m:den>
          </m:f>
          <m:nary>
            <m:naryPr>
              <m:chr m:val="∬"/>
              <m:limLoc m:val="subSup"/>
              <m:sup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Σ</m:t>
              </m:r>
            </m:sub>
            <m:sup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​</m:t>
              </m:r>
            </m:sup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ρ</m:t>
              </m:r>
            </m:e>
          </m:nary>
          <m:r>
            <w:rPr>
              <w:rFonts w:ascii="Cambria Math" w:eastAsia="宋体" w:hAnsi="Cambria Math" w:cs="宋体" w:hint="eastAsia"/>
              <w:sz w:val="24"/>
              <w:szCs w:val="24"/>
            </w:rPr>
            <m:t>zdS</m:t>
          </m:r>
        </m:oMath>
      </m:oMathPara>
    </w:p>
    <w:p w14:paraId="3EC26929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2πρ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den>
          </m:f>
          <m:nary>
            <m:naryPr>
              <m:chr m:val="∬"/>
              <m:limLoc m:val="subSup"/>
              <m:sup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Dxy</m:t>
              </m:r>
            </m:sub>
            <m:sup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​</m:t>
              </m:r>
            </m:sup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ρ</m:t>
              </m:r>
            </m:e>
          </m:nary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e>
          </m:rad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宋体" w:hint="eastAsia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)</m:t>
                      </m:r>
                    </m:e>
                  </m:acc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+(</m:t>
              </m:r>
              <m:acc>
                <m:accPr>
                  <m:chr m:val="̇"/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y</m:t>
                      </m:r>
                    </m:sub>
                  </m:sSub>
                </m:e>
              </m:acc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 w:cs="宋体" w:hint="eastAsia"/>
              <w:sz w:val="24"/>
              <w:szCs w:val="24"/>
            </w:rPr>
            <m:t>dxdy</m:t>
          </m:r>
        </m:oMath>
      </m:oMathPara>
    </w:p>
    <w:p w14:paraId="4349119A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2πρ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den>
          </m:f>
          <m:nary>
            <m:naryPr>
              <m:chr m:val="∬"/>
              <m:limLoc m:val="subSup"/>
              <m:sup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Dxy</m:t>
              </m:r>
            </m:sub>
            <m:sup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​</m:t>
              </m:r>
            </m:sup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ρ</m:t>
              </m:r>
            </m:e>
          </m:nary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e>
          </m:rad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="宋体" w:hAnsi="Cambria Math" w:cs="宋体" w:hint="eastAsia"/>
              <w:sz w:val="24"/>
              <w:szCs w:val="24"/>
            </w:rPr>
            <m:t>dxdy</m:t>
          </m:r>
        </m:oMath>
      </m:oMathPara>
    </w:p>
    <w:p w14:paraId="65351443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2πρ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den>
          </m:f>
          <m:nary>
            <m:naryPr>
              <m:chr m:val="∬"/>
              <m:limLoc m:val="subSup"/>
              <m:sup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Dxy</m:t>
              </m:r>
            </m:sub>
            <m:sup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​</m:t>
              </m:r>
            </m:sup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ρ</m:t>
              </m:r>
            </m:e>
          </m:nary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e>
          </m:rad>
          <m:rad>
            <m:radPr>
              <m:deg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宋体" w:hint="eastAsia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40574DF1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宋体" w:hint="eastAsia"/>
                      <w:sz w:val="24"/>
                      <w:szCs w:val="24"/>
                    </w:rPr>
                    <m:t>2</m:t>
                  </m:r>
                </m:sup>
              </m:sSup>
            </m:den>
          </m:f>
          <m:nary>
            <m:naryPr>
              <m:chr m:val="∬"/>
              <m:limLoc m:val="subSup"/>
              <m:supHide m:val="1"/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Dxy</m:t>
              </m:r>
            </m:sub>
            <m:sup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​</m:t>
              </m:r>
            </m:sup>
            <m:e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a</m:t>
              </m:r>
            </m:e>
          </m:nary>
          <m:r>
            <w:rPr>
              <w:rFonts w:ascii="Cambria Math" w:eastAsia="宋体" w:hAnsi="Cambria Math" w:cs="宋体" w:hint="eastAsia"/>
              <w:sz w:val="24"/>
              <w:szCs w:val="24"/>
            </w:rPr>
            <m:t>dxdy</m:t>
          </m:r>
        </m:oMath>
      </m:oMathPara>
    </w:p>
    <w:p w14:paraId="7055FD33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宋体" w:hAnsi="Cambria Math" w:cs="宋体" w:hint="eastAsia"/>
              <w:sz w:val="24"/>
              <w:szCs w:val="24"/>
            </w:rPr>
            <m:t>a</m:t>
          </m:r>
        </m:oMath>
      </m:oMathPara>
    </w:p>
    <w:p w14:paraId="2DDF87E3" w14:textId="77777777" w:rsidR="00502A49" w:rsidRDefault="00502A49" w:rsidP="00502A49">
      <w:pPr>
        <w:pStyle w:val="FirstParagraph"/>
        <w:rPr>
          <w:rFonts w:ascii="宋体" w:eastAsia="宋体" w:hAnsi="宋体" w:cs="宋体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宋体" w:hint="eastAsia"/>
              <w:sz w:val="24"/>
              <w:szCs w:val="24"/>
            </w:rPr>
            <m:t>所以重心坐标为</m:t>
          </m:r>
          <m:r>
            <w:rPr>
              <w:rFonts w:ascii="Cambria Math" w:eastAsia="宋体" w:hAnsi="Cambria Math" w:cs="宋体" w:hint="eastAsia"/>
              <w:sz w:val="24"/>
              <w:szCs w:val="24"/>
            </w:rPr>
            <m:t>(0,0,</m:t>
          </m:r>
          <m:f>
            <m:fPr>
              <m:ctrlPr>
                <w:rPr>
                  <w:rFonts w:ascii="Cambria Math" w:eastAsia="宋体" w:hAnsi="Cambria Math" w:cs="宋体" w:hint="eastAsia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宋体" w:hint="eastAsia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宋体" w:hAnsi="Cambria Math" w:cs="宋体" w:hint="eastAsia"/>
              <w:sz w:val="24"/>
              <w:szCs w:val="24"/>
            </w:rPr>
            <m:t>)</m:t>
          </m:r>
        </m:oMath>
      </m:oMathPara>
    </w:p>
    <w:p w14:paraId="76E5850B" w14:textId="5E2DEF8E" w:rsidR="009552B6" w:rsidRDefault="009552B6" w:rsidP="009552B6">
      <w:pPr>
        <w:pStyle w:val="ad"/>
      </w:pPr>
    </w:p>
    <w:p w14:paraId="234BFE78" w14:textId="356DF9F1" w:rsidR="009552B6" w:rsidRDefault="009552B6" w:rsidP="009552B6">
      <w:pPr>
        <w:pStyle w:val="ad"/>
      </w:pPr>
    </w:p>
    <w:p w14:paraId="0F085671" w14:textId="77777777" w:rsidR="009552B6" w:rsidRPr="00B10746" w:rsidRDefault="009552B6" w:rsidP="009552B6">
      <w:pPr>
        <w:spacing w:line="300" w:lineRule="auto"/>
        <w:jc w:val="center"/>
        <w:rPr>
          <w:rFonts w:ascii="宋体" w:eastAsia="宋体" w:hAnsi="宋体" w:cs="STXingkai"/>
          <w:b/>
          <w:bCs/>
          <w:iCs/>
          <w:sz w:val="30"/>
          <w:szCs w:val="30"/>
        </w:rPr>
      </w:pPr>
      <w:r w:rsidRPr="00B10746">
        <w:rPr>
          <w:rFonts w:ascii="宋体" w:eastAsia="宋体" w:hAnsi="宋体" w:cs="STXingkai" w:hint="eastAsia"/>
          <w:b/>
          <w:bCs/>
          <w:iCs/>
          <w:sz w:val="30"/>
          <w:szCs w:val="30"/>
        </w:rPr>
        <w:t>17.第二类曲线积分</w:t>
      </w:r>
    </w:p>
    <w:p w14:paraId="4DE8D86F" w14:textId="77777777" w:rsidR="009552B6" w:rsidRDefault="009552B6" w:rsidP="009552B6">
      <w:pPr>
        <w:spacing w:line="300" w:lineRule="auto"/>
        <w:rPr>
          <w:rFonts w:asciiTheme="majorEastAsia" w:hAnsiTheme="majorEastAsia"/>
          <w:iCs/>
        </w:rPr>
      </w:pPr>
      <m:oMath>
        <m:r>
          <w:rPr>
            <w:rFonts w:ascii="Cambria Math" w:hAnsi="Cambria Math" w:hint="eastAsia"/>
          </w:rPr>
          <m:t>1</m:t>
        </m:r>
        <m:r>
          <w:rPr>
            <w:rFonts w:ascii="Cambria Math" w:hAnsiTheme="majorEastAsia" w:hint="eastAsia"/>
          </w:rPr>
          <m:t>.</m:t>
        </m:r>
        <m:r>
          <w:rPr>
            <w:rFonts w:ascii="Cambria Math" w:hAnsiTheme="majorEastAsia"/>
          </w:rPr>
          <m:t xml:space="preserve"> </m:t>
        </m:r>
        <m:nary>
          <m:naryPr>
            <m:chr m:val="∮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xy</m:t>
            </m:r>
          </m:e>
        </m:nary>
        <m:r>
          <w:rPr>
            <w:rFonts w:ascii="Cambria Math" w:hAnsi="Cambria Math"/>
          </w:rPr>
          <m:t>dx</m:t>
        </m:r>
      </m:oMath>
      <w:r>
        <w:rPr>
          <w:rFonts w:asciiTheme="majorEastAsia" w:hAnsiTheme="majorEastAsia" w:hint="eastAsia"/>
          <w:iCs/>
        </w:rPr>
        <w:t>,</w:t>
      </w:r>
      <w:r>
        <w:rPr>
          <w:rFonts w:asciiTheme="majorEastAsia" w:hAnsiTheme="majorEastAsia" w:hint="eastAsia"/>
          <w:iCs/>
        </w:rPr>
        <w:t>其中</w:t>
      </w:r>
      <w:r>
        <w:rPr>
          <w:rFonts w:asciiTheme="majorEastAsia" w:hAnsiTheme="majorEastAsia" w:hint="eastAsia"/>
          <w:iCs/>
        </w:rPr>
        <w:t>L</w:t>
      </w:r>
      <w:r>
        <w:rPr>
          <w:rFonts w:asciiTheme="majorEastAsia" w:hAnsiTheme="majorEastAsia" w:hint="eastAsia"/>
          <w:iCs/>
        </w:rPr>
        <w:t>为圆周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=2ax(a&gt;0)</m:t>
        </m:r>
      </m:oMath>
      <w:r>
        <w:rPr>
          <w:rFonts w:asciiTheme="majorEastAsia" w:hAnsiTheme="majorEastAsia" w:hint="eastAsia"/>
          <w:iCs/>
        </w:rPr>
        <w:t>及</w:t>
      </w:r>
      <w:r>
        <w:rPr>
          <w:rFonts w:asciiTheme="majorEastAsia" w:hAnsiTheme="majorEastAsia" w:hint="eastAsia"/>
          <w:iCs/>
        </w:rPr>
        <w:t>x</w:t>
      </w:r>
      <w:r>
        <w:rPr>
          <w:rFonts w:asciiTheme="majorEastAsia" w:hAnsiTheme="majorEastAsia" w:hint="eastAsia"/>
          <w:iCs/>
        </w:rPr>
        <w:t>轴所围成的第一象限内区域的整个边界（取逆时针方向）</w:t>
      </w:r>
    </w:p>
    <w:p w14:paraId="78C3FAAE" w14:textId="77777777" w:rsidR="009552B6" w:rsidRDefault="009552B6" w:rsidP="009552B6">
      <w:pPr>
        <w:spacing w:line="300" w:lineRule="auto"/>
        <w:jc w:val="left"/>
        <w:rPr>
          <w:rFonts w:asciiTheme="majorEastAsia" w:hAnsiTheme="majorEastAsia"/>
          <w:iCs/>
        </w:rPr>
      </w:pPr>
      <w:r>
        <w:rPr>
          <w:rFonts w:asciiTheme="majorEastAsia" w:hAnsiTheme="majorEastAsia" w:hint="eastAsia"/>
          <w:iCs/>
        </w:rPr>
        <w:t>解：</w:t>
      </w:r>
      <w:r>
        <w:rPr>
          <w:rFonts w:asciiTheme="majorEastAsia" w:hAnsiTheme="majorEastAsia" w:hint="eastAsia"/>
          <w:iCs/>
        </w:rPr>
        <w:t xml:space="preserve">                             </w:t>
      </w:r>
      <m:oMath>
        <m:r>
          <w:rPr>
            <w:rFonts w:ascii="Cambria Math" w:hAnsi="Cambria Math"/>
          </w:rPr>
          <m:t>x=a+a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1174D5AE" w14:textId="77777777" w:rsidR="009552B6" w:rsidRDefault="009552B6" w:rsidP="009552B6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y=a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4A36406A" w14:textId="77777777" w:rsidR="009552B6" w:rsidRDefault="009552B6" w:rsidP="009552B6">
      <w:pPr>
        <w:spacing w:line="300" w:lineRule="auto"/>
        <w:rPr>
          <w:rFonts w:asciiTheme="majorEastAsia" w:hAnsiTheme="majorEastAsia"/>
          <w:iCs/>
        </w:rPr>
      </w:pPr>
      <m:oMathPara>
        <m:oMath>
          <m:nary>
            <m:naryPr>
              <m:chr m:val="∮"/>
              <m:limLoc m:val="subSup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L</m:t>
              </m:r>
            </m:sub>
            <m:sup/>
            <m:e>
              <m:r>
                <w:rPr>
                  <w:rFonts w:ascii="Cambria Math" w:hAnsi="Cambria Math"/>
                </w:rPr>
                <m:t>xy</m:t>
              </m:r>
            </m:e>
          </m:nary>
          <m:r>
            <w:rPr>
              <w:rFonts w:ascii="Cambria Math" w:hAnsi="Cambria Math"/>
            </w:rPr>
            <m:t>dx</m:t>
          </m:r>
        </m:oMath>
      </m:oMathPara>
    </w:p>
    <w:p w14:paraId="1E51F1EF" w14:textId="77777777" w:rsidR="009552B6" w:rsidRDefault="009552B6" w:rsidP="009552B6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</m:d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e>
              </m:func>
              <m:box>
                <m:boxPr>
                  <m:diff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boxPr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box>
            </m:e>
          </m:nary>
        </m:oMath>
      </m:oMathPara>
    </w:p>
    <w:p w14:paraId="48BB25FB" w14:textId="77777777" w:rsidR="009552B6" w:rsidRDefault="009552B6" w:rsidP="009552B6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θ)</m:t>
                      </m:r>
                    </m:e>
                  </m:fun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θ)</m:t>
                      </m:r>
                    </m:e>
                  </m:fun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e>
          </m:nary>
          <m:box>
            <m:boxPr>
              <m:diff m:val="1"/>
              <m:ctrlPr>
                <w:rPr>
                  <w:rFonts w:ascii="Cambria Math" w:hAnsi="Cambria Math"/>
                  <w:i/>
                  <w:iCs/>
                </w:rPr>
              </m:ctrlPr>
            </m:boxPr>
            <m:e>
              <m:r>
                <w:rPr>
                  <w:rFonts w:ascii="Cambria Math" w:hAnsi="Cambria Math"/>
                </w:rPr>
                <m:t>dθ</m:t>
              </m:r>
            </m:e>
          </m:box>
        </m:oMath>
      </m:oMathPara>
    </w:p>
    <w:p w14:paraId="4EACE4F3" w14:textId="77777777" w:rsidR="009552B6" w:rsidRDefault="009552B6" w:rsidP="009552B6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=-2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θ)</m:t>
                      </m:r>
                    </m:e>
                  </m:fun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e>
          </m:nary>
        </m:oMath>
      </m:oMathPara>
    </w:p>
    <w:p w14:paraId="59D82527" w14:textId="77777777" w:rsidR="009552B6" w:rsidRDefault="009552B6" w:rsidP="009552B6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-0</m:t>
          </m:r>
        </m:oMath>
      </m:oMathPara>
    </w:p>
    <w:p w14:paraId="54163211" w14:textId="77777777" w:rsidR="009552B6" w:rsidRDefault="009552B6" w:rsidP="009552B6">
      <w:pPr>
        <w:spacing w:line="300" w:lineRule="auto"/>
        <w:rPr>
          <w:rFonts w:asciiTheme="majorEastAsia" w:hAnsiTheme="majorEastAsia"/>
          <w:iCs/>
        </w:rPr>
      </w:pPr>
      <m:oMathPara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28B9B67" w14:textId="77777777" w:rsidR="009552B6" w:rsidRDefault="009552B6" w:rsidP="00D046E4">
      <w:pPr>
        <w:pStyle w:val="a4"/>
        <w:numPr>
          <w:ilvl w:val="0"/>
          <w:numId w:val="16"/>
        </w:numPr>
        <w:spacing w:line="300" w:lineRule="auto"/>
        <w:ind w:firstLineChars="0"/>
      </w:pPr>
      <w:r>
        <w:rPr>
          <w:rFonts w:hint="eastAsia"/>
        </w:rPr>
        <w:object w:dxaOrig="2580" w:dyaOrig="520" w14:anchorId="296724E7">
          <v:shape id="_x0000_i1790" type="#_x0000_t75" style="width:128.9pt;height:25.55pt" o:ole="">
            <v:imagedata r:id="rId707" o:title=""/>
          </v:shape>
          <o:OLEObject Type="Embed" ProgID="Equation.3" ShapeID="_x0000_i1790" DrawAspect="Content" ObjectID="_1654737113" r:id="rId708"/>
        </w:object>
      </w:r>
      <w:r>
        <w:rPr>
          <w:rFonts w:hint="eastAsia"/>
        </w:rPr>
        <w:t>, 其中r是从点(1,1,1)到点(2,3,4)的一段直线；</w:t>
      </w:r>
    </w:p>
    <w:p w14:paraId="70D5A777" w14:textId="77777777" w:rsidR="009552B6" w:rsidRDefault="009552B6" w:rsidP="009552B6">
      <w:pPr>
        <w:spacing w:line="300" w:lineRule="auto"/>
      </w:pPr>
      <w:r>
        <w:rPr>
          <w:rFonts w:hint="eastAsia"/>
        </w:rPr>
        <w:t>解: 直线r的参数方程为: x=1+t, y=1+2t, z=1+3t, t从0变到1, 于是</w:t>
      </w:r>
    </w:p>
    <w:p w14:paraId="4F86738B" w14:textId="77777777" w:rsidR="009552B6" w:rsidRDefault="009552B6" w:rsidP="009552B6">
      <w:pPr>
        <w:spacing w:line="300" w:lineRule="auto"/>
        <w:ind w:firstLineChars="200" w:firstLine="420"/>
      </w:pPr>
      <w:r>
        <w:rPr>
          <w:rFonts w:hint="eastAsia"/>
        </w:rPr>
        <w:t xml:space="preserve">原式= </w:t>
      </w:r>
      <w:r>
        <w:rPr>
          <w:rFonts w:hint="eastAsia"/>
        </w:rPr>
        <w:object w:dxaOrig="4560" w:dyaOrig="520" w14:anchorId="74FF7221">
          <v:shape id="_x0000_i1791" type="#_x0000_t75" style="width:228.2pt;height:25.55pt" o:ole="">
            <v:imagedata r:id="rId709" o:title=""/>
          </v:shape>
          <o:OLEObject Type="Embed" ProgID="Equation.3" ShapeID="_x0000_i1791" DrawAspect="Content" ObjectID="_1654737114" r:id="rId710"/>
        </w:object>
      </w:r>
    </w:p>
    <w:p w14:paraId="740B8A50" w14:textId="77777777" w:rsidR="009552B6" w:rsidRDefault="009552B6" w:rsidP="009552B6">
      <w:pPr>
        <w:spacing w:line="300" w:lineRule="auto"/>
        <w:ind w:firstLineChars="400" w:firstLine="840"/>
      </w:pPr>
      <w:r>
        <w:rPr>
          <w:rFonts w:hint="eastAsia"/>
        </w:rPr>
        <w:t xml:space="preserve">= </w:t>
      </w:r>
      <w:r>
        <w:rPr>
          <w:rFonts w:hint="eastAsia"/>
        </w:rPr>
        <w:object w:dxaOrig="1260" w:dyaOrig="520" w14:anchorId="06CA4F62">
          <v:shape id="_x0000_i1792" type="#_x0000_t75" style="width:63.3pt;height:25.55pt" o:ole="">
            <v:imagedata r:id="rId711" o:title=""/>
          </v:shape>
          <o:OLEObject Type="Embed" ProgID="Equation.3" ShapeID="_x0000_i1792" DrawAspect="Content" ObjectID="_1654737115" r:id="rId712"/>
        </w:object>
      </w:r>
    </w:p>
    <w:p w14:paraId="79C611B3" w14:textId="77777777" w:rsidR="009552B6" w:rsidRDefault="009552B6" w:rsidP="009552B6">
      <w:pPr>
        <w:spacing w:line="300" w:lineRule="auto"/>
        <w:ind w:firstLineChars="400" w:firstLine="840"/>
      </w:pPr>
      <w:r>
        <w:rPr>
          <w:rFonts w:hint="eastAsia"/>
        </w:rPr>
        <w:t>= 13</w:t>
      </w:r>
    </w:p>
    <w:p w14:paraId="3EA1FCEF" w14:textId="77777777" w:rsidR="009552B6" w:rsidRDefault="009552B6" w:rsidP="00D046E4">
      <w:pPr>
        <w:pStyle w:val="a4"/>
        <w:numPr>
          <w:ilvl w:val="0"/>
          <w:numId w:val="16"/>
        </w:numPr>
        <w:spacing w:line="300" w:lineRule="auto"/>
        <w:ind w:firstLineChars="0"/>
      </w:pPr>
      <w:r>
        <w:object w:dxaOrig="1460" w:dyaOrig="460" w14:anchorId="1A540B97">
          <v:shape id="_x0000_i1793" type="#_x0000_t75" style="width:73.15pt;height:22.65pt" o:ole="">
            <v:imagedata r:id="rId713" o:title=""/>
          </v:shape>
          <o:OLEObject Type="Embed" ProgID="Equation.3" ShapeID="_x0000_i1793" DrawAspect="Content" ObjectID="_1654737116" r:id="rId714"/>
        </w:object>
      </w:r>
      <w:r>
        <w:rPr>
          <w:rFonts w:hint="eastAsia"/>
        </w:rPr>
        <w:t>, 其中r为有向闭折线ABC</w:t>
      </w:r>
      <w:r>
        <w:t>A</w:t>
      </w:r>
      <w:r>
        <w:rPr>
          <w:rFonts w:hint="eastAsia"/>
        </w:rPr>
        <w:t>, 这里的A, B, C依次为点(1,0,0), (0,1,0), (0,0,1);</w:t>
      </w:r>
    </w:p>
    <w:p w14:paraId="67712EDE" w14:textId="77777777" w:rsidR="009552B6" w:rsidRDefault="009552B6" w:rsidP="009552B6">
      <w:pPr>
        <w:spacing w:line="300" w:lineRule="auto"/>
      </w:pPr>
      <w:r>
        <w:rPr>
          <w:rFonts w:hint="eastAsia"/>
        </w:rPr>
        <w:t>解: r由有向线段AB, BC, CA依次连接而成, 其中</w:t>
      </w:r>
    </w:p>
    <w:p w14:paraId="7C1FF6E0" w14:textId="77777777" w:rsidR="009552B6" w:rsidRDefault="009552B6" w:rsidP="009552B6">
      <w:pPr>
        <w:spacing w:line="300" w:lineRule="auto"/>
        <w:ind w:firstLineChars="150" w:firstLine="315"/>
      </w:pPr>
      <w:r>
        <w:rPr>
          <w:rFonts w:hint="eastAsia"/>
        </w:rPr>
        <w:t>AB: x=1-t, y=t, z=0, t从0变到1；</w:t>
      </w:r>
    </w:p>
    <w:p w14:paraId="714EF5B8" w14:textId="77777777" w:rsidR="009552B6" w:rsidRDefault="009552B6" w:rsidP="009552B6">
      <w:pPr>
        <w:spacing w:line="300" w:lineRule="auto"/>
        <w:ind w:firstLineChars="150" w:firstLine="315"/>
      </w:pPr>
      <w:r>
        <w:rPr>
          <w:rFonts w:hint="eastAsia"/>
        </w:rPr>
        <w:t>BC: x=0, y=1-t, z=</w:t>
      </w:r>
      <w:proofErr w:type="spellStart"/>
      <w:r>
        <w:rPr>
          <w:rFonts w:hint="eastAsia"/>
        </w:rPr>
        <w:t>t,t</w:t>
      </w:r>
      <w:proofErr w:type="spellEnd"/>
      <w:r>
        <w:rPr>
          <w:rFonts w:hint="eastAsia"/>
        </w:rPr>
        <w:t>从0变到1；</w:t>
      </w:r>
    </w:p>
    <w:p w14:paraId="7D3587E7" w14:textId="77777777" w:rsidR="009552B6" w:rsidRDefault="009552B6" w:rsidP="009552B6">
      <w:pPr>
        <w:spacing w:line="300" w:lineRule="auto"/>
        <w:ind w:firstLineChars="150" w:firstLine="315"/>
      </w:pPr>
      <w:r>
        <w:rPr>
          <w:rFonts w:hint="eastAsia"/>
        </w:rPr>
        <w:t>CA: x=t, y=0, z=1-t, t从0变到1；</w:t>
      </w:r>
    </w:p>
    <w:p w14:paraId="09ABB710" w14:textId="77777777" w:rsidR="009552B6" w:rsidRDefault="009552B6" w:rsidP="009552B6">
      <w:pPr>
        <w:spacing w:line="300" w:lineRule="auto"/>
        <w:ind w:firstLine="420"/>
      </w:pPr>
      <w:r>
        <w:object w:dxaOrig="3900" w:dyaOrig="520" w14:anchorId="254D610C">
          <v:shape id="_x0000_i1794" type="#_x0000_t75" style="width:195.1pt;height:25.55pt" o:ole="">
            <v:imagedata r:id="rId715" o:title=""/>
          </v:shape>
          <o:OLEObject Type="Embed" ProgID="Equation.3" ShapeID="_x0000_i1794" DrawAspect="Content" ObjectID="_1654737117" r:id="rId716"/>
        </w:object>
      </w:r>
      <w:r>
        <w:rPr>
          <w:rFonts w:hint="eastAsia"/>
        </w:rPr>
        <w:t>;</w:t>
      </w:r>
    </w:p>
    <w:p w14:paraId="1B9A83F5" w14:textId="77777777" w:rsidR="009552B6" w:rsidRDefault="009552B6" w:rsidP="009552B6">
      <w:pPr>
        <w:spacing w:line="300" w:lineRule="auto"/>
        <w:ind w:firstLine="420"/>
      </w:pPr>
      <w:r>
        <w:object w:dxaOrig="5720" w:dyaOrig="620" w14:anchorId="2490BDE3">
          <v:shape id="_x0000_i1795" type="#_x0000_t75" style="width:286.25pt;height:31.35pt" o:ole="">
            <v:imagedata r:id="rId717" o:title=""/>
          </v:shape>
          <o:OLEObject Type="Embed" ProgID="Equation.3" ShapeID="_x0000_i1795" DrawAspect="Content" ObjectID="_1654737118" r:id="rId718"/>
        </w:object>
      </w:r>
      <w:r>
        <w:rPr>
          <w:rFonts w:hint="eastAsia"/>
        </w:rPr>
        <w:t>；</w:t>
      </w:r>
    </w:p>
    <w:p w14:paraId="11C508C0" w14:textId="77777777" w:rsidR="009552B6" w:rsidRDefault="009552B6" w:rsidP="009552B6">
      <w:pPr>
        <w:spacing w:line="300" w:lineRule="auto"/>
        <w:ind w:firstLine="420"/>
      </w:pPr>
      <w:r>
        <w:object w:dxaOrig="3460" w:dyaOrig="520" w14:anchorId="5FD16D9A">
          <v:shape id="_x0000_i1796" type="#_x0000_t75" style="width:173.05pt;height:25.55pt" o:ole="">
            <v:imagedata r:id="rId719" o:title=""/>
          </v:shape>
          <o:OLEObject Type="Embed" ProgID="Equation.3" ShapeID="_x0000_i1796" DrawAspect="Content" ObjectID="_1654737119" r:id="rId720"/>
        </w:object>
      </w:r>
      <w:r>
        <w:rPr>
          <w:rFonts w:hint="eastAsia"/>
        </w:rPr>
        <w:t>；</w:t>
      </w:r>
    </w:p>
    <w:p w14:paraId="4EED70CF" w14:textId="77777777" w:rsidR="009552B6" w:rsidRDefault="009552B6" w:rsidP="009552B6">
      <w:pPr>
        <w:spacing w:line="300" w:lineRule="auto"/>
        <w:ind w:firstLine="420"/>
      </w:pPr>
      <w:r>
        <w:rPr>
          <w:rFonts w:hint="eastAsia"/>
        </w:rPr>
        <w:lastRenderedPageBreak/>
        <w:t xml:space="preserve">因此         </w:t>
      </w:r>
      <w:r>
        <w:rPr>
          <w:rFonts w:hint="eastAsia"/>
        </w:rPr>
        <w:object w:dxaOrig="3020" w:dyaOrig="620" w14:anchorId="0066995F">
          <v:shape id="_x0000_i1797" type="#_x0000_t75" style="width:150.95pt;height:31.35pt" o:ole="">
            <v:imagedata r:id="rId721" o:title=""/>
          </v:shape>
          <o:OLEObject Type="Embed" ProgID="Equation.3" ShapeID="_x0000_i1797" DrawAspect="Content" ObjectID="_1654737120" r:id="rId722"/>
        </w:object>
      </w:r>
    </w:p>
    <w:p w14:paraId="060DA4D9" w14:textId="77777777" w:rsidR="009552B6" w:rsidRDefault="009552B6" w:rsidP="00D046E4">
      <w:pPr>
        <w:pStyle w:val="a4"/>
        <w:numPr>
          <w:ilvl w:val="0"/>
          <w:numId w:val="16"/>
        </w:numPr>
        <w:spacing w:line="300" w:lineRule="auto"/>
        <w:ind w:firstLineChars="0"/>
      </w:pPr>
      <w:r>
        <w:rPr>
          <w:rFonts w:hint="eastAsia"/>
        </w:rPr>
        <w:t>(1)已知L是抛物线y²= x上从点(1, 1) 到点(4, 2) 的一段弧, 求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y-x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</w:p>
    <w:p w14:paraId="5479BEAB" w14:textId="77777777" w:rsidR="009552B6" w:rsidRDefault="009552B6" w:rsidP="009552B6">
      <w:pPr>
        <w:spacing w:line="300" w:lineRule="auto"/>
      </w:pPr>
      <w:r>
        <w:rPr>
          <w:rFonts w:hint="eastAsia"/>
        </w:rPr>
        <w:t xml:space="preserve">解: 化为对y的定积分. L: x = y², y从1变到2, </w:t>
      </w:r>
    </w:p>
    <w:p w14:paraId="5D949BE8" w14:textId="77777777" w:rsidR="009552B6" w:rsidRDefault="009552B6" w:rsidP="009552B6">
      <w:pPr>
        <w:spacing w:line="300" w:lineRule="auto"/>
        <w:ind w:firstLineChars="150" w:firstLine="315"/>
      </w:pPr>
      <w:r>
        <w:rPr>
          <w:rFonts w:hint="eastAsia"/>
        </w:rPr>
        <w:t>原式 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*2y+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*1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</w:p>
    <w:p w14:paraId="292E01CD" w14:textId="77777777" w:rsidR="009552B6" w:rsidRDefault="009552B6" w:rsidP="009552B6">
      <w:pPr>
        <w:spacing w:line="300" w:lineRule="auto"/>
        <w:ind w:firstLine="420"/>
      </w:pPr>
      <w:r>
        <w:rPr>
          <w:rFonts w:hint="eastAsia"/>
        </w:rPr>
        <w:t xml:space="preserve">    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14:paraId="6507EC3D" w14:textId="77777777" w:rsidR="009552B6" w:rsidRDefault="009552B6" w:rsidP="009552B6">
      <w:pPr>
        <w:spacing w:line="300" w:lineRule="auto"/>
      </w:pPr>
      <w:r>
        <w:rPr>
          <w:rFonts w:hint="eastAsia"/>
        </w:rPr>
        <w:t>(2) 已知L是从点(1, 1) 到(4, 2) 的直线段, 求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y-x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</w:p>
    <w:p w14:paraId="7BFEC709" w14:textId="77777777" w:rsidR="009552B6" w:rsidRDefault="009552B6" w:rsidP="009552B6">
      <w:pPr>
        <w:spacing w:line="300" w:lineRule="auto"/>
      </w:pPr>
      <w:r>
        <w:rPr>
          <w:rFonts w:hint="eastAsia"/>
        </w:rPr>
        <w:t xml:space="preserve">解: L的方程为y-1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2-1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4-1</m:t>
            </m:r>
          </m:den>
        </m:f>
      </m:oMath>
      <w:r>
        <w:rPr>
          <w:rFonts w:hint="eastAsia"/>
        </w:rPr>
        <w:t xml:space="preserve">(x-1) , 即x = 3y-2, y从1变到2. 化为对y的定积分计算, </w:t>
      </w:r>
    </w:p>
    <w:p w14:paraId="78268D2B" w14:textId="77777777" w:rsidR="009552B6" w:rsidRDefault="009552B6" w:rsidP="009552B6">
      <w:pPr>
        <w:spacing w:line="300" w:lineRule="auto"/>
        <w:ind w:firstLineChars="150" w:firstLine="315"/>
      </w:pPr>
      <w:r>
        <w:rPr>
          <w:rFonts w:hint="eastAsia"/>
        </w:rPr>
        <w:t xml:space="preserve">原式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3y-2+y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*3+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y-3y+2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*1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</w:p>
    <w:p w14:paraId="7A028FD9" w14:textId="77777777" w:rsidR="009552B6" w:rsidRDefault="009552B6" w:rsidP="009552B6">
      <w:pPr>
        <w:spacing w:line="300" w:lineRule="auto"/>
        <w:ind w:firstLine="420"/>
      </w:pPr>
      <w:r>
        <w:rPr>
          <w:rFonts w:hint="eastAsia"/>
        </w:rPr>
        <w:t xml:space="preserve">   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10y-4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= 11</w:t>
      </w:r>
    </w:p>
    <w:p w14:paraId="4F5560F5" w14:textId="77777777" w:rsidR="009552B6" w:rsidRDefault="009552B6" w:rsidP="009552B6">
      <w:pPr>
        <w:spacing w:line="300" w:lineRule="auto"/>
      </w:pPr>
      <w:r>
        <w:rPr>
          <w:rFonts w:hint="eastAsia"/>
        </w:rPr>
        <w:t>(3) 已知L是先沿直线从点(1, 1) 到点(1, 2) , 然后再沿直线到点(4, 2) 的折线, 求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y-x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</w:p>
    <w:p w14:paraId="19756ADA" w14:textId="77777777" w:rsidR="009552B6" w:rsidRDefault="009552B6" w:rsidP="009552B6">
      <w:pPr>
        <w:spacing w:line="300" w:lineRule="auto"/>
      </w:pPr>
      <w:r>
        <w:rPr>
          <w:rFonts w:hint="eastAsia"/>
        </w:rPr>
        <w:t>解: 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为从点(1, 1) 到点(1, 2) 的有向线段,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为从点(1, 2) 到点(4, 2) 的有向线段. 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t xml:space="preserve">, </w:t>
      </w:r>
      <w:r>
        <w:rPr>
          <w:rFonts w:hint="eastAsia"/>
        </w:rPr>
        <w:t>y从1变到2；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: </m:t>
        </m:r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=2</m:t>
        </m:r>
      </m:oMath>
      <w:r>
        <w:rPr>
          <w:rFonts w:hint="eastAsia"/>
        </w:rPr>
        <w:t>, x从1变到4. 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上, dx = 0；在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上, </w:t>
      </w:r>
      <w:proofErr w:type="spellStart"/>
      <w:r>
        <w:rPr>
          <w:rFonts w:hint="eastAsia"/>
        </w:rPr>
        <w:t>dy</w:t>
      </w:r>
      <w:proofErr w:type="spellEnd"/>
      <w:r>
        <w:rPr>
          <w:rFonts w:hint="eastAsia"/>
        </w:rPr>
        <w:t xml:space="preserve"> = 0. </w:t>
      </w:r>
    </w:p>
    <w:p w14:paraId="4890EA7D" w14:textId="77777777" w:rsidR="009552B6" w:rsidRDefault="009552B6" w:rsidP="009552B6">
      <w:pPr>
        <w:spacing w:line="300" w:lineRule="auto"/>
      </w:pPr>
      <w:r>
        <w:rPr>
          <w:rFonts w:hint="eastAsia"/>
        </w:rPr>
        <w:t xml:space="preserve">于是        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y-x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</w:t>
      </w:r>
    </w:p>
    <w:p w14:paraId="7A808736" w14:textId="77777777" w:rsidR="009552B6" w:rsidRDefault="009552B6" w:rsidP="009552B6">
      <w:pPr>
        <w:spacing w:line="300" w:lineRule="auto"/>
        <w:ind w:firstLine="420"/>
      </w:pPr>
      <w:r>
        <w:rPr>
          <w:rFonts w:hint="eastAsia"/>
        </w:rPr>
        <w:t xml:space="preserve">        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y-x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x+2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</w:p>
    <w:p w14:paraId="2FD01F99" w14:textId="77777777" w:rsidR="009552B6" w:rsidRDefault="009552B6" w:rsidP="009552B6">
      <w:pPr>
        <w:spacing w:line="300" w:lineRule="auto"/>
      </w:pPr>
      <w:r>
        <w:rPr>
          <w:rFonts w:hint="eastAsia"/>
        </w:rPr>
        <w:t xml:space="preserve">因此         原式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+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= 14</w:t>
      </w:r>
    </w:p>
    <w:p w14:paraId="5E590985" w14:textId="77777777" w:rsidR="009552B6" w:rsidRDefault="009552B6" w:rsidP="009552B6">
      <w:pPr>
        <w:spacing w:line="300" w:lineRule="auto"/>
      </w:pPr>
      <w:r>
        <w:rPr>
          <w:rFonts w:hint="eastAsia"/>
        </w:rPr>
        <w:t>(4) 已知L是曲线x = 2t²+t+1, y = t²+1上从点(1, 1) 到点(4, 2) 的一段弧, 求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x+y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y-x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</w:p>
    <w:p w14:paraId="18CF2476" w14:textId="77777777" w:rsidR="009552B6" w:rsidRDefault="009552B6" w:rsidP="009552B6">
      <w:pPr>
        <w:spacing w:line="300" w:lineRule="auto"/>
      </w:pPr>
      <w:r>
        <w:rPr>
          <w:rFonts w:hint="eastAsia"/>
        </w:rPr>
        <w:t>解: 由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2t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²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+t+1</m:t>
                </m:r>
                <m:r>
                  <m:rPr>
                    <m:sty m:val="p"/>
                  </m:rPr>
                  <w:rPr>
                    <w:rFonts w:ascii="Cambria Math" w:hint="eastAsia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t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²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+1</m:t>
                </m:r>
                <m:r>
                  <m:rPr>
                    <m:sty m:val="p"/>
                  </m:rPr>
                  <w:rPr>
                    <w:rFonts w:ascii="Cambria Math" w:hint="eastAsia"/>
                  </w:rPr>
                  <m:t>=1</m:t>
                </m:r>
              </m:e>
            </m:eqArr>
          </m:e>
        </m:d>
      </m:oMath>
      <w:r>
        <w:t xml:space="preserve">, </w:t>
      </w:r>
      <w:r>
        <w:rPr>
          <w:rFonts w:hint="eastAsia"/>
        </w:rPr>
        <w:t>可得t = 0；由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2t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²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+t+1</m:t>
                </m:r>
                <m:r>
                  <m:rPr>
                    <m:sty m:val="p"/>
                  </m:rPr>
                  <w:rPr>
                    <w:rFonts w:ascii="Cambria Math" w:hint="eastAsia"/>
                  </w:rPr>
                  <m:t>=4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t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²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+1</m:t>
                </m:r>
                <m:r>
                  <m:rPr>
                    <m:sty m:val="p"/>
                  </m:rPr>
                  <w:rPr>
                    <w:rFonts w:ascii="Cambria Math" w:hint="eastAsia"/>
                  </w:rPr>
                  <m:t>=2</m:t>
                </m:r>
              </m:e>
            </m:eqArr>
          </m:e>
        </m:d>
      </m:oMath>
      <w:r>
        <w:t xml:space="preserve">, </w:t>
      </w:r>
      <w:r>
        <w:rPr>
          <w:rFonts w:hint="eastAsia"/>
        </w:rPr>
        <w:t>可得t = 1. 因此</w:t>
      </w:r>
    </w:p>
    <w:p w14:paraId="5DB680FB" w14:textId="77777777" w:rsidR="009552B6" w:rsidRDefault="009552B6" w:rsidP="009552B6">
      <w:pPr>
        <w:spacing w:line="300" w:lineRule="auto"/>
        <w:ind w:firstLineChars="200" w:firstLine="420"/>
      </w:pPr>
      <w:r>
        <w:rPr>
          <w:rFonts w:hint="eastAsia"/>
        </w:rPr>
        <w:t xml:space="preserve">原式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+t+1+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t</m:t>
                        </m:r>
                        <m:ctrlPr>
                          <w:rPr>
                            <w:rFonts w:ascii="Cambria Math" w:hAnsi="Cambria Math" w:hint="eastAsia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4t+1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+1</m:t>
                    </m:r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t</m:t>
                        </m:r>
                        <m:ctrlPr>
                          <w:rPr>
                            <w:rFonts w:ascii="Cambria Math" w:hAnsi="Cambria Math" w:hint="eastAsia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*2t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e>
        </m:nary>
      </m:oMath>
    </w:p>
    <w:p w14:paraId="3D7F0D47" w14:textId="77777777" w:rsidR="009552B6" w:rsidRDefault="009552B6" w:rsidP="009552B6">
      <w:pPr>
        <w:spacing w:line="300" w:lineRule="auto"/>
        <w:ind w:firstLine="420"/>
      </w:pPr>
      <w:r>
        <w:rPr>
          <w:rFonts w:hint="eastAsia"/>
        </w:rPr>
        <w:t xml:space="preserve">    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+5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+9t+2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e>
        </m:nary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32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</m:oMath>
    </w:p>
    <w:p w14:paraId="4E2D2C71" w14:textId="77777777" w:rsidR="009552B6" w:rsidRDefault="009552B6" w:rsidP="00D046E4">
      <w:pPr>
        <w:pStyle w:val="a4"/>
        <w:numPr>
          <w:ilvl w:val="0"/>
          <w:numId w:val="16"/>
        </w:numPr>
        <w:spacing w:line="300" w:lineRule="auto"/>
        <w:ind w:firstLineChars="0"/>
      </w:pPr>
      <w:r>
        <w:rPr>
          <w:rFonts w:hint="eastAsia"/>
        </w:rPr>
        <w:t>(1) 已知L为在</w:t>
      </w:r>
      <w:proofErr w:type="spellStart"/>
      <w:r>
        <w:rPr>
          <w:rFonts w:hint="eastAsia"/>
        </w:rPr>
        <w:t>xoy</w:t>
      </w:r>
      <w:proofErr w:type="spellEnd"/>
      <w:r>
        <w:rPr>
          <w:rFonts w:hint="eastAsia"/>
        </w:rPr>
        <w:t>平面内沿直线从(0, 0) 到(1, 1) , 把对坐标的曲线积分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化成对弧长的第一类曲线积分. </w:t>
      </w:r>
    </w:p>
    <w:p w14:paraId="360EC81D" w14:textId="77777777" w:rsidR="009552B6" w:rsidRDefault="009552B6" w:rsidP="009552B6">
      <w:pPr>
        <w:spacing w:line="300" w:lineRule="auto"/>
      </w:pPr>
      <w:r>
        <w:rPr>
          <w:rFonts w:hint="eastAsia"/>
        </w:rPr>
        <w:t>解: L为从点(0, 0) 到(1, 1) 的有向线段, 其上任意点处的切向量的方向余弦满足</w:t>
      </w:r>
    </w:p>
    <w:p w14:paraId="701FCAF0" w14:textId="77777777" w:rsidR="009552B6" w:rsidRDefault="009552B6" w:rsidP="009552B6">
      <w:pPr>
        <w:spacing w:line="300" w:lineRule="auto"/>
        <w:ind w:firstLineChars="1400" w:firstLine="2940"/>
      </w:pPr>
      <w:r>
        <w:rPr>
          <w:rFonts w:hint="eastAsia"/>
        </w:rPr>
        <w:lastRenderedPageBreak/>
        <w:t>cosα= cosβ= cos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rad>
          </m:den>
        </m:f>
      </m:oMath>
      <w:r>
        <w:t>,</w:t>
      </w:r>
    </w:p>
    <w:p w14:paraId="0EB94131" w14:textId="77777777" w:rsidR="009552B6" w:rsidRDefault="009552B6" w:rsidP="009552B6">
      <w:pPr>
        <w:spacing w:line="300" w:lineRule="auto"/>
      </w:pPr>
      <w:r>
        <w:rPr>
          <w:rFonts w:hint="eastAsia"/>
        </w:rPr>
        <w:t xml:space="preserve">于是   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β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ds</m:t>
            </m:r>
          </m:e>
        </m:nary>
      </m:oMath>
      <w:r>
        <w:rPr>
          <w:rFonts w:hint="eastAsia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rad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ds</m:t>
        </m:r>
      </m:oMath>
    </w:p>
    <w:p w14:paraId="7406ACC5" w14:textId="77777777" w:rsidR="009552B6" w:rsidRDefault="009552B6" w:rsidP="009552B6">
      <w:pPr>
        <w:spacing w:line="300" w:lineRule="auto"/>
      </w:pPr>
      <w:r>
        <w:rPr>
          <w:rFonts w:hint="eastAsia"/>
        </w:rPr>
        <w:t>(2) 已知L为沿抛物线y = x²从点(0, 0) 到(1, 1) , 把对坐标的曲线积分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化成对弧长的第一类曲线积分. </w:t>
      </w:r>
    </w:p>
    <w:p w14:paraId="3F1EF5B5" w14:textId="77777777" w:rsidR="009552B6" w:rsidRDefault="009552B6" w:rsidP="009552B6">
      <w:pPr>
        <w:spacing w:line="300" w:lineRule="auto"/>
        <w:ind w:left="1365" w:hangingChars="650" w:hanging="1365"/>
      </w:pPr>
      <w:r>
        <w:rPr>
          <w:rFonts w:hint="eastAsia"/>
        </w:rPr>
        <w:t>解: L由如下的参数方程给出: x = x, y = x², x从0变到1, 故L的切向量的方向余弦为          cosα=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‘2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(x)</m:t>
                </m:r>
              </m:e>
            </m:rad>
          </m:den>
        </m:f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1+4x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²</m:t>
                </m:r>
              </m:e>
            </m:rad>
          </m:den>
        </m:f>
      </m:oMath>
      <w:r>
        <w:rPr>
          <w:rFonts w:hint="eastAsia"/>
        </w:rPr>
        <w:t xml:space="preserve"> ,  cosβ=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’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(x)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‘2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(x)</m:t>
                </m:r>
              </m:e>
            </m:rad>
          </m:den>
        </m:f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1+4x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²</m:t>
                </m:r>
              </m:e>
            </m:rad>
          </m:den>
        </m:f>
      </m:oMath>
      <w:r>
        <w:rPr>
          <w:rFonts w:hint="eastAsia"/>
        </w:rPr>
        <w:t xml:space="preserve"> , </w:t>
      </w:r>
    </w:p>
    <w:p w14:paraId="21C4E936" w14:textId="77777777" w:rsidR="009552B6" w:rsidRDefault="009552B6" w:rsidP="009552B6">
      <w:pPr>
        <w:spacing w:line="300" w:lineRule="auto"/>
      </w:pPr>
      <w:r>
        <w:rPr>
          <w:rFonts w:hint="eastAsia"/>
        </w:rPr>
        <w:t xml:space="preserve">于是       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1+4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²</m:t>
                    </m:r>
                  </m:e>
                </m:rad>
              </m:den>
            </m:f>
          </m:e>
        </m:nary>
        <m:r>
          <m:rPr>
            <m:sty m:val="p"/>
          </m:rPr>
          <w:rPr>
            <w:rFonts w:ascii="Cambria Math" w:hAnsi="Cambria Math"/>
          </w:rPr>
          <m:t>ds</m:t>
        </m:r>
      </m:oMath>
    </w:p>
    <w:p w14:paraId="1A3388E6" w14:textId="77777777" w:rsidR="009552B6" w:rsidRDefault="009552B6" w:rsidP="009552B6">
      <w:pPr>
        <w:spacing w:line="300" w:lineRule="auto"/>
        <w:ind w:firstLine="420"/>
      </w:pPr>
      <w:r>
        <w:rPr>
          <w:rFonts w:hint="eastAsia"/>
        </w:rPr>
        <w:t>(3) 已知L为沿上半圆周x²+y²= 2x从点(0, 0) 到(1, 1) , 把对坐标的曲线积分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化成对弧长的第一类曲线积分. </w:t>
      </w:r>
    </w:p>
    <w:p w14:paraId="46178F95" w14:textId="77777777" w:rsidR="009552B6" w:rsidRDefault="009552B6" w:rsidP="009552B6">
      <w:pPr>
        <w:spacing w:line="300" w:lineRule="auto"/>
        <w:ind w:left="1680" w:hangingChars="800" w:hanging="1680"/>
      </w:pPr>
      <w:r>
        <w:rPr>
          <w:rFonts w:hint="eastAsia"/>
        </w:rPr>
        <w:t xml:space="preserve">解: L由如下的参数方程给出: x = x, y =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²</m:t>
            </m:r>
          </m:e>
        </m:rad>
      </m:oMath>
      <w:r>
        <w:t xml:space="preserve">, </w:t>
      </w:r>
      <w:r>
        <w:rPr>
          <w:rFonts w:hint="eastAsia"/>
        </w:rPr>
        <w:t xml:space="preserve">x从0变到1, 故L的切向量的方向余弦为        cosα=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‘2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(x)</m:t>
                </m:r>
              </m:e>
            </m:rad>
          </m:den>
        </m:f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( 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x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微软雅黑" w:eastAsia="微软雅黑" w:hAnsi="微软雅黑" w:cs="微软雅黑" w:hint="eastAsia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²</m:t>
                            </m:r>
                          </m:e>
                        </m:rad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) 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hint="eastAsia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²</m:t>
            </m:r>
          </m:e>
        </m:rad>
      </m:oMath>
      <w:r>
        <w:t>；</w:t>
      </w:r>
    </w:p>
    <w:p w14:paraId="10EC3188" w14:textId="77777777" w:rsidR="009552B6" w:rsidRDefault="009552B6" w:rsidP="009552B6">
      <w:pPr>
        <w:spacing w:line="300" w:lineRule="auto"/>
        <w:ind w:firstLine="420"/>
      </w:pPr>
      <w:r>
        <w:rPr>
          <w:rFonts w:hint="eastAsia"/>
        </w:rPr>
        <w:t xml:space="preserve">            cosβ=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’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(x)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‘2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(x)</m:t>
                </m:r>
              </m:e>
            </m:rad>
          </m:den>
        </m:f>
      </m:oMath>
      <w:r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²</m:t>
                </m:r>
              </m:e>
            </m:rad>
          </m:den>
        </m:f>
      </m:oMath>
      <w:r>
        <w:t>*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²</m:t>
            </m:r>
          </m:e>
        </m:rad>
      </m:oMath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1-x , </w:t>
      </w:r>
    </w:p>
    <w:p w14:paraId="5034DF2F" w14:textId="77777777" w:rsidR="009552B6" w:rsidRDefault="009552B6" w:rsidP="009552B6">
      <w:pPr>
        <w:spacing w:line="300" w:lineRule="auto"/>
        <w:ind w:firstLine="420"/>
      </w:pPr>
      <w:r>
        <w:rPr>
          <w:rFonts w:hint="eastAsia"/>
        </w:rPr>
        <w:t xml:space="preserve">于是       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dx+Q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dy</m:t>
            </m:r>
          </m:e>
        </m:nary>
      </m:oMath>
      <w:r>
        <w:rPr>
          <w:rFonts w:hint="eastAsia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hint="eastAsia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x</m:t>
                        </m:r>
                        <m:ctrlPr>
                          <w:rPr>
                            <w:rFonts w:ascii="Cambria Math" w:hAnsi="Cambria Math" w:hint="eastAsia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</w:rPr>
              <m:t>ds</m:t>
            </m:r>
          </m:e>
        </m:nary>
      </m:oMath>
    </w:p>
    <w:p w14:paraId="1762F16F" w14:textId="77777777" w:rsidR="009552B6" w:rsidRDefault="009552B6" w:rsidP="00D046E4">
      <w:pPr>
        <w:numPr>
          <w:ilvl w:val="0"/>
          <w:numId w:val="17"/>
        </w:numPr>
        <w:spacing w:line="300" w:lineRule="auto"/>
        <w:rPr>
          <w:szCs w:val="21"/>
        </w:rPr>
      </w:pPr>
      <w:r>
        <w:rPr>
          <w:rFonts w:hint="eastAsia"/>
          <w:szCs w:val="21"/>
        </w:rPr>
        <w:t>设</w:t>
      </w:r>
      <w:r>
        <w:rPr>
          <w:rFonts w:hint="eastAsia"/>
          <w:szCs w:val="21"/>
        </w:rPr>
        <w:object w:dxaOrig="480" w:dyaOrig="320" w14:anchorId="7B167E9E">
          <v:shape id="_x0000_i1798" type="#_x0000_t75" style="width:23.8pt;height:16.25pt" o:ole="">
            <v:imagedata r:id="rId723" o:title=""/>
          </v:shape>
          <o:OLEObject Type="Embed" ProgID="Equation.3" ShapeID="_x0000_i1798" DrawAspect="Content" ObjectID="_1654737121" r:id="rId724"/>
        </w:object>
      </w:r>
      <w:r>
        <w:rPr>
          <w:rFonts w:hint="eastAsia"/>
          <w:szCs w:val="21"/>
        </w:rPr>
        <w:t>平面内有一力场</w:t>
      </w:r>
      <w:r>
        <w:rPr>
          <w:rFonts w:hint="eastAsia"/>
          <w:szCs w:val="21"/>
        </w:rPr>
        <w:object w:dxaOrig="540" w:dyaOrig="320" w14:anchorId="29045A94">
          <v:shape id="_x0000_i1799" type="#_x0000_t75" style="width:27.3pt;height:16.25pt" o:ole="">
            <v:imagedata r:id="rId725" o:title=""/>
          </v:shape>
          <o:OLEObject Type="Embed" ProgID="Equation.3" ShapeID="_x0000_i1799" DrawAspect="Content" ObjectID="_1654737122" r:id="rId726"/>
        </w:object>
      </w:r>
      <w:r>
        <w:rPr>
          <w:rFonts w:hint="eastAsia"/>
          <w:szCs w:val="21"/>
        </w:rPr>
        <w:t>, 它的方向指向原点, 大小等于点P到原点的距离.</w:t>
      </w:r>
    </w:p>
    <w:p w14:paraId="49D4DD41" w14:textId="77777777" w:rsidR="009552B6" w:rsidRDefault="009552B6" w:rsidP="009552B6">
      <w:pPr>
        <w:spacing w:line="300" w:lineRule="auto"/>
        <w:rPr>
          <w:szCs w:val="21"/>
        </w:rPr>
      </w:pPr>
      <w:r>
        <w:rPr>
          <w:rFonts w:hint="eastAsia"/>
          <w:szCs w:val="21"/>
        </w:rPr>
        <w:t>(1) 求质点从点</w:t>
      </w:r>
      <w:r>
        <w:rPr>
          <w:rFonts w:hint="eastAsia"/>
          <w:szCs w:val="21"/>
        </w:rPr>
        <w:object w:dxaOrig="680" w:dyaOrig="340" w14:anchorId="2713A646">
          <v:shape id="_x0000_i1800" type="#_x0000_t75" style="width:34.25pt;height:16.85pt" o:ole="">
            <v:imagedata r:id="rId727" o:title=""/>
          </v:shape>
          <o:OLEObject Type="Embed" ProgID="Equation.3" ShapeID="_x0000_i1800" DrawAspect="Content" ObjectID="_1654737123" r:id="rId728"/>
        </w:object>
      </w:r>
      <w:r>
        <w:rPr>
          <w:rFonts w:hint="eastAsia"/>
          <w:szCs w:val="21"/>
        </w:rPr>
        <w:t>, 沿椭圆</w:t>
      </w:r>
      <w:r>
        <w:rPr>
          <w:rFonts w:hint="eastAsia"/>
          <w:szCs w:val="21"/>
        </w:rPr>
        <w:object w:dxaOrig="1160" w:dyaOrig="660" w14:anchorId="37DEA259">
          <v:shape id="_x0000_i1801" type="#_x0000_t75" style="width:58.05pt;height:33.1pt" o:ole="">
            <v:imagedata r:id="rId729" o:title=""/>
          </v:shape>
          <o:OLEObject Type="Embed" ProgID="Equation.3" ShapeID="_x0000_i1801" DrawAspect="Content" ObjectID="_1654737124" r:id="rId730"/>
        </w:object>
      </w:r>
      <w:r>
        <w:rPr>
          <w:rFonts w:hint="eastAsia"/>
          <w:szCs w:val="21"/>
        </w:rPr>
        <w:t>逆时针运动到</w:t>
      </w:r>
      <w:r>
        <w:rPr>
          <w:rFonts w:hint="eastAsia"/>
          <w:szCs w:val="21"/>
        </w:rPr>
        <w:object w:dxaOrig="700" w:dyaOrig="340" w14:anchorId="7306FEC7">
          <v:shape id="_x0000_i1802" type="#_x0000_t75" style="width:34.85pt;height:16.85pt" o:ole="">
            <v:imagedata r:id="rId731" o:title=""/>
          </v:shape>
          <o:OLEObject Type="Embed" ProgID="Equation.3" ShapeID="_x0000_i1802" DrawAspect="Content" ObjectID="_1654737125" r:id="rId732"/>
        </w:object>
      </w:r>
      <w:r>
        <w:rPr>
          <w:rFonts w:hint="eastAsia"/>
          <w:szCs w:val="21"/>
        </w:rPr>
        <w:t>时,力场</w:t>
      </w:r>
      <w:r>
        <w:rPr>
          <w:rFonts w:hint="eastAsia"/>
          <w:szCs w:val="21"/>
        </w:rPr>
        <w:object w:dxaOrig="560" w:dyaOrig="340" w14:anchorId="6E691F50">
          <v:shape id="_x0000_i1803" type="#_x0000_t75" style="width:28.45pt;height:16.85pt" o:ole="">
            <v:imagedata r:id="rId733" o:title=""/>
          </v:shape>
          <o:OLEObject Type="Embed" ProgID="Equation.3" ShapeID="_x0000_i1803" DrawAspect="Content" ObjectID="_1654737126" r:id="rId734"/>
        </w:object>
      </w:r>
      <w:r>
        <w:rPr>
          <w:rFonts w:hint="eastAsia"/>
          <w:szCs w:val="21"/>
        </w:rPr>
        <w:t xml:space="preserve"> 做的功;</w:t>
      </w:r>
    </w:p>
    <w:p w14:paraId="0638EDB8" w14:textId="77777777" w:rsidR="009552B6" w:rsidRDefault="009552B6" w:rsidP="009552B6">
      <w:pPr>
        <w:spacing w:line="300" w:lineRule="auto"/>
        <w:rPr>
          <w:szCs w:val="21"/>
        </w:rPr>
      </w:pPr>
      <w:r>
        <w:rPr>
          <w:rFonts w:hint="eastAsia"/>
          <w:szCs w:val="21"/>
        </w:rPr>
        <w:t>(2) 质点按逆时针方向沿椭圆</w:t>
      </w:r>
      <w:r>
        <w:rPr>
          <w:rFonts w:hint="eastAsia"/>
          <w:szCs w:val="21"/>
        </w:rPr>
        <w:object w:dxaOrig="1160" w:dyaOrig="660" w14:anchorId="51E32630">
          <v:shape id="_x0000_i1804" type="#_x0000_t75" style="width:58.05pt;height:33.1pt" o:ole="">
            <v:imagedata r:id="rId729" o:title=""/>
          </v:shape>
          <o:OLEObject Type="Embed" ProgID="Equation.3" ShapeID="_x0000_i1804" DrawAspect="Content" ObjectID="_1654737127" r:id="rId735"/>
        </w:object>
      </w:r>
      <w:r>
        <w:rPr>
          <w:rFonts w:hint="eastAsia"/>
          <w:szCs w:val="21"/>
        </w:rPr>
        <w:t>运动一周时，力场</w:t>
      </w:r>
      <w:r>
        <w:rPr>
          <w:rFonts w:hint="eastAsia"/>
          <w:szCs w:val="21"/>
        </w:rPr>
        <w:object w:dxaOrig="560" w:dyaOrig="340" w14:anchorId="123CEF75">
          <v:shape id="_x0000_i1805" type="#_x0000_t75" style="width:28.45pt;height:16.85pt" o:ole="">
            <v:imagedata r:id="rId733" o:title=""/>
          </v:shape>
          <o:OLEObject Type="Embed" ProgID="Equation.3" ShapeID="_x0000_i1805" DrawAspect="Content" ObjectID="_1654737128" r:id="rId736"/>
        </w:object>
      </w:r>
      <w:r>
        <w:rPr>
          <w:rFonts w:hint="eastAsia"/>
          <w:szCs w:val="21"/>
        </w:rPr>
        <w:t>所做的功.</w:t>
      </w:r>
    </w:p>
    <w:p w14:paraId="51045CEC" w14:textId="77777777" w:rsidR="009552B6" w:rsidRDefault="009552B6" w:rsidP="009552B6">
      <w:pPr>
        <w:spacing w:line="300" w:lineRule="auto"/>
        <w:rPr>
          <w:szCs w:val="21"/>
        </w:rPr>
      </w:pPr>
      <w:r>
        <w:rPr>
          <w:rFonts w:hint="eastAsia"/>
          <w:szCs w:val="21"/>
        </w:rPr>
        <w:t>解:</w:t>
      </w:r>
    </w:p>
    <w:p w14:paraId="2F6DA29A" w14:textId="4337223E" w:rsidR="009552B6" w:rsidRPr="009552B6" w:rsidRDefault="009552B6" w:rsidP="009552B6">
      <w:pPr>
        <w:spacing w:line="300" w:lineRule="auto"/>
        <w:rPr>
          <w:rFonts w:ascii="宋体" w:eastAsia="宋体" w:hAnsi="宋体"/>
          <w:szCs w:val="21"/>
        </w:rPr>
      </w:pPr>
      <w:r>
        <w:rPr>
          <w:rFonts w:hint="eastAsia"/>
          <w:szCs w:val="21"/>
        </w:rPr>
        <w:t xml:space="preserve">(1) </w:t>
      </w:r>
      <m:oMath>
        <m:r>
          <w:ins w:id="21" w:author="a52006" w:date="2020-06-17T16:44:00Z">
            <w:rPr>
              <w:rFonts w:ascii="Cambria Math" w:eastAsia="宋体" w:hAnsi="Cambria Math"/>
              <w:szCs w:val="21"/>
            </w:rPr>
            <m:t>F=(</m:t>
          </w:ins>
        </m:r>
        <m:r>
          <w:ins w:id="22" w:author="a52006" w:date="2020-06-17T16:50:00Z">
            <w:rPr>
              <w:rFonts w:ascii="Cambria Math" w:eastAsia="宋体" w:hAnsi="Cambria Math" w:cs="微软雅黑"/>
              <w:szCs w:val="21"/>
            </w:rPr>
            <m:t>-</m:t>
          </w:ins>
        </m:r>
        <m:r>
          <w:ins w:id="23" w:author="a52006" w:date="2020-06-17T16:44:00Z">
            <w:rPr>
              <w:rFonts w:ascii="Cambria Math" w:eastAsia="宋体" w:hAnsi="Cambria Math"/>
              <w:szCs w:val="21"/>
            </w:rPr>
            <m:t>x,</m:t>
          </w:ins>
        </m:r>
        <m:r>
          <w:ins w:id="24" w:author="a52006" w:date="2020-06-17T16:50:00Z">
            <w:rPr>
              <w:rFonts w:ascii="Cambria Math" w:eastAsia="宋体" w:hAnsi="Cambria Math" w:cs="微软雅黑"/>
              <w:szCs w:val="21"/>
            </w:rPr>
            <m:t>-</m:t>
          </w:ins>
        </m:r>
        <m:r>
          <w:ins w:id="25" w:author="a52006" w:date="2020-06-17T16:44:00Z">
            <w:rPr>
              <w:rFonts w:ascii="Cambria Math" w:eastAsia="宋体" w:hAnsi="Cambria Math"/>
              <w:szCs w:val="21"/>
            </w:rPr>
            <m:t>y)</m:t>
          </w:ins>
        </m:r>
      </m:oMath>
      <w:r w:rsidRPr="009552B6">
        <w:rPr>
          <w:rFonts w:ascii="宋体" w:eastAsia="宋体" w:hAnsi="宋体" w:hint="eastAsia"/>
          <w:szCs w:val="21"/>
        </w:rPr>
        <w:t>,令</w:t>
      </w:r>
      <w:r w:rsidRPr="009552B6">
        <w:rPr>
          <w:rFonts w:ascii="宋体" w:eastAsia="宋体" w:hAnsi="宋体" w:hint="eastAsia"/>
          <w:szCs w:val="21"/>
        </w:rPr>
        <w:object w:dxaOrig="1100" w:dyaOrig="279" w14:anchorId="14680042">
          <v:shape id="_x0000_i1807" type="#_x0000_t75" style="width:55.15pt;height:13.95pt" o:ole="">
            <v:imagedata r:id="rId737" o:title=""/>
          </v:shape>
          <o:OLEObject Type="Embed" ProgID="Equation.3" ShapeID="_x0000_i1807" DrawAspect="Content" ObjectID="_1654737129" r:id="rId738"/>
        </w:object>
      </w:r>
      <w:r w:rsidRPr="009552B6">
        <w:rPr>
          <w:rFonts w:ascii="宋体" w:eastAsia="宋体" w:hAnsi="宋体" w:hint="eastAsia"/>
          <w:szCs w:val="21"/>
        </w:rPr>
        <w:t xml:space="preserve">, </w:t>
      </w:r>
      <w:r w:rsidRPr="009552B6">
        <w:rPr>
          <w:rFonts w:ascii="宋体" w:eastAsia="宋体" w:hAnsi="宋体" w:hint="eastAsia"/>
          <w:szCs w:val="21"/>
        </w:rPr>
        <w:object w:dxaOrig="1040" w:dyaOrig="320" w14:anchorId="74DEAE01">
          <v:shape id="_x0000_i1808" type="#_x0000_t75" style="width:52.25pt;height:16.25pt" o:ole="">
            <v:imagedata r:id="rId739" o:title=""/>
          </v:shape>
          <o:OLEObject Type="Embed" ProgID="Equation.3" ShapeID="_x0000_i1808" DrawAspect="Content" ObjectID="_1654737130" r:id="rId740"/>
        </w:object>
      </w:r>
    </w:p>
    <w:p w14:paraId="1C03B1C2" w14:textId="1F2D9319" w:rsidR="009552B6" w:rsidRPr="009552B6" w:rsidRDefault="009552B6" w:rsidP="009552B6">
      <w:pPr>
        <w:spacing w:line="300" w:lineRule="auto"/>
        <w:ind w:firstLineChars="150" w:firstLine="315"/>
        <w:rPr>
          <w:rFonts w:ascii="宋体" w:eastAsia="宋体" w:hAnsi="宋体"/>
          <w:szCs w:val="21"/>
        </w:rPr>
      </w:pPr>
      <m:oMathPara>
        <m:oMath>
          <m:r>
            <w:ins w:id="26" w:author="a52006" w:date="2020-06-17T16:45:00Z">
              <w:rPr>
                <w:rFonts w:ascii="Cambria Math" w:eastAsia="宋体" w:hAnsi="Cambria Math"/>
                <w:szCs w:val="21"/>
              </w:rPr>
              <m:t>W=</m:t>
            </w:ins>
          </m:r>
          <m:nary>
            <m:naryPr>
              <m:ctrlPr>
                <w:ins w:id="27" w:author="a52006" w:date="2020-06-17T16:45:00Z">
                  <w:rPr>
                    <w:rFonts w:ascii="Cambria Math" w:eastAsia="宋体" w:hAnsi="Cambria Math"/>
                    <w:i/>
                    <w:szCs w:val="21"/>
                  </w:rPr>
                </w:ins>
              </m:ctrlPr>
            </m:naryPr>
            <m:sub>
              <m:r>
                <w:ins w:id="28" w:author="a52006" w:date="2020-06-17T16:45:00Z">
                  <w:rPr>
                    <w:rFonts w:ascii="Cambria Math" w:eastAsia="宋体" w:hAnsi="Cambria Math"/>
                    <w:szCs w:val="21"/>
                  </w:rPr>
                  <m:t>0</m:t>
                </w:ins>
              </m:r>
            </m:sub>
            <m:sup>
              <m:f>
                <m:fPr>
                  <m:ctrlPr>
                    <w:ins w:id="29" w:author="a52006" w:date="2020-06-17T16:45:00Z">
                      <w:rPr>
                        <w:rFonts w:ascii="Cambria Math" w:eastAsia="宋体" w:hAnsi="Cambria Math"/>
                        <w:i/>
                        <w:szCs w:val="21"/>
                      </w:rPr>
                    </w:ins>
                  </m:ctrlPr>
                </m:fPr>
                <m:num>
                  <m:r>
                    <w:ins w:id="30" w:author="a52006" w:date="2020-06-17T16:45:00Z">
                      <w:rPr>
                        <w:rFonts w:ascii="Cambria Math" w:eastAsia="宋体" w:hAnsi="Cambria Math" w:hint="eastAsia"/>
                        <w:szCs w:val="21"/>
                      </w:rPr>
                      <m:t>π</m:t>
                    </w:ins>
                  </m:r>
                </m:num>
                <m:den>
                  <m:r>
                    <w:ins w:id="31" w:author="a52006" w:date="2020-06-17T16:46:00Z">
                      <w:rPr>
                        <w:rFonts w:ascii="Cambria Math" w:eastAsia="宋体" w:hAnsi="Cambria Math"/>
                        <w:szCs w:val="21"/>
                      </w:rPr>
                      <m:t>2</m:t>
                    </w:ins>
                  </m:r>
                </m:den>
              </m:f>
            </m:sup>
            <m:e>
              <m:d>
                <m:dPr>
                  <m:ctrlPr>
                    <w:ins w:id="32" w:author="a52006" w:date="2020-06-17T16:45:00Z">
                      <w:rPr>
                        <w:rFonts w:ascii="Cambria Math" w:eastAsia="宋体" w:hAnsi="Cambria Math"/>
                        <w:i/>
                        <w:szCs w:val="21"/>
                      </w:rPr>
                    </w:ins>
                  </m:ctrlPr>
                </m:dPr>
                <m:e>
                  <m:sSup>
                    <m:sSupPr>
                      <m:ctrlPr>
                        <w:ins w:id="33" w:author="a52006" w:date="2020-06-17T16:45:00Z"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w:ins>
                      </m:ctrlPr>
                    </m:sSupPr>
                    <m:e>
                      <m:r>
                        <w:ins w:id="34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a</m:t>
                        </w:ins>
                      </m:r>
                    </m:e>
                    <m:sup>
                      <m:r>
                        <w:ins w:id="35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w:ins>
                      </m:r>
                    </m:sup>
                  </m:sSup>
                  <m:func>
                    <m:funcPr>
                      <m:ctrlPr>
                        <w:ins w:id="36" w:author="a52006" w:date="2020-06-17T16:45:00Z"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w:ins>
                      </m:ctrlPr>
                    </m:funcPr>
                    <m:fName>
                      <m:r>
                        <w:ins w:id="37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sin</m:t>
                        </w:ins>
                      </m:r>
                    </m:fName>
                    <m:e>
                      <m:r>
                        <w:ins w:id="38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θ</m:t>
                        </w:ins>
                      </m:r>
                    </m:e>
                  </m:func>
                  <m:func>
                    <m:funcPr>
                      <m:ctrlPr>
                        <w:ins w:id="39" w:author="a52006" w:date="2020-06-17T16:45:00Z"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w:ins>
                      </m:ctrlPr>
                    </m:funcPr>
                    <m:fName>
                      <m:r>
                        <w:ins w:id="40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cos</m:t>
                        </w:ins>
                      </m:r>
                    </m:fName>
                    <m:e>
                      <m:r>
                        <w:ins w:id="41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θ</m:t>
                        </w:ins>
                      </m:r>
                    </m:e>
                  </m:func>
                  <m:r>
                    <w:ins w:id="42" w:author="a52006" w:date="2020-06-17T16:50:00Z">
                      <m:rPr>
                        <m:sty m:val="p"/>
                      </m:rPr>
                      <w:rPr>
                        <w:rFonts w:ascii="Cambria Math" w:eastAsia="宋体" w:hAnsi="Cambria Math" w:cs="微软雅黑"/>
                        <w:szCs w:val="21"/>
                      </w:rPr>
                      <m:t>-</m:t>
                    </w:ins>
                  </m:r>
                  <m:sSup>
                    <m:sSupPr>
                      <m:ctrlPr>
                        <w:ins w:id="43" w:author="a52006" w:date="2020-06-17T16:45:00Z"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w:ins>
                      </m:ctrlPr>
                    </m:sSupPr>
                    <m:e>
                      <m:r>
                        <w:ins w:id="44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b</m:t>
                        </w:ins>
                      </m:r>
                    </m:e>
                    <m:sup>
                      <m:r>
                        <w:ins w:id="45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w:ins>
                      </m:r>
                    </m:sup>
                  </m:sSup>
                  <m:func>
                    <m:funcPr>
                      <m:ctrlPr>
                        <w:ins w:id="46" w:author="a52006" w:date="2020-06-17T16:45:00Z"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w:ins>
                      </m:ctrlPr>
                    </m:funcPr>
                    <m:fName>
                      <m:r>
                        <w:ins w:id="47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sin</m:t>
                        </w:ins>
                      </m:r>
                    </m:fName>
                    <m:e>
                      <m:r>
                        <w:ins w:id="48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θ</m:t>
                        </w:ins>
                      </m:r>
                    </m:e>
                  </m:func>
                  <m:func>
                    <m:funcPr>
                      <m:ctrlPr>
                        <w:ins w:id="49" w:author="a52006" w:date="2020-06-17T16:45:00Z"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w:ins>
                      </m:ctrlPr>
                    </m:funcPr>
                    <m:fName>
                      <m:r>
                        <w:ins w:id="50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cos</m:t>
                        </w:ins>
                      </m:r>
                    </m:fName>
                    <m:e>
                      <m:r>
                        <w:ins w:id="51" w:author="a52006" w:date="2020-06-17T16:45:00Z">
                          <w:rPr>
                            <w:rFonts w:ascii="Cambria Math" w:eastAsia="宋体" w:hAnsi="Cambria Math"/>
                            <w:szCs w:val="21"/>
                          </w:rPr>
                          <m:t>θ</m:t>
                        </w:ins>
                      </m:r>
                    </m:e>
                  </m:func>
                </m:e>
              </m:d>
              <m:r>
                <w:ins w:id="52" w:author="a52006" w:date="2020-06-17T16:45:00Z">
                  <w:rPr>
                    <w:rFonts w:ascii="Cambria Math" w:eastAsia="宋体" w:hAnsi="Cambria Math"/>
                    <w:szCs w:val="21"/>
                  </w:rPr>
                  <m:t>dθ</m:t>
                </w:ins>
              </m:r>
            </m:e>
          </m:nary>
        </m:oMath>
      </m:oMathPara>
    </w:p>
    <w:p w14:paraId="54C721B6" w14:textId="6A69CC2D" w:rsidR="009552B6" w:rsidRPr="009552B6" w:rsidRDefault="009552B6" w:rsidP="009552B6">
      <w:pPr>
        <w:spacing w:line="300" w:lineRule="auto"/>
        <w:ind w:firstLineChars="250" w:firstLine="525"/>
        <w:rPr>
          <w:rFonts w:ascii="宋体" w:eastAsia="宋体" w:hAnsi="宋体"/>
          <w:szCs w:val="21"/>
        </w:rPr>
      </w:pPr>
      <w:r w:rsidRPr="009552B6">
        <w:rPr>
          <w:rFonts w:ascii="宋体" w:eastAsia="宋体" w:hAnsi="宋体" w:hint="eastAsia"/>
          <w:szCs w:val="21"/>
        </w:rPr>
        <w:t xml:space="preserve">= </w:t>
      </w:r>
      <m:oMath>
        <m:f>
          <m:fPr>
            <m:ctrlPr>
              <w:ins w:id="53" w:author="a52006" w:date="2020-06-17T16:46:00Z">
                <w:rPr>
                  <w:rFonts w:ascii="Cambria Math" w:eastAsia="宋体" w:hAnsi="Cambria Math"/>
                  <w:i/>
                  <w:szCs w:val="21"/>
                </w:rPr>
              </w:ins>
            </m:ctrlPr>
          </m:fPr>
          <m:num>
            <m:sSup>
              <m:sSupPr>
                <m:ctrlPr>
                  <w:ins w:id="54" w:author="a52006" w:date="2020-06-17T16:46:00Z">
                    <w:rPr>
                      <w:rFonts w:ascii="Cambria Math" w:eastAsia="宋体" w:hAnsi="Cambria Math"/>
                      <w:i/>
                      <w:szCs w:val="21"/>
                    </w:rPr>
                  </w:ins>
                </m:ctrlPr>
              </m:sSupPr>
              <m:e>
                <m:r>
                  <w:ins w:id="55" w:author="a52006" w:date="2020-06-17T16:46:00Z">
                    <w:rPr>
                      <w:rFonts w:ascii="Cambria Math" w:eastAsia="宋体" w:hAnsi="Cambria Math"/>
                      <w:szCs w:val="21"/>
                    </w:rPr>
                    <m:t>a</m:t>
                  </w:ins>
                </m:r>
              </m:e>
              <m:sup>
                <m:r>
                  <w:ins w:id="56" w:author="a52006" w:date="2020-06-17T16:46:00Z">
                    <w:rPr>
                      <w:rFonts w:ascii="Cambria Math" w:eastAsia="宋体" w:hAnsi="Cambria Math"/>
                      <w:szCs w:val="21"/>
                    </w:rPr>
                    <m:t>2</m:t>
                  </w:ins>
                </m:r>
              </m:sup>
            </m:sSup>
            <m:r>
              <w:ins w:id="57" w:author="a52006" w:date="2020-06-17T16:50:00Z">
                <m:rPr>
                  <m:sty m:val="p"/>
                </m:rPr>
                <w:rPr>
                  <w:rFonts w:ascii="Cambria Math" w:eastAsia="宋体" w:hAnsi="Cambria Math" w:cs="微软雅黑"/>
                  <w:szCs w:val="21"/>
                </w:rPr>
                <m:t>-</m:t>
              </w:ins>
            </m:r>
            <m:sSup>
              <m:sSupPr>
                <m:ctrlPr>
                  <w:ins w:id="58" w:author="a52006" w:date="2020-06-17T16:46:00Z">
                    <w:rPr>
                      <w:rFonts w:ascii="Cambria Math" w:eastAsia="宋体" w:hAnsi="Cambria Math"/>
                      <w:i/>
                      <w:szCs w:val="21"/>
                    </w:rPr>
                  </w:ins>
                </m:ctrlPr>
              </m:sSupPr>
              <m:e>
                <m:r>
                  <w:ins w:id="59" w:author="a52006" w:date="2020-06-17T16:46:00Z">
                    <w:rPr>
                      <w:rFonts w:ascii="Cambria Math" w:eastAsia="宋体" w:hAnsi="Cambria Math"/>
                      <w:szCs w:val="21"/>
                    </w:rPr>
                    <m:t>b</m:t>
                  </w:ins>
                </m:r>
              </m:e>
              <m:sup>
                <m:r>
                  <w:ins w:id="60" w:author="a52006" w:date="2020-06-17T16:46:00Z">
                    <w:rPr>
                      <w:rFonts w:ascii="Cambria Math" w:eastAsia="宋体" w:hAnsi="Cambria Math"/>
                      <w:szCs w:val="21"/>
                    </w:rPr>
                    <m:t>2</m:t>
                  </w:ins>
                </m:r>
              </m:sup>
            </m:sSup>
          </m:num>
          <m:den>
            <m:r>
              <w:ins w:id="61" w:author="a52006" w:date="2020-06-17T17:02:00Z">
                <w:rPr>
                  <w:rFonts w:ascii="Cambria Math" w:eastAsia="宋体" w:hAnsi="Cambria Math"/>
                  <w:szCs w:val="21"/>
                </w:rPr>
                <m:t>4</m:t>
              </w:ins>
            </m:r>
          </m:den>
        </m:f>
        <m:nary>
          <m:naryPr>
            <m:ctrlPr>
              <w:ins w:id="62" w:author="a52006" w:date="2020-06-17T16:46:00Z">
                <w:rPr>
                  <w:rFonts w:ascii="Cambria Math" w:eastAsia="宋体" w:hAnsi="Cambria Math"/>
                  <w:i/>
                  <w:szCs w:val="21"/>
                </w:rPr>
              </w:ins>
            </m:ctrlPr>
          </m:naryPr>
          <m:sub>
            <m:r>
              <w:ins w:id="63" w:author="a52006" w:date="2020-06-17T16:46:00Z">
                <w:rPr>
                  <w:rFonts w:ascii="Cambria Math" w:eastAsia="宋体" w:hAnsi="Cambria Math"/>
                  <w:szCs w:val="21"/>
                </w:rPr>
                <m:t>0</m:t>
              </w:ins>
            </m:r>
          </m:sub>
          <m:sup>
            <m:f>
              <m:fPr>
                <m:ctrlPr>
                  <w:ins w:id="64" w:author="a52006" w:date="2020-06-17T16:46:00Z">
                    <w:rPr>
                      <w:rFonts w:ascii="Cambria Math" w:eastAsia="宋体" w:hAnsi="Cambria Math"/>
                      <w:i/>
                      <w:szCs w:val="21"/>
                    </w:rPr>
                  </w:ins>
                </m:ctrlPr>
              </m:fPr>
              <m:num>
                <m:r>
                  <w:ins w:id="65" w:author="a52006" w:date="2020-06-17T16:46:00Z">
                    <w:rPr>
                      <w:rFonts w:ascii="Cambria Math" w:eastAsia="宋体" w:hAnsi="Cambria Math" w:hint="eastAsia"/>
                      <w:szCs w:val="21"/>
                    </w:rPr>
                    <m:t>π</m:t>
                  </w:ins>
                </m:r>
              </m:num>
              <m:den>
                <m:r>
                  <w:ins w:id="66" w:author="a52006" w:date="2020-06-17T16:46:00Z">
                    <w:rPr>
                      <w:rFonts w:ascii="Cambria Math" w:eastAsia="宋体" w:hAnsi="Cambria Math"/>
                      <w:szCs w:val="21"/>
                    </w:rPr>
                    <m:t>2</m:t>
                  </w:ins>
                </m:r>
              </m:den>
            </m:f>
          </m:sup>
          <m:e>
            <m:func>
              <m:funcPr>
                <m:ctrlPr>
                  <w:ins w:id="67" w:author="a52006" w:date="2020-06-17T16:46:00Z">
                    <w:rPr>
                      <w:rFonts w:ascii="Cambria Math" w:eastAsia="宋体" w:hAnsi="Cambria Math"/>
                      <w:i/>
                      <w:szCs w:val="21"/>
                    </w:rPr>
                  </w:ins>
                </m:ctrlPr>
              </m:funcPr>
              <m:fName>
                <m:r>
                  <w:ins w:id="68" w:author="a52006" w:date="2020-06-17T16:46:00Z">
                    <w:rPr>
                      <w:rFonts w:ascii="Cambria Math" w:eastAsia="宋体" w:hAnsi="Cambria Math"/>
                      <w:szCs w:val="21"/>
                    </w:rPr>
                    <m:t>sin</m:t>
                  </w:ins>
                </m:r>
              </m:fName>
              <m:e>
                <m:r>
                  <w:ins w:id="69" w:author="a52006" w:date="2020-06-17T17:02:00Z">
                    <w:rPr>
                      <w:rFonts w:ascii="Cambria Math" w:eastAsia="宋体" w:hAnsi="Cambria Math"/>
                      <w:szCs w:val="21"/>
                    </w:rPr>
                    <m:t>2θ</m:t>
                  </w:ins>
                </m:r>
              </m:e>
            </m:func>
            <m:r>
              <w:ins w:id="70" w:author="a52006" w:date="2020-06-17T16:46:00Z">
                <w:rPr>
                  <w:rFonts w:ascii="Cambria Math" w:eastAsia="宋体" w:hAnsi="Cambria Math"/>
                  <w:szCs w:val="21"/>
                </w:rPr>
                <m:t>d</m:t>
              </w:ins>
            </m:r>
            <m:r>
              <w:ins w:id="71" w:author="a52006" w:date="2020-06-17T17:02:00Z">
                <w:rPr>
                  <w:rFonts w:ascii="Cambria Math" w:eastAsia="宋体" w:hAnsi="Cambria Math"/>
                  <w:szCs w:val="21"/>
                </w:rPr>
                <m:t>2</m:t>
              </w:ins>
            </m:r>
            <m:r>
              <w:ins w:id="72" w:author="a52006" w:date="2020-06-17T16:46:00Z">
                <w:rPr>
                  <w:rFonts w:ascii="Cambria Math" w:eastAsia="宋体" w:hAnsi="Cambria Math"/>
                  <w:szCs w:val="21"/>
                </w:rPr>
                <m:t>θ</m:t>
              </w:ins>
            </m:r>
          </m:e>
        </m:nary>
      </m:oMath>
    </w:p>
    <w:p w14:paraId="766532D5" w14:textId="795FAC72" w:rsidR="009552B6" w:rsidRPr="009552B6" w:rsidRDefault="009552B6" w:rsidP="009552B6">
      <w:pPr>
        <w:spacing w:line="300" w:lineRule="auto"/>
        <w:ind w:firstLineChars="250" w:firstLine="525"/>
        <w:rPr>
          <w:rFonts w:ascii="宋体" w:eastAsia="宋体" w:hAnsi="宋体"/>
          <w:szCs w:val="21"/>
        </w:rPr>
      </w:pPr>
      <w:r w:rsidRPr="009552B6">
        <w:rPr>
          <w:rFonts w:ascii="宋体" w:eastAsia="宋体" w:hAnsi="宋体" w:hint="eastAsia"/>
          <w:szCs w:val="21"/>
        </w:rPr>
        <w:t xml:space="preserve">= </w:t>
      </w:r>
      <m:oMath>
        <m:f>
          <m:fPr>
            <m:ctrlPr>
              <w:ins w:id="73" w:author="a52006" w:date="2020-06-17T16:46:00Z">
                <w:rPr>
                  <w:rFonts w:ascii="Cambria Math" w:eastAsia="宋体" w:hAnsi="Cambria Math"/>
                  <w:i/>
                  <w:szCs w:val="21"/>
                </w:rPr>
              </w:ins>
            </m:ctrlPr>
          </m:fPr>
          <m:num>
            <m:sSup>
              <m:sSupPr>
                <m:ctrlPr>
                  <w:ins w:id="74" w:author="a52006" w:date="2020-06-17T16:46:00Z">
                    <w:rPr>
                      <w:rFonts w:ascii="Cambria Math" w:eastAsia="宋体" w:hAnsi="Cambria Math"/>
                      <w:i/>
                      <w:szCs w:val="21"/>
                    </w:rPr>
                  </w:ins>
                </m:ctrlPr>
              </m:sSupPr>
              <m:e>
                <m:sSup>
                  <m:sSupPr>
                    <m:ctrlPr>
                      <w:ins w:id="75" w:author="a52006" w:date="2020-06-17T16:46:00Z">
                        <w:rPr>
                          <w:rFonts w:ascii="Cambria Math" w:eastAsia="宋体" w:hAnsi="Cambria Math"/>
                          <w:i/>
                          <w:szCs w:val="21"/>
                        </w:rPr>
                      </w:ins>
                    </m:ctrlPr>
                  </m:sSupPr>
                  <m:e>
                    <m:r>
                      <w:ins w:id="76" w:author="a52006" w:date="2020-06-17T16:46:00Z">
                        <w:rPr>
                          <w:rFonts w:ascii="Cambria Math" w:eastAsia="宋体" w:hAnsi="Cambria Math"/>
                          <w:szCs w:val="21"/>
                        </w:rPr>
                        <m:t>a</m:t>
                      </w:ins>
                    </m:r>
                  </m:e>
                  <m:sup>
                    <m:r>
                      <w:ins w:id="77" w:author="a52006" w:date="2020-06-17T16:46:00Z">
                        <w:rPr>
                          <w:rFonts w:ascii="Cambria Math" w:eastAsia="宋体" w:hAnsi="Cambria Math"/>
                          <w:szCs w:val="21"/>
                        </w:rPr>
                        <m:t>2</m:t>
                      </w:ins>
                    </m:r>
                  </m:sup>
                </m:sSup>
                <m:r>
                  <w:ins w:id="78" w:author="a52006" w:date="2020-06-17T16:50:00Z">
                    <m:rPr>
                      <m:sty m:val="p"/>
                    </m:rPr>
                    <w:rPr>
                      <w:rFonts w:ascii="Cambria Math" w:eastAsia="宋体" w:hAnsi="Cambria Math" w:cs="微软雅黑"/>
                      <w:szCs w:val="21"/>
                    </w:rPr>
                    <m:t>-</m:t>
                  </w:ins>
                </m:r>
                <m:r>
                  <w:ins w:id="79" w:author="a52006" w:date="2020-06-17T16:46:00Z">
                    <w:rPr>
                      <w:rFonts w:ascii="Cambria Math" w:eastAsia="宋体" w:hAnsi="Cambria Math"/>
                      <w:szCs w:val="21"/>
                    </w:rPr>
                    <m:t>b</m:t>
                  </w:ins>
                </m:r>
              </m:e>
              <m:sup>
                <m:r>
                  <w:ins w:id="80" w:author="a52006" w:date="2020-06-17T16:46:00Z">
                    <w:rPr>
                      <w:rFonts w:ascii="Cambria Math" w:eastAsia="宋体" w:hAnsi="Cambria Math"/>
                      <w:szCs w:val="21"/>
                    </w:rPr>
                    <m:t>2</m:t>
                  </w:ins>
                </m:r>
              </m:sup>
            </m:sSup>
          </m:num>
          <m:den>
            <m:r>
              <w:ins w:id="81" w:author="a52006" w:date="2020-06-17T16:46:00Z">
                <w:rPr>
                  <w:rFonts w:ascii="Cambria Math" w:eastAsia="宋体" w:hAnsi="Cambria Math"/>
                  <w:szCs w:val="21"/>
                </w:rPr>
                <m:t>2</m:t>
              </w:ins>
            </m:r>
          </m:den>
        </m:f>
      </m:oMath>
    </w:p>
    <w:p w14:paraId="235C0EEA" w14:textId="77777777" w:rsidR="009552B6" w:rsidRDefault="009552B6" w:rsidP="009552B6">
      <w:pPr>
        <w:spacing w:line="300" w:lineRule="auto"/>
        <w:rPr>
          <w:szCs w:val="21"/>
        </w:rPr>
      </w:pPr>
      <w:r>
        <w:rPr>
          <w:rFonts w:hint="eastAsia"/>
          <w:szCs w:val="21"/>
        </w:rPr>
        <w:lastRenderedPageBreak/>
        <w:t xml:space="preserve">(2) 同理, </w:t>
      </w:r>
      <w:r>
        <w:rPr>
          <w:rFonts w:hint="eastAsia"/>
          <w:szCs w:val="21"/>
        </w:rPr>
        <w:object w:dxaOrig="640" w:dyaOrig="280" w14:anchorId="5AE1445C">
          <v:shape id="_x0000_i1812" type="#_x0000_t75" style="width:31.95pt;height:13.95pt" o:ole="">
            <v:imagedata r:id="rId741" o:title=""/>
          </v:shape>
          <o:OLEObject Type="Embed" ProgID="Equation.3" ShapeID="_x0000_i1812" DrawAspect="Content" ObjectID="_1654737131" r:id="rId742"/>
        </w:object>
      </w:r>
    </w:p>
    <w:p w14:paraId="194B7CF1" w14:textId="77777777" w:rsidR="00E8665E" w:rsidRPr="00494EE8" w:rsidRDefault="00E8665E" w:rsidP="00E8665E">
      <w:pPr>
        <w:spacing w:line="300" w:lineRule="auto"/>
        <w:ind w:firstLineChars="1400" w:firstLine="4216"/>
        <w:rPr>
          <w:rFonts w:ascii="宋体" w:eastAsia="宋体" w:hAnsi="宋体" w:cs="Times New Roman"/>
          <w:b/>
          <w:bCs/>
          <w:sz w:val="30"/>
          <w:szCs w:val="30"/>
        </w:rPr>
      </w:pPr>
      <w:r w:rsidRPr="00494EE8">
        <w:rPr>
          <w:rFonts w:ascii="宋体" w:eastAsia="宋体" w:hAnsi="宋体" w:cs="Times New Roman" w:hint="eastAsia"/>
          <w:b/>
          <w:bCs/>
          <w:sz w:val="30"/>
          <w:szCs w:val="30"/>
        </w:rPr>
        <w:t>18.格林公式</w:t>
      </w:r>
    </w:p>
    <w:p w14:paraId="0004E7D2" w14:textId="77777777" w:rsidR="00E8665E" w:rsidRPr="00DE4BDE" w:rsidRDefault="00E8665E" w:rsidP="00E866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1.采用第二类曲线积分和格林公式分别计算</w:t>
      </w:r>
    </w:p>
    <w:p w14:paraId="573E1497" w14:textId="77777777" w:rsidR="00E8665E" w:rsidRPr="00DE4BDE" w:rsidRDefault="00E8665E" w:rsidP="00E866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m:oMathPara>
        <m:oMath>
          <m:nary>
            <m:naryPr>
              <m:chr m:val="∮"/>
              <m:limLoc m:val="subSup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L</m:t>
              </m:r>
            </m:sub>
            <m:sup/>
            <m:e>
              <m:r>
                <w:rPr>
                  <w:rFonts w:ascii="Cambria Math" w:eastAsia="宋体" w:hAnsi="Cambria Math" w:cs="Times New Roman"/>
                  <w:szCs w:val="21"/>
                </w:rPr>
                <m:t>(2xy-</m:t>
              </m:r>
            </m:e>
          </m:nary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x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)dx+</m:t>
          </m:r>
          <m:d>
            <m:d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x+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sup>
              </m:sSup>
            </m:e>
          </m:d>
          <m:r>
            <w:rPr>
              <w:rFonts w:ascii="Cambria Math" w:eastAsia="宋体" w:hAnsi="Cambria Math" w:cs="Times New Roman"/>
              <w:szCs w:val="21"/>
            </w:rPr>
            <m:t>dy</m:t>
          </m:r>
        </m:oMath>
      </m:oMathPara>
    </w:p>
    <w:p w14:paraId="03A8D2A1" w14:textId="77777777" w:rsidR="00E8665E" w:rsidRPr="00DE4BDE" w:rsidRDefault="00E8665E" w:rsidP="00E866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其中L为抛物线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=x</m:t>
        </m:r>
      </m:oMath>
      <w:r w:rsidRPr="00DE4BDE">
        <w:rPr>
          <w:rFonts w:ascii="宋体" w:eastAsia="宋体" w:hAnsi="宋体" w:cs="Times New Roman" w:hint="eastAsia"/>
          <w:szCs w:val="21"/>
        </w:rPr>
        <w:t>和</w:t>
      </w:r>
      <m:oMath>
        <m:r>
          <w:rPr>
            <w:rFonts w:ascii="Cambria Math" w:eastAsia="宋体" w:hAnsi="Cambria Math" w:cs="Times New Roman"/>
            <w:szCs w:val="21"/>
          </w:rPr>
          <m:t>y</m:t>
        </m:r>
        <m:r>
          <w:rPr>
            <w:rFonts w:ascii="Cambria Math" w:eastAsia="宋体" w:hAnsi="Cambria Math" w:cs="Times New Roman" w:hint="eastAsia"/>
            <w:szCs w:val="21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</m:oMath>
      <w:r w:rsidRPr="00DE4BDE">
        <w:rPr>
          <w:rFonts w:ascii="宋体" w:eastAsia="宋体" w:hAnsi="宋体" w:cs="Times New Roman" w:hint="eastAsia"/>
          <w:szCs w:val="21"/>
        </w:rPr>
        <w:t>所围成区域的正向边界曲线</w:t>
      </w:r>
      <w:r w:rsidRPr="00DE4BDE">
        <w:rPr>
          <w:rFonts w:ascii="宋体" w:eastAsia="宋体" w:hAnsi="宋体" w:cs="Times New Roman"/>
          <w:szCs w:val="21"/>
        </w:rPr>
        <w:t xml:space="preserve">, </w:t>
      </w:r>
      <w:r w:rsidRPr="00DE4BDE">
        <w:rPr>
          <w:rFonts w:ascii="宋体" w:eastAsia="宋体" w:hAnsi="宋体" w:cs="Times New Roman" w:hint="eastAsia"/>
          <w:szCs w:val="21"/>
        </w:rPr>
        <w:t>并据此验证格林公式的正确性.</w:t>
      </w:r>
      <w:r w:rsidRPr="00DE4BDE">
        <w:rPr>
          <w:rFonts w:ascii="宋体" w:eastAsia="宋体" w:hAnsi="宋体" w:cs="Times New Roman"/>
          <w:szCs w:val="21"/>
        </w:rPr>
        <w:t xml:space="preserve"> </w:t>
      </w:r>
    </w:p>
    <w:p w14:paraId="7EA52FCB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解:</w:t>
      </w:r>
      <w:r w:rsidRPr="00DE4BDE">
        <w:rPr>
          <w:rFonts w:ascii="宋体" w:eastAsia="宋体" w:hAnsi="宋体" w:cs="Times New Roman"/>
          <w:szCs w:val="21"/>
        </w:rPr>
        <w:t xml:space="preserve"> </w:t>
      </w:r>
    </w:p>
    <w:p w14:paraId="22277FA0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第二类曲线积分:</w:t>
      </w:r>
    </w:p>
    <w:p w14:paraId="6057E0C9" w14:textId="77777777" w:rsidR="00E8665E" w:rsidRPr="00DE4BDE" w:rsidRDefault="00E8665E" w:rsidP="00E866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L</m:t>
              </m:r>
            </m:e>
            <m:sub>
              <m:r>
                <w:rPr>
                  <w:rFonts w:ascii="Cambria Math" w:eastAsia="宋体" w:hAnsi="Cambria Math" w:cs="Times New Roman" w:hint="eastAsia"/>
                  <w:szCs w:val="21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  <w:szCs w:val="21"/>
            </w:rPr>
            <m:t>: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x=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y=y</m:t>
                  </m:r>
                </m:e>
              </m:eqArr>
            </m:e>
          </m:d>
          <m:r>
            <w:rPr>
              <w:rFonts w:ascii="Cambria Math" w:eastAsia="宋体" w:hAnsi="Cambria Math" w:cs="Times New Roman"/>
              <w:szCs w:val="21"/>
            </w:rPr>
            <m:t xml:space="preserve">  </m:t>
          </m:r>
          <m:d>
            <m:d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y:1→0</m:t>
              </m:r>
            </m:e>
          </m:d>
          <m:r>
            <w:rPr>
              <w:rFonts w:ascii="Cambria Math" w:eastAsia="宋体" w:hAnsi="Cambria Math" w:cs="Times New Roman"/>
              <w:szCs w:val="21"/>
            </w:rPr>
            <m:t xml:space="preserve">             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Cs w:val="21"/>
            </w:rPr>
            <m:t>: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x=x</m:t>
                  </m:r>
                </m:e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y=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eastAsia="宋体" w:hAnsi="Cambria Math" w:cs="Times New Roman"/>
              <w:szCs w:val="21"/>
            </w:rPr>
            <m:t xml:space="preserve">  (x:0→1)</m:t>
          </m:r>
        </m:oMath>
      </m:oMathPara>
    </w:p>
    <w:p w14:paraId="265759AF" w14:textId="77777777" w:rsidR="00E8665E" w:rsidRPr="00DE4BDE" w:rsidRDefault="00E8665E" w:rsidP="00E866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w:bookmarkStart w:id="82" w:name="_Hlk43035471"/>
              <m:r>
                <w:rPr>
                  <w:rFonts w:ascii="Cambria Math" w:eastAsia="宋体" w:hAnsi="Cambria Math" w:cs="Times New Roman"/>
                  <w:szCs w:val="21"/>
                </w:rPr>
                <m:t>I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1</m:t>
              </m:r>
              <w:bookmarkEnd w:id="82"/>
            </m:sub>
          </m:sSub>
          <m:r>
            <w:rPr>
              <w:rFonts w:ascii="Cambria Math" w:eastAsia="宋体" w:hAnsi="Cambria Math" w:cs="Times New Roman"/>
              <w:szCs w:val="21"/>
            </w:rPr>
            <m:t>=</m:t>
          </m:r>
          <m:nary>
            <m:naryPr>
              <m:chr m:val="∮"/>
              <m:limLoc m:val="subSup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L</m:t>
              </m:r>
            </m:sub>
            <m:sup/>
            <m:e>
              <m:r>
                <w:rPr>
                  <w:rFonts w:ascii="Cambria Math" w:eastAsia="宋体" w:hAnsi="Cambria Math" w:cs="Times New Roman"/>
                  <w:szCs w:val="21"/>
                </w:rPr>
                <m:t>(2xy-</m:t>
              </m:r>
            </m:e>
          </m:nary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x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)dx+</m:t>
          </m:r>
          <m:d>
            <m:d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x+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sup>
              </m:sSup>
            </m:e>
          </m:d>
          <m:r>
            <w:rPr>
              <w:rFonts w:ascii="Cambria Math" w:eastAsia="宋体" w:hAnsi="Cambria Math" w:cs="Times New Roman"/>
              <w:szCs w:val="21"/>
            </w:rPr>
            <m:t>dy</m:t>
          </m:r>
        </m:oMath>
      </m:oMathPara>
    </w:p>
    <w:p w14:paraId="0018602D" w14:textId="77777777" w:rsidR="00E8665E" w:rsidRPr="00DE4BDE" w:rsidRDefault="00E8665E" w:rsidP="00E8665E">
      <w:pPr>
        <w:spacing w:line="300" w:lineRule="auto"/>
        <w:jc w:val="left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L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sub>
            </m:sSub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(2xy-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)dx+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宋体" w:hAnsi="Cambria Math" w:cs="Times New Roman"/>
                <w:szCs w:val="21"/>
              </w:rPr>
              <m:t>dy</m:t>
            </m:r>
          </m:e>
        </m:nary>
        <m:r>
          <w:rPr>
            <w:rFonts w:ascii="Cambria Math" w:eastAsia="宋体" w:hAnsi="Cambria Math" w:cs="Times New Roman"/>
            <w:szCs w:val="21"/>
          </w:rPr>
          <m:t>+</m:t>
        </m:r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L</m:t>
                </m:r>
              </m:e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b>
            </m:sSub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(2xy-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)dx+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宋体" w:hAnsi="Cambria Math" w:cs="Times New Roman"/>
                <w:szCs w:val="21"/>
              </w:rPr>
              <m:t>dy</m:t>
            </m:r>
          </m:e>
        </m:nary>
      </m:oMath>
    </w:p>
    <w:p w14:paraId="422E4A68" w14:textId="77777777" w:rsidR="00E8665E" w:rsidRPr="00DE4BDE" w:rsidRDefault="00E8665E" w:rsidP="00E8665E">
      <w:pPr>
        <w:spacing w:line="300" w:lineRule="auto"/>
        <w:ind w:firstLineChars="50" w:firstLine="105"/>
        <w:jc w:val="left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(2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sup>
            </m:sSup>
          </m:e>
        </m:nary>
        <m:r>
          <w:rPr>
            <w:rFonts w:ascii="Cambria Math" w:eastAsia="宋体" w:hAnsi="Cambria Math" w:cs="Times New Roman"/>
            <w:szCs w:val="21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4</m:t>
            </m:r>
          </m:sup>
        </m:sSup>
        <m:r>
          <w:rPr>
            <w:rFonts w:ascii="Cambria Math" w:eastAsia="宋体" w:hAnsi="Cambria Math" w:cs="Times New Roman"/>
            <w:szCs w:val="21"/>
          </w:rPr>
          <m:t>)2ydy+2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dy+</m:t>
        </m:r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1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(2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sup>
            </m:sSup>
          </m:e>
        </m:nary>
        <m:r>
          <w:rPr>
            <w:rFonts w:ascii="Cambria Math" w:eastAsia="宋体" w:hAnsi="Cambria Math" w:cs="Times New Roman"/>
            <w:szCs w:val="21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)dx+(x+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4</m:t>
            </m:r>
          </m:sup>
        </m:sSup>
        <m:r>
          <w:rPr>
            <w:rFonts w:ascii="Cambria Math" w:eastAsia="宋体" w:hAnsi="Cambria Math" w:cs="Times New Roman"/>
            <w:szCs w:val="21"/>
          </w:rPr>
          <m:t>)2xdx</m:t>
        </m:r>
      </m:oMath>
    </w:p>
    <w:p w14:paraId="04E94A22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30</m:t>
            </m:r>
          </m:den>
        </m:f>
      </m:oMath>
    </w:p>
    <w:p w14:paraId="04CDAD02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格林公式:</w:t>
      </w:r>
    </w:p>
    <w:p w14:paraId="6172D11C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>D: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(x,y)</m:t>
              </m:r>
            </m:e>
            <m:e>
              <m:r>
                <w:rPr>
                  <w:rFonts w:ascii="Cambria Math" w:eastAsia="宋体" w:hAnsi="Cambria Math" w:cs="Times New Roman"/>
                  <w:szCs w:val="21"/>
                </w:rPr>
                <m:t>0≤x≤1,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  <w:szCs w:val="21"/>
                </w:rPr>
                <m:t>≤y≤</m:t>
              </m:r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</m:t>
                  </m:r>
                </m:e>
              </m:rad>
            </m:e>
          </m:d>
        </m:oMath>
      </m:oMathPara>
    </w:p>
    <w:p w14:paraId="0CCCFF88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I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szCs w:val="21"/>
            </w:rPr>
            <m:t>=</m:t>
          </m:r>
          <m:nary>
            <m:naryPr>
              <m:chr m:val="∬"/>
              <m:limLoc m:val="subSup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D</m:t>
              </m:r>
            </m:sub>
            <m:sup/>
            <m:e>
              <m:r>
                <w:rPr>
                  <w:rFonts w:ascii="Cambria Math" w:eastAsia="宋体" w:hAnsi="Cambria Math" w:cs="Times New Roman"/>
                  <w:szCs w:val="21"/>
                </w:rPr>
                <m:t>(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∂(x+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  <w:szCs w:val="21"/>
                    </w:rPr>
                    <m:t>)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∂x</m:t>
                  </m:r>
                </m:den>
              </m:f>
            </m:e>
          </m:nary>
          <m:r>
            <w:rPr>
              <w:rFonts w:ascii="Cambria Math" w:eastAsia="宋体" w:hAnsi="Cambria Math" w:cs="Times New Roman"/>
              <w:szCs w:val="21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∂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2xy-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宋体" w:hAnsi="Cambria Math" w:cs="Times New Roman"/>
                  <w:szCs w:val="21"/>
                </w:rPr>
                <m:t>∂y</m:t>
              </m:r>
            </m:den>
          </m:f>
          <m:r>
            <w:rPr>
              <w:rFonts w:ascii="Cambria Math" w:eastAsia="宋体" w:hAnsi="Cambria Math" w:cs="Times New Roman"/>
              <w:szCs w:val="21"/>
            </w:rPr>
            <m:t>)dxdy</m:t>
          </m:r>
        </m:oMath>
      </m:oMathPara>
    </w:p>
    <w:p w14:paraId="2F73CE83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1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dx</m:t>
            </m:r>
            <m:nary>
              <m:naryPr>
                <m:limLoc m:val="subSup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sub>
              <m:sup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</m:rad>
              </m:sup>
              <m:e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1-2x</m:t>
                    </m:r>
                  </m:e>
                </m:d>
                <m:r>
                  <w:rPr>
                    <w:rFonts w:ascii="Cambria Math" w:eastAsia="宋体" w:hAnsi="Cambria Math" w:cs="Times New Roman"/>
                    <w:szCs w:val="21"/>
                  </w:rPr>
                  <m:t>dy</m:t>
                </m:r>
              </m:e>
            </m:nary>
          </m:e>
        </m:nary>
      </m:oMath>
    </w:p>
    <w:p w14:paraId="08C643B8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1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(</m:t>
            </m:r>
            <m:rad>
              <m:radPr>
                <m:degHide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rad>
          </m:e>
        </m:nary>
        <m:r>
          <w:rPr>
            <w:rFonts w:ascii="Cambria Math" w:eastAsia="宋体" w:hAnsi="Cambria Math" w:cs="Times New Roman"/>
            <w:szCs w:val="21"/>
          </w:rPr>
          <m:t>-2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den>
            </m:f>
          </m:sup>
        </m:sSup>
        <m:r>
          <w:rPr>
            <w:rFonts w:ascii="Cambria Math" w:eastAsia="宋体" w:hAnsi="Cambria Math" w:cs="Times New Roman"/>
            <w:szCs w:val="21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+2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3</m:t>
            </m:r>
          </m:sup>
        </m:sSup>
        <m:r>
          <w:rPr>
            <w:rFonts w:ascii="Cambria Math" w:eastAsia="宋体" w:hAnsi="Cambria Math" w:cs="Times New Roman"/>
            <w:szCs w:val="21"/>
          </w:rPr>
          <m:t>)dx</m:t>
        </m:r>
      </m:oMath>
    </w:p>
    <w:p w14:paraId="3920B24D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30</m:t>
            </m:r>
          </m:den>
        </m:f>
      </m:oMath>
    </w:p>
    <w:p w14:paraId="36650040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由于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I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1</m:t>
            </m:r>
          </m:sub>
        </m:sSub>
        <m:r>
          <w:rPr>
            <w:rFonts w:ascii="Cambria Math" w:eastAsia="宋体" w:hAnsi="Cambria Math" w:cs="Times New Roman" w:hint="eastAsia"/>
            <w:szCs w:val="21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I</m:t>
            </m:r>
          </m:e>
          <m:sub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sub>
        </m:sSub>
      </m:oMath>
      <w:r w:rsidRPr="00DE4BDE">
        <w:rPr>
          <w:rFonts w:ascii="宋体" w:eastAsia="宋体" w:hAnsi="宋体" w:cs="Times New Roman" w:hint="eastAsia"/>
          <w:szCs w:val="21"/>
        </w:rPr>
        <w:t>,</w:t>
      </w:r>
      <w:r w:rsidRPr="00DE4BDE">
        <w:rPr>
          <w:rFonts w:ascii="宋体" w:eastAsia="宋体" w:hAnsi="宋体" w:cs="Times New Roman"/>
          <w:szCs w:val="21"/>
        </w:rPr>
        <w:t xml:space="preserve"> </w:t>
      </w:r>
      <w:r w:rsidRPr="00DE4BDE">
        <w:rPr>
          <w:rFonts w:ascii="宋体" w:eastAsia="宋体" w:hAnsi="宋体" w:cs="Times New Roman" w:hint="eastAsia"/>
          <w:szCs w:val="21"/>
        </w:rPr>
        <w:t>故格林公式正确.</w:t>
      </w:r>
    </w:p>
    <w:p w14:paraId="5BC76DA4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</w:p>
    <w:p w14:paraId="0CC616FB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2.</w:t>
      </w:r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  <m:nary>
          <m:naryPr>
            <m:chr m:val="∮"/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(</m:t>
            </m:r>
            <m:sSup>
              <m:sSupPr>
                <m:ctrlPr>
                  <w:rPr>
                    <w:rFonts w:ascii="Cambria Math" w:eastAsia="宋体" w:hAnsi="Cambria Math" w:cs="Times New Roman"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e>
        </m:nary>
        <m:r>
          <w:rPr>
            <w:rFonts w:ascii="Cambria Math" w:eastAsia="宋体" w:hAnsi="Cambria Math" w:cs="Times New Roman"/>
            <w:szCs w:val="21"/>
          </w:rPr>
          <m:t>y</m:t>
        </m:r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 w:cs="Times New Roman"/>
                <w:szCs w:val="21"/>
              </w:rPr>
              <m:t>x+2xy</m:t>
            </m:r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sin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func>
          </m:e>
        </m:func>
        <m:r>
          <w:rPr>
            <w:rFonts w:ascii="Cambria Math" w:eastAsia="宋体" w:hAnsi="Cambria Math" w:cs="Times New Roman"/>
            <w:szCs w:val="21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p>
        </m:sSup>
        <m:r>
          <w:rPr>
            <w:rFonts w:ascii="Cambria Math" w:eastAsia="宋体" w:hAnsi="Cambria Math" w:cs="Times New Roman"/>
            <w:szCs w:val="21"/>
          </w:rPr>
          <m:t>)dx+(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func>
        <m:r>
          <w:rPr>
            <w:rFonts w:ascii="Cambria Math" w:eastAsia="宋体" w:hAnsi="Cambria Math" w:cs="Times New Roman"/>
            <w:szCs w:val="21"/>
          </w:rPr>
          <m:t>-2y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p>
        </m:sSup>
        <m:r>
          <w:rPr>
            <w:rFonts w:ascii="Cambria Math" w:eastAsia="宋体" w:hAnsi="Cambria Math" w:cs="Times New Roman"/>
            <w:szCs w:val="21"/>
          </w:rPr>
          <m:t>)dy</m:t>
        </m:r>
      </m:oMath>
      <w:r w:rsidRPr="00DE4BDE">
        <w:rPr>
          <w:rFonts w:ascii="宋体" w:eastAsia="宋体" w:hAnsi="宋体" w:cs="Times New Roman" w:hint="eastAsia"/>
          <w:szCs w:val="21"/>
        </w:rPr>
        <w:t>,</w:t>
      </w:r>
      <w:r w:rsidRPr="00DE4BDE">
        <w:rPr>
          <w:rFonts w:ascii="宋体" w:eastAsia="宋体" w:hAnsi="宋体" w:cs="Times New Roman"/>
          <w:szCs w:val="21"/>
        </w:rPr>
        <w:t xml:space="preserve"> </w:t>
      </w:r>
      <w:r w:rsidRPr="00DE4BDE">
        <w:rPr>
          <w:rFonts w:ascii="宋体" w:eastAsia="宋体" w:hAnsi="宋体" w:cs="Times New Roman" w:hint="eastAsia"/>
          <w:szCs w:val="21"/>
        </w:rPr>
        <w:t>其中L为正向星形线</w:t>
      </w:r>
      <m:oMath>
        <m:r>
          <w:rPr>
            <w:rFonts w:ascii="Cambria Math" w:eastAsia="宋体" w:hAnsi="Cambria Math" w:cs="Times New Roman"/>
            <w:szCs w:val="21"/>
          </w:rPr>
          <m:t>x=a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cos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3</m:t>
            </m:r>
          </m:sup>
        </m:sSup>
        <m:r>
          <w:rPr>
            <w:rFonts w:ascii="Cambria Math" w:eastAsia="宋体" w:hAnsi="Cambria Math" w:cs="Times New Roman"/>
            <w:szCs w:val="21"/>
          </w:rPr>
          <m:t>t</m:t>
        </m:r>
      </m:oMath>
      <w:r w:rsidRPr="00DE4BDE">
        <w:rPr>
          <w:rFonts w:ascii="宋体" w:eastAsia="宋体" w:hAnsi="宋体" w:cs="Times New Roman" w:hint="eastAsia"/>
          <w:szCs w:val="21"/>
        </w:rPr>
        <w:t>,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y=a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sin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3</m:t>
            </m:r>
          </m:sup>
        </m:sSup>
        <m:r>
          <w:rPr>
            <w:rFonts w:ascii="Cambria Math" w:eastAsia="宋体" w:hAnsi="Cambria Math" w:cs="Times New Roman"/>
            <w:szCs w:val="21"/>
          </w:rPr>
          <m:t>t</m:t>
        </m:r>
      </m:oMath>
      <w:r w:rsidRPr="00DE4BDE">
        <w:rPr>
          <w:rFonts w:ascii="宋体" w:eastAsia="宋体" w:hAnsi="宋体" w:cs="Times New Roman" w:hint="eastAsia"/>
          <w:szCs w:val="21"/>
        </w:rPr>
        <w:t>.</w:t>
      </w:r>
    </w:p>
    <w:p w14:paraId="266C4BF7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解:</w:t>
      </w:r>
      <w:r w:rsidRPr="00DE4BDE">
        <w:rPr>
          <w:rFonts w:ascii="宋体" w:eastAsia="宋体" w:hAnsi="宋体" w:cs="Times New Roman"/>
          <w:szCs w:val="21"/>
        </w:rPr>
        <w:t xml:space="preserve"> </w:t>
      </w:r>
    </w:p>
    <w:p w14:paraId="23AAFFB9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/>
          <w:szCs w:val="21"/>
        </w:rPr>
        <w:t>I</w:t>
      </w:r>
      <m:oMath>
        <m:r>
          <w:rPr>
            <w:rFonts w:ascii="Cambria Math" w:eastAsia="宋体" w:hAnsi="Cambria Math" w:cs="Times New Roman" w:hint="eastAsia"/>
            <w:szCs w:val="21"/>
          </w:rPr>
          <m:t>=</m:t>
        </m:r>
        <m:nary>
          <m:naryPr>
            <m:chr m:val="∬"/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D</m:t>
            </m:r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(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∂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</m:t>
                        </m:r>
                      </m:e>
                    </m:func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-2y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∂x</m:t>
                </m:r>
              </m:den>
            </m:f>
            <m:r>
              <w:rPr>
                <w:rFonts w:ascii="Cambria Math" w:eastAsia="宋体" w:hAnsi="Cambria Math" w:cs="Times New Roman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∂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x+2xy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Cs w:val="2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x</m:t>
                            </m:r>
                          </m:e>
                        </m:func>
                      </m:e>
                    </m:func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∂y</m:t>
                </m:r>
              </m:den>
            </m:f>
            <m:r>
              <w:rPr>
                <w:rFonts w:ascii="Cambria Math" w:eastAsia="宋体" w:hAnsi="Cambria Math" w:cs="Times New Roman"/>
                <w:szCs w:val="21"/>
              </w:rPr>
              <m:t>)dxdy</m:t>
            </m:r>
          </m:e>
        </m:nary>
      </m:oMath>
    </w:p>
    <w:p w14:paraId="72213080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nary>
          <m:naryPr>
            <m:chr m:val="∬"/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D</m:t>
            </m:r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(2x</m:t>
            </m:r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sin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e>
            </m:func>
          </m:e>
        </m:nary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func>
        <m:r>
          <w:rPr>
            <w:rFonts w:ascii="Cambria Math" w:eastAsia="宋体" w:hAnsi="Cambria Math" w:cs="Times New Roman"/>
            <w:szCs w:val="21"/>
          </w:rPr>
          <m:t>-2y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p>
        </m:sSup>
        <m:r>
          <w:rPr>
            <w:rFonts w:ascii="Cambria Math" w:eastAsia="宋体" w:hAnsi="Cambria Math" w:cs="Times New Roman"/>
            <w:szCs w:val="21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func>
        <m:r>
          <w:rPr>
            <w:rFonts w:ascii="Cambria Math" w:eastAsia="宋体" w:hAnsi="Cambria Math" w:cs="Times New Roman"/>
            <w:szCs w:val="21"/>
          </w:rPr>
          <m:t>-2x</m:t>
        </m:r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func>
        <m:r>
          <w:rPr>
            <w:rFonts w:ascii="Cambria Math" w:eastAsia="宋体" w:hAnsi="Cambria Math" w:cs="Times New Roman"/>
            <w:szCs w:val="21"/>
          </w:rPr>
          <m:t>+2y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p>
        </m:sSup>
        <m:r>
          <w:rPr>
            <w:rFonts w:ascii="Cambria Math" w:eastAsia="宋体" w:hAnsi="Cambria Math" w:cs="Times New Roman"/>
            <w:szCs w:val="21"/>
          </w:rPr>
          <m:t>)dxdy</m:t>
        </m:r>
      </m:oMath>
    </w:p>
    <w:p w14:paraId="7E4E8599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lastRenderedPageBreak/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=0</m:t>
        </m:r>
      </m:oMath>
    </w:p>
    <w:p w14:paraId="25683C63" w14:textId="77777777" w:rsidR="00E8665E" w:rsidRPr="00DE4BDE" w:rsidRDefault="00E8665E" w:rsidP="00E8665E">
      <w:pPr>
        <w:spacing w:line="300" w:lineRule="auto"/>
        <w:ind w:firstLineChars="1400" w:firstLine="2951"/>
        <w:rPr>
          <w:rFonts w:ascii="宋体" w:eastAsia="宋体" w:hAnsi="宋体" w:cs="Times New Roman"/>
          <w:b/>
          <w:bCs/>
          <w:szCs w:val="21"/>
        </w:rPr>
      </w:pPr>
    </w:p>
    <w:p w14:paraId="2AE17AE8" w14:textId="77777777" w:rsidR="00E8665E" w:rsidRPr="00DE4BDE" w:rsidRDefault="00E8665E" w:rsidP="00D046E4">
      <w:pPr>
        <w:numPr>
          <w:ilvl w:val="0"/>
          <w:numId w:val="38"/>
        </w:numPr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宋体"/>
          <w:position w:val="-18"/>
          <w:szCs w:val="21"/>
        </w:rPr>
        <w:object w:dxaOrig="3980" w:dyaOrig="460" w14:anchorId="0B86414D">
          <v:shape id="_x0000_i1848" type="#_x0000_t75" style="width:199.15pt;height:23.25pt" o:ole="">
            <v:imagedata r:id="rId743" o:title=""/>
          </v:shape>
          <o:OLEObject Type="Embed" ProgID="Equation.KSEE3" ShapeID="_x0000_i1848" DrawAspect="Content" ObjectID="_1654737132" r:id="rId744"/>
        </w:object>
      </w:r>
      <w:r w:rsidRPr="00DE4BDE">
        <w:rPr>
          <w:rFonts w:ascii="宋体" w:eastAsia="宋体" w:hAnsi="宋体" w:cs="宋体" w:hint="eastAsia"/>
          <w:szCs w:val="21"/>
        </w:rPr>
        <w:t>，其中a，b为正的常数，L为从点</w:t>
      </w:r>
      <w:r w:rsidRPr="00DE4BDE">
        <w:rPr>
          <w:rFonts w:ascii="宋体" w:eastAsia="宋体" w:hAnsi="宋体" w:cs="宋体"/>
          <w:position w:val="-10"/>
          <w:szCs w:val="21"/>
        </w:rPr>
        <w:object w:dxaOrig="800" w:dyaOrig="340" w14:anchorId="3883DB59">
          <v:shape id="_x0000_i1849" type="#_x0000_t75" style="width:40.05pt;height:16.85pt" o:ole="">
            <v:imagedata r:id="rId745" o:title=""/>
          </v:shape>
          <o:OLEObject Type="Embed" ProgID="Equation.KSEE3" ShapeID="_x0000_i1849" DrawAspect="Content" ObjectID="_1654737133" r:id="rId746"/>
        </w:object>
      </w:r>
      <w:r w:rsidRPr="00DE4BDE">
        <w:rPr>
          <w:rFonts w:ascii="宋体" w:eastAsia="宋体" w:hAnsi="宋体" w:cs="宋体" w:hint="eastAsia"/>
          <w:szCs w:val="21"/>
        </w:rPr>
        <w:t>沿曲线</w:t>
      </w:r>
      <w:r w:rsidRPr="00DE4BDE">
        <w:rPr>
          <w:rFonts w:ascii="宋体" w:eastAsia="宋体" w:hAnsi="宋体" w:cs="宋体"/>
          <w:position w:val="-10"/>
          <w:szCs w:val="21"/>
        </w:rPr>
        <w:object w:dxaOrig="1440" w:dyaOrig="420" w14:anchorId="3582BDE6">
          <v:shape id="_x0000_i1850" type="#_x0000_t75" style="width:1in;height:20.9pt" o:ole="">
            <v:imagedata r:id="rId747" o:title=""/>
          </v:shape>
          <o:OLEObject Type="Embed" ProgID="Equation.KSEE3" ShapeID="_x0000_i1850" DrawAspect="Content" ObjectID="_1654737134" r:id="rId748"/>
        </w:object>
      </w:r>
      <w:r w:rsidRPr="00DE4BDE">
        <w:rPr>
          <w:rFonts w:ascii="宋体" w:eastAsia="宋体" w:hAnsi="宋体" w:cs="宋体" w:hint="eastAsia"/>
          <w:szCs w:val="21"/>
        </w:rPr>
        <w:t>到点</w:t>
      </w:r>
      <w:r w:rsidRPr="00DE4BDE">
        <w:rPr>
          <w:rFonts w:ascii="宋体" w:eastAsia="宋体" w:hAnsi="宋体" w:cs="宋体"/>
          <w:position w:val="-10"/>
          <w:szCs w:val="21"/>
        </w:rPr>
        <w:object w:dxaOrig="680" w:dyaOrig="340" w14:anchorId="73BBEEDA">
          <v:shape id="_x0000_i1851" type="#_x0000_t75" style="width:34.25pt;height:16.85pt" o:ole="">
            <v:imagedata r:id="rId749" o:title=""/>
          </v:shape>
          <o:OLEObject Type="Embed" ProgID="Equation.KSEE3" ShapeID="_x0000_i1851" DrawAspect="Content" ObjectID="_1654737135" r:id="rId750"/>
        </w:object>
      </w:r>
      <w:r w:rsidRPr="00DE4BDE">
        <w:rPr>
          <w:rFonts w:ascii="宋体" w:eastAsia="宋体" w:hAnsi="宋体" w:cs="宋体" w:hint="eastAsia"/>
          <w:szCs w:val="21"/>
        </w:rPr>
        <w:t>的弧。</w:t>
      </w:r>
    </w:p>
    <w:p w14:paraId="2734E110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/>
          <w:szCs w:val="21"/>
        </w:rPr>
        <w:t xml:space="preserve"> </w:t>
      </w:r>
      <w:r w:rsidRPr="00DE4BDE">
        <w:rPr>
          <w:rFonts w:ascii="宋体" w:eastAsia="宋体" w:hAnsi="宋体" w:cs="Times New Roman" w:hint="eastAsia"/>
          <w:szCs w:val="21"/>
        </w:rPr>
        <w:t>P</w:t>
      </w:r>
      <w:r w:rsidRPr="00DE4BDE">
        <w:rPr>
          <w:rFonts w:ascii="宋体" w:eastAsia="宋体" w:hAnsi="宋体" w:cs="Times New Roman"/>
          <w:szCs w:val="21"/>
        </w:rPr>
        <w:t>(</w:t>
      </w:r>
      <w:proofErr w:type="spellStart"/>
      <w:r w:rsidRPr="00DE4BDE">
        <w:rPr>
          <w:rFonts w:ascii="宋体" w:eastAsia="宋体" w:hAnsi="宋体" w:cs="Times New Roman"/>
          <w:szCs w:val="21"/>
        </w:rPr>
        <w:t>x,y</w:t>
      </w:r>
      <w:proofErr w:type="spellEnd"/>
      <w:r w:rsidRPr="00DE4BDE">
        <w:rPr>
          <w:rFonts w:ascii="宋体" w:eastAsia="宋体" w:hAnsi="宋体" w:cs="Times New Roman"/>
          <w:szCs w:val="21"/>
        </w:rPr>
        <w:t>)=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p>
        </m:sSup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</m:func>
      </m:oMath>
      <w:r w:rsidRPr="00DE4BDE">
        <w:rPr>
          <w:rFonts w:ascii="宋体" w:eastAsia="宋体" w:hAnsi="宋体" w:cs="Times New Roman"/>
          <w:szCs w:val="21"/>
        </w:rPr>
        <w:t>-b（</w:t>
      </w:r>
      <w:proofErr w:type="spellStart"/>
      <w:r w:rsidRPr="00DE4BDE">
        <w:rPr>
          <w:rFonts w:ascii="宋体" w:eastAsia="宋体" w:hAnsi="宋体" w:cs="Times New Roman"/>
          <w:szCs w:val="21"/>
        </w:rPr>
        <w:t>x+y</w:t>
      </w:r>
      <w:proofErr w:type="spellEnd"/>
      <w:r w:rsidRPr="00DE4BDE">
        <w:rPr>
          <w:rFonts w:ascii="宋体" w:eastAsia="宋体" w:hAnsi="宋体" w:cs="Times New Roman"/>
          <w:szCs w:val="21"/>
        </w:rPr>
        <w:t>）</w:t>
      </w:r>
    </w:p>
    <w:p w14:paraId="32AAE0EE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/>
          <w:szCs w:val="21"/>
        </w:rPr>
        <w:t>Q(</w:t>
      </w:r>
      <w:proofErr w:type="spellStart"/>
      <w:r w:rsidRPr="00DE4BDE">
        <w:rPr>
          <w:rFonts w:ascii="宋体" w:eastAsia="宋体" w:hAnsi="宋体" w:cs="Times New Roman"/>
          <w:szCs w:val="21"/>
        </w:rPr>
        <w:t>x,y</w:t>
      </w:r>
      <w:proofErr w:type="spellEnd"/>
      <w:r w:rsidRPr="00DE4BDE">
        <w:rPr>
          <w:rFonts w:ascii="宋体" w:eastAsia="宋体" w:hAnsi="宋体" w:cs="Times New Roman"/>
          <w:szCs w:val="21"/>
        </w:rPr>
        <w:t>)=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x</m:t>
            </m:r>
          </m:sup>
        </m:sSup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</m:func>
        <m:r>
          <w:rPr>
            <w:rFonts w:ascii="Cambria Math" w:eastAsia="宋体" w:hAnsi="Cambria Math" w:cs="Times New Roman"/>
            <w:szCs w:val="21"/>
          </w:rPr>
          <m:t>-ax</m:t>
        </m:r>
      </m:oMath>
    </w:p>
    <w:p w14:paraId="6083D430" w14:textId="77777777" w:rsidR="00E8665E" w:rsidRPr="00DE4BDE" w:rsidRDefault="00E8665E" w:rsidP="00E8665E">
      <w:pPr>
        <w:spacing w:line="300" w:lineRule="auto"/>
        <w:rPr>
          <w:rFonts w:ascii="宋体" w:eastAsia="宋体" w:hAnsi="宋体" w:cs="宋体"/>
          <w:szCs w:val="21"/>
        </w:rPr>
      </w:pPr>
      <w:r w:rsidRPr="00DE4BDE">
        <w:rPr>
          <w:rFonts w:ascii="宋体" w:eastAsia="宋体" w:hAnsi="宋体" w:cs="宋体"/>
          <w:position w:val="-28"/>
          <w:szCs w:val="21"/>
        </w:rPr>
        <w:object w:dxaOrig="1680" w:dyaOrig="660" w14:anchorId="0BC71A48">
          <v:shape id="_x0000_i1852" type="#_x0000_t75" style="width:84.2pt;height:33.1pt" o:ole="">
            <v:imagedata r:id="rId751" o:title=""/>
          </v:shape>
          <o:OLEObject Type="Embed" ProgID="Equation.KSEE3" ShapeID="_x0000_i1852" DrawAspect="Content" ObjectID="_1654737136" r:id="rId752"/>
        </w:object>
      </w:r>
      <w:r w:rsidRPr="00DE4BDE">
        <w:rPr>
          <w:rFonts w:ascii="宋体" w:eastAsia="宋体" w:hAnsi="宋体" w:cs="宋体" w:hint="eastAsia"/>
          <w:szCs w:val="21"/>
        </w:rPr>
        <w:t>，</w:t>
      </w:r>
      <w:r w:rsidRPr="00DE4BDE">
        <w:rPr>
          <w:rFonts w:ascii="宋体" w:eastAsia="宋体" w:hAnsi="宋体" w:cs="宋体"/>
          <w:position w:val="-24"/>
          <w:szCs w:val="21"/>
        </w:rPr>
        <w:object w:dxaOrig="1719" w:dyaOrig="620" w14:anchorId="70480403">
          <v:shape id="_x0000_i1853" type="#_x0000_t75" style="width:85.95pt;height:30.75pt" o:ole="">
            <v:imagedata r:id="rId753" o:title=""/>
          </v:shape>
          <o:OLEObject Type="Embed" ProgID="Equation.KSEE3" ShapeID="_x0000_i1853" DrawAspect="Content" ObjectID="_1654737137" r:id="rId754"/>
        </w:object>
      </w:r>
    </w:p>
    <w:p w14:paraId="3C702B73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I</w:t>
      </w:r>
      <w:r w:rsidRPr="00DE4BDE">
        <w:rPr>
          <w:rFonts w:ascii="宋体" w:eastAsia="宋体" w:hAnsi="宋体" w:cs="Times New Roman"/>
          <w:szCs w:val="21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L</m:t>
            </m:r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P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x,y</m:t>
                </m:r>
              </m:e>
            </m:d>
            <m:r>
              <w:rPr>
                <w:rFonts w:ascii="Cambria Math" w:eastAsia="宋体" w:hAnsi="Cambria Math" w:cs="Times New Roman"/>
                <w:szCs w:val="21"/>
              </w:rPr>
              <m:t>dx+Q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x,y</m:t>
                </m:r>
              </m:e>
            </m:d>
            <m:r>
              <w:rPr>
                <w:rFonts w:ascii="Cambria Math" w:eastAsia="宋体" w:hAnsi="Cambria Math" w:cs="Times New Roman"/>
                <w:szCs w:val="21"/>
              </w:rPr>
              <m:t>dy+</m:t>
            </m:r>
            <m:nary>
              <m:naryPr>
                <m:limLoc m:val="subSup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l</m:t>
                </m:r>
              </m:sub>
              <m:sup/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P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 w:cs="Times New Roman"/>
                    <w:szCs w:val="21"/>
                  </w:rPr>
                  <m:t>dx+Q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 w:cs="Times New Roman"/>
                    <w:szCs w:val="21"/>
                  </w:rPr>
                  <m:t>dy</m:t>
                </m:r>
              </m:e>
            </m:nary>
          </m:e>
        </m:nary>
      </m:oMath>
    </w:p>
    <w:p w14:paraId="363FB7D7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/>
          <w:szCs w:val="21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b-a</m:t>
                </m:r>
              </m:e>
            </m:d>
            <m:r>
              <w:rPr>
                <w:rFonts w:ascii="Cambria Math" w:eastAsia="宋体" w:hAnsi="Cambria Math" w:cs="Times New Roman"/>
                <w:szCs w:val="21"/>
              </w:rPr>
              <m:t>dxdy</m:t>
            </m:r>
          </m:e>
        </m:nary>
      </m:oMath>
    </w:p>
    <w:p w14:paraId="457C7D82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/>
          <w:szCs w:val="21"/>
        </w:rPr>
        <w:t>=</w:t>
      </w:r>
      <m:oMath>
        <m:f>
          <m:fPr>
            <m:type m:val="skw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b-a</m:t>
                </m:r>
              </m:e>
            </m:d>
            <m:r>
              <w:rPr>
                <w:rFonts w:ascii="Cambria Math" w:eastAsia="宋体" w:hAnsi="Cambria Math" w:cs="Times New Roman" w:hint="eastAsia"/>
                <w:szCs w:val="21"/>
              </w:rPr>
              <m:t>π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a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</m:oMath>
    </w:p>
    <w:p w14:paraId="53E7CC3A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l为从点（0，0）指向（2a,</w:t>
      </w:r>
      <w:r w:rsidRPr="00DE4BDE">
        <w:rPr>
          <w:rFonts w:ascii="宋体" w:eastAsia="宋体" w:hAnsi="宋体" w:cs="Times New Roman"/>
          <w:szCs w:val="21"/>
        </w:rPr>
        <w:t>0</w:t>
      </w:r>
      <w:r w:rsidRPr="00DE4BDE">
        <w:rPr>
          <w:rFonts w:ascii="宋体" w:eastAsia="宋体" w:hAnsi="宋体" w:cs="Times New Roman" w:hint="eastAsia"/>
          <w:szCs w:val="21"/>
        </w:rPr>
        <w:t>）的直线</w:t>
      </w:r>
    </w:p>
    <w:p w14:paraId="7E92AB67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m:oMathPara>
        <m:oMath>
          <m:nary>
            <m:naryPr>
              <m:limLoc m:val="subSup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 w:hint="eastAsia"/>
                  <w:szCs w:val="21"/>
                </w:rPr>
                <m:t>l</m:t>
              </m:r>
            </m:sub>
            <m:sup/>
            <m:e>
              <m:r>
                <w:rPr>
                  <w:rFonts w:ascii="Cambria Math" w:eastAsia="宋体" w:hAnsi="Cambria Math" w:cs="Times New Roman"/>
                  <w:szCs w:val="21"/>
                </w:rPr>
                <m:t>P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x,y</m:t>
                  </m:r>
                </m:e>
              </m:d>
              <m:r>
                <w:rPr>
                  <w:rFonts w:ascii="Cambria Math" w:eastAsia="宋体" w:hAnsi="Cambria Math" w:cs="Times New Roman"/>
                  <w:szCs w:val="21"/>
                </w:rPr>
                <m:t>dx+Q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x,y</m:t>
                  </m:r>
                </m:e>
              </m:d>
              <m:r>
                <w:rPr>
                  <w:rFonts w:ascii="Cambria Math" w:eastAsia="宋体" w:hAnsi="Cambria Math" w:cs="Times New Roman"/>
                  <w:szCs w:val="21"/>
                </w:rPr>
                <m:t>dy=</m:t>
              </m:r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="宋体" w:hAnsi="Cambria Math" w:cs="Times New Roman"/>
              <w:szCs w:val="21"/>
            </w:rPr>
            <m:t>b</m:t>
          </m:r>
        </m:oMath>
      </m:oMathPara>
    </w:p>
    <w:p w14:paraId="5BC6828E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m:oMathPara>
        <m:oMath>
          <m:nary>
            <m:naryPr>
              <m:limLoc m:val="subSup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 w:hint="eastAsia"/>
                  <w:szCs w:val="21"/>
                </w:rPr>
                <m:t>L</m:t>
              </m:r>
            </m:sub>
            <m:sup/>
            <m:e>
              <m:r>
                <w:rPr>
                  <w:rFonts w:ascii="Cambria Math" w:eastAsia="宋体" w:hAnsi="Cambria Math" w:cs="Times New Roman"/>
                  <w:szCs w:val="21"/>
                </w:rPr>
                <m:t>P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x,y</m:t>
                  </m:r>
                </m:e>
              </m:d>
              <m:r>
                <w:rPr>
                  <w:rFonts w:ascii="Cambria Math" w:eastAsia="宋体" w:hAnsi="Cambria Math" w:cs="Times New Roman"/>
                  <w:szCs w:val="21"/>
                </w:rPr>
                <m:t>dx+Q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x,y</m:t>
                  </m:r>
                </m:e>
              </m:d>
              <m:r>
                <w:rPr>
                  <w:rFonts w:ascii="Cambria Math" w:eastAsia="宋体" w:hAnsi="Cambria Math" w:cs="Times New Roman"/>
                  <w:szCs w:val="21"/>
                </w:rPr>
                <m:t>dy=I+2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sup>
              </m:sSup>
            </m:e>
          </m:nary>
          <m:r>
            <w:rPr>
              <w:rFonts w:ascii="Cambria Math" w:eastAsia="宋体" w:hAnsi="Cambria Math" w:cs="Times New Roman"/>
              <w:szCs w:val="21"/>
            </w:rPr>
            <m:t>b=</m:t>
          </m:r>
          <m:f>
            <m:fPr>
              <m:type m:val="skw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b-a</m:t>
                  </m:r>
                </m:e>
              </m:d>
              <m:r>
                <w:rPr>
                  <w:rFonts w:ascii="Cambria Math" w:eastAsia="宋体" w:hAnsi="Cambria Math" w:cs="Times New Roman" w:hint="eastAsia"/>
                  <w:szCs w:val="21"/>
                </w:rPr>
                <m:t>π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a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</m:den>
          </m:f>
          <m:r>
            <w:rPr>
              <w:rFonts w:ascii="Cambria Math" w:eastAsia="宋体" w:hAnsi="Cambria Math" w:cs="Times New Roman"/>
              <w:szCs w:val="21"/>
            </w:rPr>
            <m:t>+2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b</m:t>
          </m:r>
        </m:oMath>
      </m:oMathPara>
    </w:p>
    <w:p w14:paraId="698B7067" w14:textId="77777777" w:rsidR="00E8665E" w:rsidRPr="00DE4BDE" w:rsidRDefault="00E8665E" w:rsidP="00D046E4">
      <w:pPr>
        <w:numPr>
          <w:ilvl w:val="0"/>
          <w:numId w:val="39"/>
        </w:numPr>
        <w:spacing w:line="300" w:lineRule="auto"/>
        <w:ind w:left="720" w:hanging="720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宋体"/>
          <w:position w:val="-18"/>
          <w:szCs w:val="21"/>
        </w:rPr>
        <w:object w:dxaOrig="2560" w:dyaOrig="460" w14:anchorId="15CEC85A">
          <v:shape id="_x0000_i1854" type="#_x0000_t75" style="width:127.75pt;height:23.25pt" o:ole="">
            <v:imagedata r:id="rId755" o:title=""/>
          </v:shape>
          <o:OLEObject Type="Embed" ProgID="Equation.KSEE3" ShapeID="_x0000_i1854" DrawAspect="Content" ObjectID="_1654737138" r:id="rId756"/>
        </w:object>
      </w:r>
      <w:r w:rsidRPr="00DE4BDE">
        <w:rPr>
          <w:rFonts w:ascii="宋体" w:eastAsia="宋体" w:hAnsi="宋体" w:cs="宋体" w:hint="eastAsia"/>
          <w:szCs w:val="21"/>
        </w:rPr>
        <w:t>，其中L是在圆周</w:t>
      </w:r>
      <w:r w:rsidRPr="00DE4BDE">
        <w:rPr>
          <w:rFonts w:ascii="宋体" w:eastAsia="宋体" w:hAnsi="宋体" w:cs="宋体"/>
          <w:position w:val="-10"/>
          <w:szCs w:val="21"/>
        </w:rPr>
        <w:object w:dxaOrig="1320" w:dyaOrig="420" w14:anchorId="38E8CF7B">
          <v:shape id="_x0000_i1855" type="#_x0000_t75" style="width:66.2pt;height:20.9pt" o:ole="">
            <v:imagedata r:id="rId757" o:title=""/>
          </v:shape>
          <o:OLEObject Type="Embed" ProgID="Equation.KSEE3" ShapeID="_x0000_i1855" DrawAspect="Content" ObjectID="_1654737139" r:id="rId758"/>
        </w:object>
      </w:r>
      <w:r w:rsidRPr="00DE4BDE">
        <w:rPr>
          <w:rFonts w:ascii="宋体" w:eastAsia="宋体" w:hAnsi="宋体" w:cs="宋体" w:hint="eastAsia"/>
          <w:szCs w:val="21"/>
        </w:rPr>
        <w:t>上由点（0,0）到（1,1）的一段弧。</w:t>
      </w:r>
    </w:p>
    <w:p w14:paraId="2564120F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/>
          <w:szCs w:val="21"/>
        </w:rPr>
        <w:t>I=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-y</m:t>
                </m:r>
              </m:e>
            </m:d>
            <m:r>
              <w:rPr>
                <w:rFonts w:ascii="Cambria Math" w:eastAsia="宋体" w:hAnsi="Cambria Math" w:cs="Times New Roman"/>
                <w:szCs w:val="21"/>
              </w:rPr>
              <m:t>dx-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y</m:t>
                        </m:r>
                      </m:e>
                    </m:func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宋体" w:hAnsi="Cambria Math" w:cs="Times New Roman"/>
                <w:szCs w:val="21"/>
              </w:rPr>
              <m:t>dy</m:t>
            </m:r>
          </m:e>
        </m:nary>
      </m:oMath>
    </w:p>
    <w:p w14:paraId="0B159FD8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P</w:t>
      </w:r>
      <w:r w:rsidRPr="00DE4BDE">
        <w:rPr>
          <w:rFonts w:ascii="宋体" w:eastAsia="宋体" w:hAnsi="宋体" w:cs="Times New Roman"/>
          <w:szCs w:val="21"/>
        </w:rPr>
        <w:t>(</w:t>
      </w:r>
      <w:proofErr w:type="spellStart"/>
      <w:r w:rsidRPr="00DE4BDE">
        <w:rPr>
          <w:rFonts w:ascii="宋体" w:eastAsia="宋体" w:hAnsi="宋体" w:cs="Times New Roman"/>
          <w:szCs w:val="21"/>
        </w:rPr>
        <w:t>x,y</w:t>
      </w:r>
      <w:proofErr w:type="spellEnd"/>
      <w:r w:rsidRPr="00DE4BDE">
        <w:rPr>
          <w:rFonts w:ascii="宋体" w:eastAsia="宋体" w:hAnsi="宋体" w:cs="Times New Roman"/>
          <w:szCs w:val="21"/>
        </w:rPr>
        <w:t>)=</w:t>
      </w:r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 xml:space="preserve">-y </m:t>
        </m:r>
      </m:oMath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Q(</w:t>
      </w:r>
      <w:proofErr w:type="spellStart"/>
      <w:r w:rsidRPr="00DE4BDE">
        <w:rPr>
          <w:rFonts w:ascii="宋体" w:eastAsia="宋体" w:hAnsi="宋体" w:cs="Times New Roman"/>
          <w:szCs w:val="21"/>
        </w:rPr>
        <w:t>x,y</w:t>
      </w:r>
      <w:proofErr w:type="spellEnd"/>
      <w:r w:rsidRPr="00DE4BDE">
        <w:rPr>
          <w:rFonts w:ascii="宋体" w:eastAsia="宋体" w:hAnsi="宋体" w:cs="Times New Roman"/>
          <w:szCs w:val="21"/>
        </w:rPr>
        <w:t>)=</w:t>
      </w:r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x+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</m:func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e>
        </m:d>
      </m:oMath>
    </w:p>
    <w:p w14:paraId="57A1E581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宋体"/>
          <w:position w:val="-28"/>
          <w:szCs w:val="21"/>
        </w:rPr>
        <w:object w:dxaOrig="800" w:dyaOrig="660" w14:anchorId="566C70A8">
          <v:shape id="_x0000_i1856" type="#_x0000_t75" style="width:40.05pt;height:33.1pt" o:ole="">
            <v:imagedata r:id="rId759" o:title=""/>
          </v:shape>
          <o:OLEObject Type="Embed" ProgID="Equation.KSEE3" ShapeID="_x0000_i1856" DrawAspect="Content" ObjectID="_1654737140" r:id="rId760"/>
        </w:object>
      </w:r>
      <w:r w:rsidRPr="00DE4BDE">
        <w:rPr>
          <w:rFonts w:ascii="宋体" w:eastAsia="宋体" w:hAnsi="宋体" w:cs="宋体" w:hint="eastAsia"/>
          <w:szCs w:val="21"/>
        </w:rPr>
        <w:t>，</w:t>
      </w:r>
      <w:r w:rsidRPr="00DE4BDE">
        <w:rPr>
          <w:rFonts w:ascii="宋体" w:eastAsia="宋体" w:hAnsi="宋体" w:cs="宋体"/>
          <w:position w:val="-24"/>
          <w:szCs w:val="21"/>
        </w:rPr>
        <w:object w:dxaOrig="720" w:dyaOrig="620" w14:anchorId="192AC81B">
          <v:shape id="_x0000_i1857" type="#_x0000_t75" style="width:36pt;height:30.75pt" o:ole="">
            <v:imagedata r:id="rId761" o:title=""/>
          </v:shape>
          <o:OLEObject Type="Embed" ProgID="Equation.KSEE3" ShapeID="_x0000_i1857" DrawAspect="Content" ObjectID="_1654737141" r:id="rId762"/>
        </w:object>
      </w:r>
    </w:p>
    <w:p w14:paraId="78EE5D00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-</w:t>
      </w:r>
      <w:r w:rsidRPr="00DE4BDE">
        <w:rPr>
          <w:rFonts w:ascii="宋体" w:eastAsia="宋体" w:hAnsi="宋体" w:cs="Times New Roman"/>
          <w:szCs w:val="21"/>
        </w:rPr>
        <w:t>I+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AB+BC</m:t>
            </m:r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Pdx-Qdy</m:t>
            </m:r>
          </m:e>
        </m:nary>
      </m:oMath>
      <w:r w:rsidRPr="00DE4BDE">
        <w:rPr>
          <w:rFonts w:ascii="宋体" w:eastAsia="宋体" w:hAnsi="宋体" w:cs="Times New Roman"/>
          <w:szCs w:val="21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D</m:t>
            </m:r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0dxdy</m:t>
            </m:r>
          </m:e>
        </m:nary>
      </m:oMath>
      <w:r w:rsidRPr="00DE4BDE">
        <w:rPr>
          <w:rFonts w:ascii="宋体" w:eastAsia="宋体" w:hAnsi="宋体" w:cs="Times New Roman" w:hint="eastAsia"/>
          <w:szCs w:val="21"/>
        </w:rPr>
        <w:t>=</w:t>
      </w:r>
      <w:r w:rsidRPr="00DE4BDE">
        <w:rPr>
          <w:rFonts w:ascii="宋体" w:eastAsia="宋体" w:hAnsi="宋体" w:cs="Times New Roman"/>
          <w:szCs w:val="21"/>
        </w:rPr>
        <w:t>0</w:t>
      </w:r>
    </w:p>
    <w:p w14:paraId="6B72D2B7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AB</m:t>
            </m:r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Pdx-Qdy</m:t>
            </m:r>
          </m:e>
        </m:nary>
      </m:oMath>
      <w:r w:rsidRPr="00DE4BDE">
        <w:rPr>
          <w:rFonts w:ascii="宋体" w:eastAsia="宋体" w:hAnsi="宋体" w:cs="Times New Roman" w:hint="eastAsia"/>
          <w:szCs w:val="21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1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dx</m:t>
            </m:r>
          </m:e>
        </m:nary>
      </m:oMath>
      <w:r w:rsidRPr="00DE4BDE">
        <w:rPr>
          <w:rFonts w:ascii="宋体" w:eastAsia="宋体" w:hAnsi="宋体" w:cs="Times New Roman" w:hint="eastAsia"/>
          <w:szCs w:val="21"/>
        </w:rPr>
        <w:t>=</w:t>
      </w:r>
      <w:r w:rsidRPr="00DE4BDE">
        <w:rPr>
          <w:rFonts w:ascii="宋体" w:eastAsia="宋体" w:hAnsi="宋体" w:cs="Times New Roman"/>
          <w:szCs w:val="21"/>
        </w:rPr>
        <w:t>1/3</w:t>
      </w:r>
    </w:p>
    <w:p w14:paraId="2F0AB14A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 w:hint="eastAsia"/>
                <w:szCs w:val="21"/>
              </w:rPr>
              <m:t>BC</m:t>
            </m:r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Pdx-Qdy</m:t>
            </m:r>
          </m:e>
        </m:nary>
      </m:oMath>
      <w:r w:rsidRPr="00DE4BDE">
        <w:rPr>
          <w:rFonts w:ascii="宋体" w:eastAsia="宋体" w:hAnsi="宋体" w:cs="Times New Roman" w:hint="eastAsia"/>
          <w:szCs w:val="21"/>
        </w:rPr>
        <w:t>=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1</m:t>
            </m:r>
          </m:sup>
          <m:e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-1-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y</m:t>
                        </m:r>
                      </m:e>
                    </m:func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e>
            </m:d>
          </m:e>
        </m:nary>
      </m:oMath>
      <w:r w:rsidRPr="00DE4BDE">
        <w:rPr>
          <w:rFonts w:ascii="宋体" w:eastAsia="宋体" w:hAnsi="宋体" w:cs="Times New Roman"/>
          <w:szCs w:val="21"/>
        </w:rPr>
        <w:t>dy=-3/2+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sin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e>
            </m:func>
          </m:num>
          <m:den>
            <m:r>
              <w:rPr>
                <w:rFonts w:ascii="Cambria Math" w:eastAsia="宋体" w:hAnsi="Cambria Math" w:cs="Times New Roman"/>
                <w:szCs w:val="21"/>
              </w:rPr>
              <m:t>4</m:t>
            </m:r>
          </m:den>
        </m:f>
      </m:oMath>
    </w:p>
    <w:p w14:paraId="484032A2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/>
          <w:szCs w:val="21"/>
        </w:rPr>
        <w:t>I=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AB+BC</m:t>
            </m:r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Pdx-Qdy</m:t>
            </m:r>
          </m:e>
        </m:nary>
      </m:oMath>
      <w:r w:rsidRPr="00DE4BDE">
        <w:rPr>
          <w:rFonts w:ascii="宋体" w:eastAsia="宋体" w:hAnsi="宋体" w:cs="Times New Roman" w:hint="eastAsia"/>
          <w:szCs w:val="21"/>
        </w:rPr>
        <w:t>=</w:t>
      </w:r>
      <w:r w:rsidRPr="00DE4BDE">
        <w:rPr>
          <w:rFonts w:ascii="宋体" w:eastAsia="宋体" w:hAnsi="宋体" w:cs="Times New Roman"/>
          <w:szCs w:val="21"/>
        </w:rPr>
        <w:t>-7/6+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sin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e>
            </m:func>
          </m:num>
          <m:den>
            <m:r>
              <w:rPr>
                <w:rFonts w:ascii="Cambria Math" w:eastAsia="宋体" w:hAnsi="Cambria Math" w:cs="Times New Roman"/>
                <w:szCs w:val="21"/>
              </w:rPr>
              <m:t>4</m:t>
            </m:r>
          </m:den>
        </m:f>
      </m:oMath>
    </w:p>
    <w:p w14:paraId="61E34704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b/>
          <w:bCs/>
          <w:szCs w:val="21"/>
        </w:rPr>
      </w:pPr>
      <w:r w:rsidRPr="00DE4BDE">
        <w:rPr>
          <w:rFonts w:ascii="宋体" w:eastAsia="宋体" w:hAnsi="宋体" w:cs="Times New Roman" w:hint="eastAsia"/>
          <w:noProof/>
          <w:szCs w:val="21"/>
        </w:rPr>
        <w:lastRenderedPageBreak/>
        <w:drawing>
          <wp:inline distT="0" distB="0" distL="0" distR="0" wp14:anchorId="7CD1B676" wp14:editId="1451C2F5">
            <wp:extent cx="5274310" cy="1356995"/>
            <wp:effectExtent l="0" t="0" r="1397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604F" w14:textId="77777777" w:rsidR="00E8665E" w:rsidRPr="00DE4BDE" w:rsidRDefault="00E8665E" w:rsidP="00E8665E">
      <w:pPr>
        <w:spacing w:line="300" w:lineRule="auto"/>
        <w:ind w:firstLineChars="1400" w:firstLine="2951"/>
        <w:rPr>
          <w:rFonts w:ascii="宋体" w:eastAsia="宋体" w:hAnsi="宋体" w:cs="Times New Roman"/>
          <w:b/>
          <w:bCs/>
          <w:szCs w:val="21"/>
        </w:rPr>
      </w:pPr>
    </w:p>
    <w:p w14:paraId="13039A35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5</w:t>
      </w:r>
      <w:r w:rsidRPr="00DE4BDE">
        <w:rPr>
          <w:rFonts w:ascii="宋体" w:eastAsia="宋体" w:hAnsi="宋体" w:cs="Times New Roman"/>
          <w:szCs w:val="21"/>
        </w:rPr>
        <w:t xml:space="preserve">. </w:t>
      </w:r>
      <m:oMath>
        <m:nary>
          <m:naryPr>
            <m:chr m:val="∮"/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 w:hint="eastAsia"/>
                <w:szCs w:val="21"/>
              </w:rPr>
              <m:t>L</m:t>
            </m:r>
          </m:sub>
          <m:sup/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x</m:t>
                </m:r>
                <m:box>
                  <m:boxPr>
                    <m:diff m:val="1"/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box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dy</m:t>
                    </m:r>
                  </m:e>
                </m:box>
                <m:r>
                  <w:rPr>
                    <w:rFonts w:ascii="Cambria Math" w:eastAsia="宋体" w:hAnsi="Cambria Math" w:cs="Times New Roman"/>
                    <w:szCs w:val="21"/>
                  </w:rPr>
                  <m:t>-y</m:t>
                </m:r>
                <m:box>
                  <m:boxPr>
                    <m:diff m:val="1"/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box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dx</m:t>
                    </m:r>
                  </m:e>
                </m:box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4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den>
            </m:f>
          </m:e>
        </m:nary>
      </m:oMath>
      <w:r w:rsidRPr="00DE4BDE">
        <w:rPr>
          <w:rFonts w:ascii="宋体" w:eastAsia="宋体" w:hAnsi="宋体" w:cs="Times New Roman"/>
          <w:szCs w:val="21"/>
        </w:rPr>
        <w:t xml:space="preserve"> </w:t>
      </w:r>
      <w:r w:rsidRPr="00DE4BDE">
        <w:rPr>
          <w:rFonts w:ascii="宋体" w:eastAsia="宋体" w:hAnsi="宋体" w:cs="Times New Roman" w:hint="eastAsia"/>
          <w:szCs w:val="21"/>
        </w:rPr>
        <w:t>,</w:t>
      </w:r>
      <w:r w:rsidRPr="00DE4BDE">
        <w:rPr>
          <w:rFonts w:ascii="宋体" w:eastAsia="宋体" w:hAnsi="宋体" w:cs="Times New Roman"/>
          <w:szCs w:val="21"/>
        </w:rPr>
        <w:t xml:space="preserve"> </w:t>
      </w: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>L</w:t>
      </w:r>
      <w:r w:rsidRPr="00DE4BDE">
        <w:rPr>
          <w:rFonts w:ascii="宋体" w:eastAsia="宋体" w:hAnsi="宋体" w:cs="Times New Roman" w:hint="eastAsia"/>
          <w:szCs w:val="21"/>
        </w:rPr>
        <w:t>是以点(</w:t>
      </w:r>
      <w:r w:rsidRPr="00DE4BDE">
        <w:rPr>
          <w:rFonts w:ascii="宋体" w:eastAsia="宋体" w:hAnsi="宋体" w:cs="Times New Roman"/>
          <w:szCs w:val="21"/>
        </w:rPr>
        <w:t xml:space="preserve">1, 0) </w:t>
      </w:r>
      <w:r w:rsidRPr="00DE4BDE">
        <w:rPr>
          <w:rFonts w:ascii="宋体" w:eastAsia="宋体" w:hAnsi="宋体" w:cs="Times New Roman" w:hint="eastAsia"/>
          <w:szCs w:val="21"/>
        </w:rPr>
        <w:t>为圆心，以R为半径的圆周(</w:t>
      </w:r>
      <w:r w:rsidRPr="00DE4BDE">
        <w:rPr>
          <w:rFonts w:ascii="宋体" w:eastAsia="宋体" w:hAnsi="宋体" w:cs="Times New Roman"/>
          <w:szCs w:val="21"/>
        </w:rPr>
        <w:t xml:space="preserve">R &gt; 1), </w:t>
      </w:r>
      <w:r w:rsidRPr="00DE4BDE">
        <w:rPr>
          <w:rFonts w:ascii="宋体" w:eastAsia="宋体" w:hAnsi="宋体" w:cs="Times New Roman" w:hint="eastAsia"/>
          <w:szCs w:val="21"/>
        </w:rPr>
        <w:t>取逆时针方向.</w:t>
      </w:r>
    </w:p>
    <w:p w14:paraId="0C3F9F20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由题意可知P</w:t>
      </w:r>
      <w:r w:rsidRPr="00DE4BDE">
        <w:rPr>
          <w:rFonts w:ascii="宋体" w:eastAsia="宋体" w:hAnsi="宋体" w:cs="Times New Roman"/>
          <w:szCs w:val="21"/>
        </w:rPr>
        <w:t xml:space="preserve"> =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-y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4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den>
        </m:f>
      </m:oMath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 Q =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x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4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den>
        </m:f>
      </m:oMath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( </w:t>
      </w:r>
      <w:r w:rsidRPr="00DE4BDE">
        <w:rPr>
          <w:rFonts w:ascii="宋体" w:eastAsia="宋体" w:hAnsi="宋体" w:cs="Times New Roman" w:hint="eastAsia"/>
          <w:szCs w:val="21"/>
        </w:rPr>
        <w:t>注意</w:t>
      </w:r>
      <m:oMath>
        <m:box>
          <m:boxPr>
            <m:diff m:val="1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boxPr>
          <m:e>
            <m:r>
              <w:rPr>
                <w:rFonts w:ascii="Cambria Math" w:eastAsia="宋体" w:hAnsi="Cambria Math" w:cs="Times New Roman"/>
                <w:szCs w:val="21"/>
              </w:rPr>
              <m:t>dx</m:t>
            </m:r>
          </m:e>
        </m:box>
      </m:oMath>
      <w:r w:rsidRPr="00DE4BDE">
        <w:rPr>
          <w:rFonts w:ascii="宋体" w:eastAsia="宋体" w:hAnsi="宋体" w:cs="Times New Roman" w:hint="eastAsia"/>
          <w:szCs w:val="21"/>
        </w:rPr>
        <w:t>和</w:t>
      </w:r>
      <m:oMath>
        <m:box>
          <m:boxPr>
            <m:diff m:val="1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boxPr>
          <m:e>
            <m:r>
              <w:rPr>
                <w:rFonts w:ascii="Cambria Math" w:eastAsia="宋体" w:hAnsi="Cambria Math" w:cs="Times New Roman"/>
                <w:szCs w:val="21"/>
              </w:rPr>
              <m:t>dy</m:t>
            </m:r>
          </m:e>
        </m:box>
      </m:oMath>
      <w:r w:rsidRPr="00DE4BDE">
        <w:rPr>
          <w:rFonts w:ascii="宋体" w:eastAsia="宋体" w:hAnsi="宋体" w:cs="Times New Roman" w:hint="eastAsia"/>
          <w:szCs w:val="21"/>
        </w:rPr>
        <w:t xml:space="preserve">的位置 </w:t>
      </w:r>
      <w:r w:rsidRPr="00DE4BDE">
        <w:rPr>
          <w:rFonts w:ascii="宋体" w:eastAsia="宋体" w:hAnsi="宋体" w:cs="Times New Roman"/>
          <w:szCs w:val="21"/>
        </w:rPr>
        <w:t>)</w:t>
      </w:r>
    </w:p>
    <w:p w14:paraId="7FC8471E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则可知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∂</m:t>
            </m:r>
            <m:r>
              <w:rPr>
                <w:rFonts w:ascii="Cambria Math" w:eastAsia="宋体" w:hAnsi="Cambria Math" w:cs="Times New Roman" w:hint="eastAsia"/>
                <w:szCs w:val="21"/>
              </w:rPr>
              <m:t>P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∂</m:t>
            </m:r>
            <m:r>
              <w:rPr>
                <w:rFonts w:ascii="Cambria Math" w:eastAsia="宋体" w:hAnsi="Cambria Math" w:cs="Times New Roman" w:hint="eastAsia"/>
                <w:szCs w:val="21"/>
              </w:rPr>
              <m:t>y</m:t>
            </m:r>
          </m:den>
        </m:f>
      </m:oMath>
      <w:r w:rsidRPr="00DE4BDE">
        <w:rPr>
          <w:rFonts w:ascii="宋体" w:eastAsia="宋体" w:hAnsi="宋体" w:cs="Times New Roman" w:hint="eastAsia"/>
          <w:szCs w:val="21"/>
        </w:rPr>
        <w:t xml:space="preserve"> =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-4x</m:t>
            </m:r>
          </m:num>
          <m:den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(4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den>
        </m:f>
      </m:oMath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=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∂Q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∂x</m:t>
            </m:r>
          </m:den>
        </m:f>
      </m:oMath>
    </w:p>
    <w:p w14:paraId="415D4874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所以,</w:t>
      </w:r>
      <w:r w:rsidRPr="00DE4BDE">
        <w:rPr>
          <w:rFonts w:ascii="宋体" w:eastAsia="宋体" w:hAnsi="宋体" w:cs="Times New Roman"/>
          <w:szCs w:val="21"/>
        </w:rPr>
        <w:t xml:space="preserve"> </w:t>
      </w:r>
      <w:r w:rsidRPr="00DE4BDE">
        <w:rPr>
          <w:rFonts w:ascii="宋体" w:eastAsia="宋体" w:hAnsi="宋体" w:cs="Times New Roman" w:hint="eastAsia"/>
          <w:szCs w:val="21"/>
        </w:rPr>
        <w:t>所求积分与路径无关</w:t>
      </w:r>
    </w:p>
    <w:p w14:paraId="32B15C0A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记新路径为 </w:t>
      </w:r>
      <m:oMath>
        <m:r>
          <w:rPr>
            <w:rFonts w:ascii="Cambria Math" w:eastAsia="宋体" w:hAnsi="Cambria Math" w:cs="Times New Roman" w:hint="eastAsia"/>
            <w:szCs w:val="21"/>
          </w:rPr>
          <m:t>4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=1</m:t>
        </m:r>
      </m:oMath>
      <w:r w:rsidRPr="00DE4BDE">
        <w:rPr>
          <w:rFonts w:ascii="宋体" w:eastAsia="宋体" w:hAnsi="宋体" w:cs="Times New Roman" w:hint="eastAsia"/>
          <w:szCs w:val="21"/>
        </w:rPr>
        <w:t xml:space="preserve"> </w:t>
      </w:r>
    </w:p>
    <w:p w14:paraId="5924B390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进行换元</w:t>
      </w:r>
      <w:r w:rsidRPr="00DE4BDE">
        <w:rPr>
          <w:rFonts w:ascii="宋体" w:eastAsia="宋体" w:hAnsi="宋体" w:cs="Times New Roman"/>
          <w:szCs w:val="21"/>
        </w:rPr>
        <w:t xml:space="preserve">x =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r>
          <w:rPr>
            <w:rFonts w:ascii="Cambria Math" w:eastAsia="宋体" w:hAnsi="Cambria Math" w:cs="Times New Roman"/>
            <w:szCs w:val="21"/>
          </w:rPr>
          <m:t>cost</m:t>
        </m:r>
      </m:oMath>
      <w:r w:rsidRPr="00DE4BDE">
        <w:rPr>
          <w:rFonts w:ascii="宋体" w:eastAsia="宋体" w:hAnsi="宋体" w:cs="Times New Roman"/>
          <w:szCs w:val="21"/>
        </w:rPr>
        <w:t xml:space="preserve">, y = </w:t>
      </w:r>
      <m:oMath>
        <m:r>
          <w:rPr>
            <w:rFonts w:ascii="Cambria Math" w:eastAsia="宋体" w:hAnsi="Cambria Math" w:cs="Times New Roman"/>
            <w:szCs w:val="21"/>
          </w:rPr>
          <m:t>sint</m:t>
        </m:r>
      </m:oMath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>t</w:t>
      </w:r>
      <w:r w:rsidRPr="00DE4BDE">
        <w:rPr>
          <w:rFonts w:ascii="宋体" w:eastAsia="宋体" w:hAnsi="宋体" w:cs="Times New Roman" w:hint="eastAsia"/>
          <w:szCs w:val="21"/>
        </w:rPr>
        <w:t>从0到</w:t>
      </w:r>
      <m:oMath>
        <m:r>
          <w:rPr>
            <w:rFonts w:ascii="Cambria Math" w:eastAsia="宋体" w:hAnsi="Cambria Math" w:cs="Times New Roman"/>
            <w:szCs w:val="21"/>
          </w:rPr>
          <m:t>2π</m:t>
        </m:r>
      </m:oMath>
    </w:p>
    <w:p w14:paraId="70098389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则原式 =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nary>
          <m:naryPr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 w:hint="eastAsia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  <m:r>
              <w:rPr>
                <w:rFonts w:ascii="Cambria Math" w:eastAsia="宋体" w:hAnsi="Cambria Math" w:cs="Times New Roman"/>
                <w:szCs w:val="21"/>
              </w:rPr>
              <m:t>π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(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cos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t+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sin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t) dt</m:t>
            </m:r>
          </m:e>
        </m:nary>
      </m:oMath>
    </w:p>
    <w:p w14:paraId="38081203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     = 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2π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den>
            </m:f>
            <m:r>
              <w:rPr>
                <w:rFonts w:ascii="Cambria Math" w:eastAsia="宋体" w:hAnsi="Cambria Math" w:cs="Times New Roman" w:hint="eastAsia"/>
                <w:szCs w:val="21"/>
              </w:rPr>
              <m:t>d</m:t>
            </m:r>
            <m:r>
              <w:rPr>
                <w:rFonts w:ascii="Cambria Math" w:eastAsia="宋体" w:hAnsi="Cambria Math" w:cs="Times New Roman"/>
                <w:szCs w:val="21"/>
              </w:rPr>
              <m:t>t</m:t>
            </m:r>
          </m:e>
        </m:nary>
      </m:oMath>
    </w:p>
    <w:p w14:paraId="28A7BEA7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     = </w:t>
      </w:r>
      <m:oMath>
        <m:r>
          <w:rPr>
            <w:rFonts w:ascii="Cambria Math" w:eastAsia="宋体" w:hAnsi="Cambria Math" w:cs="Times New Roman"/>
            <w:szCs w:val="21"/>
          </w:rPr>
          <m:t>π</m:t>
        </m:r>
      </m:oMath>
    </w:p>
    <w:p w14:paraId="4649E409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</w:p>
    <w:p w14:paraId="1BBDFF2B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6</w:t>
      </w:r>
      <w:r w:rsidRPr="00DE4BDE">
        <w:rPr>
          <w:rFonts w:ascii="宋体" w:eastAsia="宋体" w:hAnsi="宋体" w:cs="Times New Roman"/>
          <w:szCs w:val="21"/>
        </w:rPr>
        <w:t xml:space="preserve">. </w:t>
      </w:r>
      <w:r w:rsidRPr="00DE4BDE">
        <w:rPr>
          <w:rFonts w:ascii="宋体" w:eastAsia="宋体" w:hAnsi="宋体" w:cs="Times New Roman" w:hint="eastAsia"/>
          <w:szCs w:val="21"/>
        </w:rPr>
        <w:t>利用曲线积分，求星形线</w:t>
      </w:r>
      <m:oMath>
        <m:r>
          <w:rPr>
            <w:rFonts w:ascii="Cambria Math" w:eastAsia="宋体" w:hAnsi="Cambria Math" w:cs="Times New Roman" w:hint="eastAsia"/>
            <w:szCs w:val="21"/>
          </w:rPr>
          <m:t>x</m:t>
        </m:r>
        <m:r>
          <w:rPr>
            <w:rFonts w:ascii="Cambria Math" w:eastAsia="宋体" w:hAnsi="Cambria Math" w:cs="Times New Roman"/>
            <w:szCs w:val="21"/>
          </w:rPr>
          <m:t>=a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cos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3</m:t>
            </m:r>
          </m:sup>
        </m:sSup>
        <m:r>
          <w:rPr>
            <w:rFonts w:ascii="Cambria Math" w:eastAsia="宋体" w:hAnsi="Cambria Math" w:cs="Times New Roman"/>
            <w:szCs w:val="21"/>
          </w:rPr>
          <m:t>t</m:t>
        </m:r>
      </m:oMath>
      <w:r w:rsidRPr="00DE4BDE">
        <w:rPr>
          <w:rFonts w:ascii="宋体" w:eastAsia="宋体" w:hAnsi="宋体" w:cs="Times New Roman" w:hint="eastAsia"/>
          <w:szCs w:val="21"/>
        </w:rPr>
        <w:t>,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y=a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sin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3</m:t>
            </m:r>
          </m:sup>
        </m:sSup>
        <m:r>
          <w:rPr>
            <w:rFonts w:ascii="Cambria Math" w:eastAsia="宋体" w:hAnsi="Cambria Math" w:cs="Times New Roman"/>
            <w:szCs w:val="21"/>
          </w:rPr>
          <m:t>t</m:t>
        </m:r>
      </m:oMath>
      <w:r w:rsidRPr="00DE4BDE">
        <w:rPr>
          <w:rFonts w:ascii="宋体" w:eastAsia="宋体" w:hAnsi="宋体" w:cs="Times New Roman" w:hint="eastAsia"/>
          <w:szCs w:val="21"/>
        </w:rPr>
        <w:t xml:space="preserve"> 所围成的图形的面积</w:t>
      </w:r>
    </w:p>
    <w:p w14:paraId="62F2DC8D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面积S</w:t>
      </w:r>
      <w:r w:rsidRPr="00DE4BDE">
        <w:rPr>
          <w:rFonts w:ascii="宋体" w:eastAsia="宋体" w:hAnsi="宋体" w:cs="Times New Roman"/>
          <w:szCs w:val="21"/>
        </w:rPr>
        <w:t xml:space="preserve"> = </w:t>
      </w:r>
      <m:oMath>
        <m:nary>
          <m:naryPr>
            <m:chr m:val="∬"/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D</m:t>
            </m:r>
          </m:sub>
          <m:sup/>
          <m:e>
            <m:r>
              <w:rPr>
                <w:rFonts w:ascii="Cambria Math" w:eastAsia="宋体" w:hAnsi="Cambria Math" w:cs="Times New Roman"/>
                <w:szCs w:val="21"/>
              </w:rPr>
              <m:t>1</m:t>
            </m:r>
            <m:box>
              <m:boxPr>
                <m:diff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dx</m:t>
                </m:r>
              </m:e>
            </m:box>
            <m:box>
              <m:boxPr>
                <m:diff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dy</m:t>
                </m:r>
              </m:e>
            </m:box>
          </m:e>
        </m:nary>
      </m:oMath>
    </w:p>
    <w:p w14:paraId="1A03F573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记Q</w:t>
      </w:r>
      <w:r w:rsidRPr="00DE4BDE">
        <w:rPr>
          <w:rFonts w:ascii="宋体" w:eastAsia="宋体" w:hAnsi="宋体" w:cs="Times New Roman"/>
          <w:szCs w:val="21"/>
        </w:rPr>
        <w:t xml:space="preserve"> </w:t>
      </w:r>
      <w:r w:rsidRPr="00DE4BDE">
        <w:rPr>
          <w:rFonts w:ascii="宋体" w:eastAsia="宋体" w:hAnsi="宋体" w:cs="Times New Roman" w:hint="eastAsia"/>
          <w:szCs w:val="21"/>
        </w:rPr>
        <w:t>=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x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</m:oMath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P =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-y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</m:oMath>
    </w:p>
    <w:p w14:paraId="24EC09A8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>则原式 =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 w:hint="eastAsia"/>
                <w:szCs w:val="21"/>
              </w:rPr>
              <m:t>L</m:t>
            </m:r>
          </m:sub>
          <m:sup/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x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den>
            </m:f>
            <m:box>
              <m:boxPr>
                <m:diff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dy</m:t>
                </m:r>
              </m:e>
            </m:box>
            <m:r>
              <w:rPr>
                <w:rFonts w:ascii="Cambria Math" w:eastAsia="宋体" w:hAnsi="Cambria Math" w:cs="Times New Roman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y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den>
            </m:f>
            <m:box>
              <m:boxPr>
                <m:diff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dx</m:t>
                </m:r>
              </m:e>
            </m:box>
          </m:e>
        </m:nary>
      </m:oMath>
    </w:p>
    <w:p w14:paraId="0E3B3372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     </w:t>
      </w:r>
      <w:r w:rsidRPr="00DE4BDE">
        <w:rPr>
          <w:rFonts w:ascii="宋体" w:eastAsia="宋体" w:hAnsi="宋体" w:cs="Times New Roman" w:hint="eastAsia"/>
          <w:szCs w:val="21"/>
        </w:rPr>
        <w:t>=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 w:hint="eastAsia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  <m:r>
              <w:rPr>
                <w:rFonts w:ascii="Cambria Math" w:eastAsia="宋体" w:hAnsi="Cambria Math" w:cs="Times New Roman"/>
                <w:szCs w:val="21"/>
              </w:rPr>
              <m:t>π</m:t>
            </m:r>
          </m:sup>
          <m:e>
            <m:d>
              <m:dPr>
                <m:begChr m:val="（"/>
                <m:endChr m:val="）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a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cos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t×3a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sin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t cost+a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sin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t×3a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cos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t sint</m:t>
                </m:r>
              </m:e>
            </m:d>
            <m:r>
              <w:rPr>
                <w:rFonts w:ascii="Cambria Math" w:eastAsia="宋体" w:hAnsi="Cambria Math" w:cs="Times New Roman"/>
                <w:szCs w:val="21"/>
              </w:rPr>
              <m:t>dt</m:t>
            </m:r>
          </m:e>
        </m:nary>
      </m:oMath>
    </w:p>
    <w:p w14:paraId="103165D9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     =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3a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2π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(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sin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 xml:space="preserve">t 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cos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4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t+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sin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4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 xml:space="preserve">t 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cos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t)</m:t>
            </m:r>
          </m:e>
        </m:nary>
        <m:r>
          <w:rPr>
            <w:rFonts w:ascii="Cambria Math" w:eastAsia="宋体" w:hAnsi="Cambria Math" w:cs="Times New Roman"/>
            <w:szCs w:val="21"/>
          </w:rPr>
          <m:t>dt</m:t>
        </m:r>
      </m:oMath>
    </w:p>
    <w:p w14:paraId="521CE99B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     =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3a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2π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(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sin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 xml:space="preserve">t  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cos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t)</m:t>
            </m:r>
          </m:e>
        </m:nary>
        <m:r>
          <w:rPr>
            <w:rFonts w:ascii="Cambria Math" w:eastAsia="宋体" w:hAnsi="Cambria Math" w:cs="Times New Roman"/>
            <w:szCs w:val="21"/>
          </w:rPr>
          <m:t>dt</m:t>
        </m:r>
      </m:oMath>
    </w:p>
    <w:p w14:paraId="3A3ACCDB" w14:textId="77777777" w:rsidR="00E8665E" w:rsidRPr="00DE4BDE" w:rsidRDefault="00E8665E" w:rsidP="00E8665E">
      <w:pPr>
        <w:spacing w:line="300" w:lineRule="auto"/>
        <w:rPr>
          <w:rFonts w:ascii="宋体" w:eastAsia="宋体" w:hAnsi="宋体" w:cs="Times New Roman"/>
          <w:szCs w:val="21"/>
        </w:rPr>
      </w:pPr>
      <w:r w:rsidRPr="00DE4BDE">
        <w:rPr>
          <w:rFonts w:ascii="宋体" w:eastAsia="宋体" w:hAnsi="宋体" w:cs="Times New Roman" w:hint="eastAsia"/>
          <w:szCs w:val="21"/>
        </w:rPr>
        <w:t xml:space="preserve"> </w:t>
      </w:r>
      <w:r w:rsidRPr="00DE4BDE">
        <w:rPr>
          <w:rFonts w:ascii="宋体" w:eastAsia="宋体" w:hAnsi="宋体" w:cs="Times New Roman"/>
          <w:szCs w:val="21"/>
        </w:rPr>
        <w:t xml:space="preserve">      =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3a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2π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8</m:t>
                </m:r>
              </m:den>
            </m:f>
            <m:r>
              <w:rPr>
                <w:rFonts w:ascii="Cambria Math" w:eastAsia="宋体" w:hAnsi="Cambria Math" w:cs="Times New Roman"/>
                <w:szCs w:val="21"/>
              </w:rPr>
              <m:t>(1-cos4t)</m:t>
            </m:r>
          </m:e>
        </m:nary>
        <m:r>
          <w:rPr>
            <w:rFonts w:ascii="Cambria Math" w:eastAsia="宋体" w:hAnsi="Cambria Math" w:cs="Times New Roman"/>
            <w:szCs w:val="21"/>
          </w:rPr>
          <m:t>dt</m:t>
        </m:r>
      </m:oMath>
      <w:r w:rsidRPr="00DE4BDE">
        <w:rPr>
          <w:rFonts w:ascii="宋体" w:eastAsia="宋体" w:hAnsi="宋体" w:cs="Times New Roman" w:hint="eastAsia"/>
          <w:szCs w:val="21"/>
        </w:rPr>
        <w:t xml:space="preserve"> =</w:t>
      </w:r>
      <w:r w:rsidRPr="00DE4BDE">
        <w:rPr>
          <w:rFonts w:ascii="宋体" w:eastAsia="宋体" w:hAnsi="宋体" w:cs="Times New Roman"/>
          <w:szCs w:val="21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3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8</m:t>
            </m:r>
          </m:den>
        </m:f>
        <m:r>
          <w:rPr>
            <w:rFonts w:ascii="Cambria Math" w:eastAsia="宋体" w:hAnsi="Cambria Math" w:cs="Times New Roman"/>
            <w:szCs w:val="21"/>
          </w:rPr>
          <m:t>π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</m:oMath>
    </w:p>
    <w:p w14:paraId="571A5CCE" w14:textId="633B1F2D" w:rsidR="009552B6" w:rsidRPr="00E8665E" w:rsidRDefault="009552B6" w:rsidP="009552B6">
      <w:pPr>
        <w:pStyle w:val="ad"/>
      </w:pPr>
    </w:p>
    <w:p w14:paraId="178450FC" w14:textId="77777777" w:rsidR="00A72AD3" w:rsidRDefault="00A72AD3" w:rsidP="00A72AD3">
      <w:pPr>
        <w:widowControl/>
        <w:jc w:val="center"/>
        <w:rPr>
          <w:rStyle w:val="ab"/>
          <w:rFonts w:ascii="宋体" w:eastAsia="宋体" w:hAnsi="宋体" w:cs="宋体"/>
          <w:position w:val="-20"/>
          <w:sz w:val="30"/>
          <w:szCs w:val="30"/>
        </w:rPr>
      </w:pPr>
      <w:r>
        <w:rPr>
          <w:rStyle w:val="ab"/>
          <w:rFonts w:ascii="宋体" w:eastAsia="宋体" w:hAnsi="宋体" w:cs="宋体" w:hint="eastAsia"/>
          <w:b/>
          <w:bCs/>
          <w:position w:val="-20"/>
          <w:sz w:val="30"/>
          <w:szCs w:val="30"/>
        </w:rPr>
        <w:t>19.曲线积分与路径无关的准则</w:t>
      </w:r>
    </w:p>
    <w:p w14:paraId="4A2391F6" w14:textId="77777777" w:rsidR="00A72AD3" w:rsidRDefault="00A72AD3" w:rsidP="00A72AD3">
      <w:pPr>
        <w:rPr>
          <w:rFonts w:ascii="Cambria Math" w:hAnsi="Cambria Math" w:hint="eastAsia"/>
          <w:sz w:val="24"/>
          <w:szCs w:val="24"/>
        </w:rPr>
      </w:pPr>
    </w:p>
    <w:p w14:paraId="51A36FF8" w14:textId="77777777" w:rsidR="00A72AD3" w:rsidRPr="00A72AD3" w:rsidRDefault="00A72AD3" w:rsidP="00D046E4">
      <w:pPr>
        <w:numPr>
          <w:ilvl w:val="0"/>
          <w:numId w:val="56"/>
        </w:numPr>
        <w:rPr>
          <w:rFonts w:ascii="宋体" w:eastAsia="宋体" w:hAnsi="宋体" w:cs="宋体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证明下列曲线积分在</w:t>
      </w:r>
      <w:proofErr w:type="spellStart"/>
      <w:r w:rsidRPr="00A72AD3">
        <w:rPr>
          <w:rFonts w:ascii="宋体" w:eastAsia="宋体" w:hAnsi="宋体" w:cs="宋体"/>
          <w:szCs w:val="21"/>
        </w:rPr>
        <w:t>xOy</w:t>
      </w:r>
      <w:proofErr w:type="spellEnd"/>
      <w:r w:rsidRPr="00A72AD3">
        <w:rPr>
          <w:rFonts w:ascii="宋体" w:eastAsia="宋体" w:hAnsi="宋体" w:cs="宋体" w:hint="eastAsia"/>
          <w:szCs w:val="21"/>
        </w:rPr>
        <w:t>平面内与路径无关，并计算积分值：</w:t>
      </w:r>
    </w:p>
    <w:p w14:paraId="060B62A0" w14:textId="77777777" w:rsidR="00A72AD3" w:rsidRPr="00A72AD3" w:rsidRDefault="00A72AD3" w:rsidP="00D046E4">
      <w:pPr>
        <w:numPr>
          <w:ilvl w:val="0"/>
          <w:numId w:val="57"/>
        </w:numPr>
        <w:rPr>
          <w:rFonts w:ascii="宋体" w:eastAsia="宋体" w:hAnsi="宋体" w:cs="宋体"/>
          <w:szCs w:val="21"/>
        </w:rPr>
      </w:pPr>
      <w:r w:rsidRPr="00A72AD3">
        <w:rPr>
          <w:rFonts w:ascii="宋体" w:eastAsia="宋体" w:hAnsi="宋体" w:cs="宋体"/>
          <w:position w:val="-20"/>
          <w:szCs w:val="21"/>
        </w:rPr>
        <w:object w:dxaOrig="3384" w:dyaOrig="540" w14:anchorId="4EB9075B">
          <v:shape id="_x0000_i1868" type="#_x0000_t75" style="width:168.95pt;height:27.3pt" o:ole="">
            <v:imagedata r:id="rId764" o:title=""/>
          </v:shape>
          <o:OLEObject Type="Embed" ProgID="Equation.KSEE3" ShapeID="_x0000_i1868" DrawAspect="Content" ObjectID="_1654737142" r:id="rId765"/>
        </w:object>
      </w:r>
    </w:p>
    <w:p w14:paraId="7DD34C51" w14:textId="77777777" w:rsidR="00A72AD3" w:rsidRPr="00A72AD3" w:rsidRDefault="00A72AD3" w:rsidP="00D046E4">
      <w:pPr>
        <w:numPr>
          <w:ilvl w:val="0"/>
          <w:numId w:val="57"/>
        </w:numPr>
        <w:rPr>
          <w:rFonts w:ascii="宋体" w:eastAsia="宋体" w:hAnsi="宋体" w:cs="宋体"/>
          <w:szCs w:val="21"/>
        </w:rPr>
      </w:pPr>
      <w:r w:rsidRPr="00A72AD3">
        <w:rPr>
          <w:rFonts w:ascii="宋体" w:eastAsia="宋体" w:hAnsi="宋体" w:cs="宋体"/>
          <w:position w:val="-20"/>
          <w:szCs w:val="21"/>
        </w:rPr>
        <w:object w:dxaOrig="3456" w:dyaOrig="540" w14:anchorId="2B5C0859">
          <v:shape id="_x0000_i1869" type="#_x0000_t75" style="width:173.05pt;height:27.3pt" o:ole="">
            <v:imagedata r:id="rId766" o:title=""/>
          </v:shape>
          <o:OLEObject Type="Embed" ProgID="Equation.KSEE3" ShapeID="_x0000_i1869" DrawAspect="Content" ObjectID="_1654737143" r:id="rId767"/>
        </w:object>
      </w:r>
    </w:p>
    <w:p w14:paraId="2E23C879" w14:textId="77777777" w:rsidR="00A72AD3" w:rsidRPr="00A72AD3" w:rsidRDefault="00A72AD3" w:rsidP="00A72AD3">
      <w:pPr>
        <w:spacing w:line="360" w:lineRule="auto"/>
        <w:rPr>
          <w:rFonts w:ascii="宋体" w:eastAsia="宋体" w:hAnsi="宋体" w:cs="宋体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解：（</w:t>
      </w:r>
      <w:r w:rsidRPr="00A72AD3">
        <w:rPr>
          <w:rFonts w:ascii="宋体" w:eastAsia="宋体" w:hAnsi="宋体" w:cs="宋体"/>
          <w:szCs w:val="21"/>
        </w:rPr>
        <w:t>1</w:t>
      </w:r>
      <w:r w:rsidRPr="00A72AD3">
        <w:rPr>
          <w:rFonts w:ascii="宋体" w:eastAsia="宋体" w:hAnsi="宋体" w:cs="宋体" w:hint="eastAsia"/>
          <w:szCs w:val="21"/>
        </w:rPr>
        <w:t>）函数</w:t>
      </w:r>
      <m:oMath>
        <m:box>
          <m:boxPr>
            <m:opEmu m:val="1"/>
            <m:ctrlPr>
              <w:rPr>
                <w:rFonts w:ascii="Cambria Math" w:eastAsia="宋体" w:hAnsi="Cambria Math" w:cs="宋体"/>
                <w:szCs w:val="21"/>
              </w:rPr>
            </m:ctrlPr>
          </m:boxPr>
          <m:e>
            <m:r>
              <w:rPr>
                <w:rFonts w:ascii="Cambria Math" w:eastAsia="宋体" w:hAnsi="Cambria Math" w:cs="宋体"/>
                <w:szCs w:val="21"/>
              </w:rPr>
              <m:t>P</m:t>
            </m:r>
            <m:r>
              <m:rPr>
                <m:sty m:val="p"/>
              </m:rPr>
              <w:rPr>
                <w:rFonts w:ascii="Cambria Math" w:eastAsia="宋体" w:hAnsi="Cambria Math" w:cs="宋体"/>
                <w:szCs w:val="21"/>
              </w:rPr>
              <m:t>=</m:t>
            </m:r>
          </m:e>
        </m:box>
        <m:r>
          <w:rPr>
            <w:rFonts w:ascii="Cambria Math" w:eastAsia="宋体" w:hAnsi="Cambria Math" w:cs="宋体"/>
            <w:szCs w:val="21"/>
          </w:rPr>
          <m:t>2xy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sSup>
          <m:sSupPr>
            <m:ctrlPr>
              <w:rPr>
                <w:rFonts w:ascii="Cambria Math" w:eastAsia="宋体" w:hAnsi="Cambria Math" w:cs="宋体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4</m:t>
            </m:r>
          </m:sup>
        </m:sSup>
        <m:r>
          <w:rPr>
            <w:rFonts w:ascii="Cambria Math" w:eastAsia="宋体" w:hAnsi="Cambria Math" w:cs="宋体"/>
            <w:szCs w:val="21"/>
          </w:rPr>
          <m:t>+3</m:t>
        </m:r>
        <m:r>
          <m:rPr>
            <m:sty m:val="p"/>
          </m:rPr>
          <w:rPr>
            <w:rFonts w:ascii="Cambria Math" w:eastAsia="宋体" w:hAnsi="Cambria Math" w:cs="宋体"/>
            <w:szCs w:val="21"/>
          </w:rPr>
          <m:t xml:space="preserve">, </m:t>
        </m:r>
        <m:r>
          <w:rPr>
            <w:rFonts w:ascii="Cambria Math" w:eastAsia="宋体" w:hAnsi="Cambria Math" w:cs="宋体"/>
            <w:szCs w:val="21"/>
          </w:rPr>
          <m:t>Q=</m:t>
        </m:r>
        <m:sSup>
          <m:sSupPr>
            <m:ctrlPr>
              <w:rPr>
                <w:rFonts w:ascii="Cambria Math" w:eastAsia="宋体" w:hAnsi="Cambria Math" w:cs="宋体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2</m:t>
            </m:r>
          </m:sup>
        </m:sSup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eastAsia="宋体" w:hAnsi="Cambria Math" w:cs="宋体"/>
            <w:szCs w:val="21"/>
          </w:rPr>
          <m:t>4x</m:t>
        </m:r>
        <m:sSup>
          <m:sSupPr>
            <m:ctrlPr>
              <w:rPr>
                <w:rFonts w:ascii="Cambria Math" w:eastAsia="宋体" w:hAnsi="Cambria Math" w:cs="宋体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3</m:t>
            </m:r>
          </m:sup>
        </m:sSup>
      </m:oMath>
      <w:r w:rsidRPr="00A72AD3">
        <w:rPr>
          <w:rFonts w:ascii="宋体" w:eastAsia="宋体" w:hAnsi="宋体" w:cs="宋体" w:hint="eastAsia"/>
          <w:szCs w:val="21"/>
        </w:rPr>
        <w:t xml:space="preserve"> 在 </w:t>
      </w:r>
      <m:oMath>
        <m:r>
          <w:rPr>
            <w:rFonts w:ascii="Cambria Math" w:eastAsia="宋体" w:hAnsi="Cambria Math" w:cs="宋体"/>
            <w:szCs w:val="21"/>
          </w:rPr>
          <m:t>xOy</m:t>
        </m:r>
      </m:oMath>
      <w:r w:rsidRPr="00A72AD3">
        <w:rPr>
          <w:rFonts w:ascii="宋体" w:eastAsia="宋体" w:hAnsi="宋体" w:cs="宋体" w:hint="eastAsia"/>
          <w:szCs w:val="21"/>
        </w:rPr>
        <w:t xml:space="preserve"> 面这个单连通区域内具有一阶连续偏导数，且</w:t>
      </w:r>
      <w:r w:rsidRPr="00A72AD3">
        <w:rPr>
          <w:rFonts w:ascii="宋体" w:eastAsia="宋体" w:hAnsi="宋体" w:cs="宋体" w:hint="eastAsia"/>
          <w:szCs w:val="21"/>
        </w:rPr>
        <w:tab/>
      </w:r>
      <w:r w:rsidRPr="00A72AD3">
        <w:rPr>
          <w:rFonts w:ascii="宋体" w:eastAsia="宋体" w:hAnsi="宋体" w:cs="宋体" w:hint="eastAsia"/>
          <w:szCs w:val="21"/>
        </w:rPr>
        <w:tab/>
      </w:r>
    </w:p>
    <w:p w14:paraId="2DCE85FA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szCs w:val="21"/>
        </w:rPr>
      </w:pPr>
      <m:oMathPara>
        <m:oMath>
          <m:f>
            <m:fPr>
              <m:ctrlPr>
                <w:rPr>
                  <w:rFonts w:ascii="Cambria Math" w:eastAsia="宋体" w:hAnsi="Cambria Math" w:cs="宋体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∂</m:t>
              </m:r>
              <m:r>
                <w:rPr>
                  <w:rFonts w:ascii="Cambria Math" w:eastAsia="宋体" w:hAnsi="Cambria Math" w:cs="宋体"/>
                  <w:szCs w:val="21"/>
                </w:rPr>
                <m:t>Q</m:t>
              </m:r>
            </m:num>
            <m:den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∂</m:t>
              </m:r>
              <m:r>
                <w:rPr>
                  <w:rFonts w:ascii="Cambria Math" w:eastAsia="宋体" w:hAnsi="Cambria Math" w:cs="宋体"/>
                  <w:szCs w:val="21"/>
                </w:rPr>
                <m:t>x</m:t>
              </m:r>
            </m:den>
          </m:f>
          <m:r>
            <w:rPr>
              <w:rFonts w:ascii="Cambria Math" w:eastAsia="宋体" w:hAnsi="Cambria Math" w:cs="宋体"/>
              <w:szCs w:val="21"/>
            </w:rPr>
            <m:t>=2x</m:t>
          </m:r>
          <m:r>
            <w:rPr>
              <w:rFonts w:ascii="微软雅黑" w:eastAsia="微软雅黑" w:hAnsi="微软雅黑" w:cs="微软雅黑" w:hint="eastAsia"/>
              <w:szCs w:val="21"/>
            </w:rPr>
            <m:t>-</m:t>
          </m:r>
          <m:r>
            <w:rPr>
              <w:rFonts w:ascii="Cambria Math" w:eastAsia="宋体" w:hAnsi="Cambria Math" w:cs="宋体"/>
              <w:szCs w:val="21"/>
            </w:rPr>
            <m:t>4</m:t>
          </m:r>
          <m:sSup>
            <m:sSupPr>
              <m:ctrlPr>
                <w:rPr>
                  <w:rFonts w:ascii="Cambria Math" w:eastAsia="宋体" w:hAnsi="Cambria Math" w:cs="宋体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宋体"/>
                  <w:szCs w:val="21"/>
                </w:rPr>
                <m:t>y</m:t>
              </m:r>
            </m:e>
            <m:sup>
              <m:r>
                <w:rPr>
                  <w:rFonts w:ascii="Cambria Math" w:eastAsia="宋体" w:hAnsi="Cambria Math" w:cs="宋体"/>
                  <w:szCs w:val="21"/>
                </w:rPr>
                <m:t>3</m:t>
              </m:r>
            </m:sup>
          </m:sSup>
          <m:r>
            <w:rPr>
              <w:rFonts w:ascii="Cambria Math" w:eastAsia="宋体" w:hAnsi="Cambria Math" w:cs="宋体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∂</m:t>
              </m:r>
              <m:r>
                <w:rPr>
                  <w:rFonts w:ascii="Cambria Math" w:eastAsia="宋体" w:hAnsi="Cambria Math" w:cs="宋体"/>
                  <w:szCs w:val="21"/>
                </w:rPr>
                <m:t>P</m:t>
              </m:r>
            </m:num>
            <m:den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∂</m:t>
              </m:r>
              <m:r>
                <w:rPr>
                  <w:rFonts w:ascii="Cambria Math" w:eastAsia="宋体" w:hAnsi="Cambria Math" w:cs="宋体"/>
                  <w:szCs w:val="21"/>
                </w:rPr>
                <m:t>y</m:t>
              </m:r>
            </m:den>
          </m:f>
          <m:r>
            <w:rPr>
              <w:rFonts w:ascii="Cambria Math" w:eastAsia="宋体" w:hAnsi="Cambria Math" w:cs="宋体"/>
              <w:szCs w:val="21"/>
            </w:rPr>
            <m:t xml:space="preserve"> ,</m:t>
          </m:r>
        </m:oMath>
      </m:oMathPara>
    </w:p>
    <w:p w14:paraId="66F68E40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 xml:space="preserve">故曲线积分在 </w:t>
      </w:r>
      <m:oMath>
        <m:r>
          <w:rPr>
            <w:rFonts w:ascii="Cambria Math" w:eastAsia="宋体" w:hAnsi="Cambria Math" w:cs="宋体"/>
            <w:szCs w:val="21"/>
          </w:rPr>
          <m:t xml:space="preserve">xOy </m:t>
        </m:r>
      </m:oMath>
      <w:r w:rsidRPr="00A72AD3">
        <w:rPr>
          <w:rFonts w:ascii="宋体" w:eastAsia="宋体" w:hAnsi="宋体" w:cs="宋体" w:hint="eastAsia"/>
          <w:szCs w:val="21"/>
        </w:rPr>
        <w:t>面内与路径无关.取折线积分路径</w:t>
      </w:r>
      <m:oMath>
        <m:r>
          <m:rPr>
            <m:sty m:val="p"/>
          </m:rPr>
          <w:rPr>
            <w:rFonts w:ascii="Cambria Math" w:eastAsia="宋体" w:hAnsi="Cambria Math" w:cs="宋体"/>
            <w:szCs w:val="21"/>
          </w:rPr>
          <m:t xml:space="preserve"> </m:t>
        </m:r>
        <m:r>
          <w:rPr>
            <w:rFonts w:ascii="Cambria Math" w:eastAsia="宋体" w:hAnsi="Cambria Math" w:cs="宋体"/>
            <w:szCs w:val="21"/>
          </w:rPr>
          <m:t>MRN</m:t>
        </m:r>
      </m:oMath>
      <w:r w:rsidRPr="00A72AD3">
        <w:rPr>
          <w:rFonts w:ascii="宋体" w:eastAsia="宋体" w:hAnsi="宋体" w:cs="宋体" w:hint="eastAsia"/>
          <w:szCs w:val="21"/>
        </w:rPr>
        <w:t>,其中</w:t>
      </w:r>
      <m:oMath>
        <m:r>
          <w:rPr>
            <w:rFonts w:ascii="Cambria Math" w:eastAsia="宋体" w:hAnsi="Cambria Math" w:cs="宋体"/>
            <w:szCs w:val="21"/>
          </w:rPr>
          <m:t>M</m:t>
        </m:r>
      </m:oMath>
      <w:r w:rsidRPr="00A72AD3">
        <w:rPr>
          <w:rFonts w:ascii="宋体" w:eastAsia="宋体" w:hAnsi="宋体" w:cs="宋体" w:hint="eastAsia"/>
          <w:szCs w:val="21"/>
        </w:rPr>
        <w:t>为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468" w:dyaOrig="336" w14:anchorId="04B91374">
          <v:shape id="_x0000_i1870" type="#_x0000_t75" style="width:23.25pt;height:16.85pt" o:ole="">
            <v:imagedata r:id="rId768" o:title=""/>
          </v:shape>
          <o:OLEObject Type="Embed" ProgID="Equation.KSEE3" ShapeID="_x0000_i1870" DrawAspect="Content" ObjectID="_1654737144" r:id="rId769"/>
        </w:object>
      </w:r>
      <w:r w:rsidRPr="00A72AD3">
        <w:rPr>
          <w:rFonts w:ascii="宋体" w:eastAsia="宋体" w:hAnsi="宋体" w:cs="宋体" w:hint="eastAsia"/>
          <w:szCs w:val="21"/>
        </w:rPr>
        <w:t>，</w:t>
      </w:r>
      <m:oMath>
        <m:r>
          <w:rPr>
            <w:rFonts w:ascii="Cambria Math" w:eastAsia="宋体" w:hAnsi="Cambria Math" w:cs="宋体"/>
            <w:szCs w:val="21"/>
          </w:rPr>
          <m:t>R</m:t>
        </m:r>
      </m:oMath>
      <w:r w:rsidRPr="00A72AD3">
        <w:rPr>
          <w:rFonts w:ascii="宋体" w:eastAsia="宋体" w:hAnsi="宋体" w:cs="宋体" w:hint="eastAsia"/>
          <w:szCs w:val="21"/>
        </w:rPr>
        <w:t>为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528" w:dyaOrig="336" w14:anchorId="4B2C09CE">
          <v:shape id="_x0000_i1871" type="#_x0000_t75" style="width:26.15pt;height:16.85pt" o:ole="">
            <v:imagedata r:id="rId770" o:title=""/>
          </v:shape>
          <o:OLEObject Type="Embed" ProgID="Equation.KSEE3" ShapeID="_x0000_i1871" DrawAspect="Content" ObjectID="_1654737145" r:id="rId771"/>
        </w:object>
      </w:r>
      <w:r w:rsidRPr="00A72AD3">
        <w:rPr>
          <w:rFonts w:ascii="宋体" w:eastAsia="宋体" w:hAnsi="宋体" w:cs="宋体" w:hint="eastAsia"/>
          <w:szCs w:val="21"/>
        </w:rPr>
        <w:t>，</w:t>
      </w:r>
      <m:oMath>
        <m:r>
          <w:rPr>
            <w:rFonts w:ascii="Cambria Math" w:eastAsia="宋体" w:hAnsi="Cambria Math" w:cs="宋体"/>
            <w:szCs w:val="21"/>
          </w:rPr>
          <m:t>N</m:t>
        </m:r>
      </m:oMath>
      <w:r w:rsidRPr="00A72AD3">
        <w:rPr>
          <w:rFonts w:ascii="宋体" w:eastAsia="宋体" w:hAnsi="宋体" w:cs="宋体" w:hint="eastAsia"/>
          <w:szCs w:val="21"/>
        </w:rPr>
        <w:t>为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480" w:dyaOrig="336" w14:anchorId="7380F44E">
          <v:shape id="_x0000_i1872" type="#_x0000_t75" style="width:23.8pt;height:16.85pt" o:ole="">
            <v:imagedata r:id="rId772" o:title=""/>
          </v:shape>
          <o:OLEObject Type="Embed" ProgID="Equation.KSEE3" ShapeID="_x0000_i1872" DrawAspect="Content" ObjectID="_1654737146" r:id="rId773"/>
        </w:object>
      </w:r>
      <w:r w:rsidRPr="00A72AD3">
        <w:rPr>
          <w:rFonts w:ascii="宋体" w:eastAsia="宋体" w:hAnsi="宋体" w:cs="宋体" w:hint="eastAsia"/>
          <w:szCs w:val="21"/>
        </w:rPr>
        <w:t>，则</w:t>
      </w:r>
    </w:p>
    <w:p w14:paraId="1BBC2390" w14:textId="77777777" w:rsidR="00A72AD3" w:rsidRPr="00A72AD3" w:rsidRDefault="00A72AD3" w:rsidP="00A72AD3">
      <w:pPr>
        <w:spacing w:line="360" w:lineRule="auto"/>
        <w:jc w:val="center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原式</w:t>
      </w:r>
      <m:oMath>
        <m:r>
          <m:rPr>
            <m:sty m:val="p"/>
          </m:rPr>
          <w:rPr>
            <w:rFonts w:ascii="Cambria Math" w:eastAsia="宋体" w:hAnsi="Cambria Math" w:cs="宋体"/>
            <w:szCs w:val="21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宋体"/>
                <w:szCs w:val="21"/>
              </w:rPr>
            </m:ctrlPr>
          </m:naryPr>
          <m:sub>
            <m:r>
              <w:rPr>
                <w:rFonts w:ascii="Cambria Math" w:eastAsia="宋体" w:hAnsi="Cambria Math" w:cs="宋体"/>
                <w:szCs w:val="21"/>
              </w:rPr>
              <m:t>1</m:t>
            </m:r>
          </m:sub>
          <m:sup>
            <m:r>
              <w:rPr>
                <w:rFonts w:ascii="Cambria Math" w:eastAsia="宋体" w:hAnsi="Cambria Math" w:cs="宋体"/>
                <w:szCs w:val="21"/>
              </w:rPr>
              <m:t>2</m:t>
            </m:r>
          </m:sup>
          <m:e>
            <m:r>
              <m:rPr>
                <m:sty m:val="p"/>
              </m:rPr>
              <w:rPr>
                <w:rFonts w:ascii="Cambria Math" w:eastAsia="宋体" w:hAnsi="Cambria Math" w:cs="宋体"/>
                <w:szCs w:val="21"/>
              </w:rPr>
              <m:t>3</m:t>
            </m:r>
            <m:r>
              <w:rPr>
                <w:rFonts w:ascii="Cambria Math" w:eastAsia="宋体" w:hAnsi="Cambria Math" w:cs="宋体"/>
                <w:szCs w:val="21"/>
              </w:rPr>
              <m:t>dx+</m:t>
            </m:r>
            <m:nary>
              <m:naryPr>
                <m:limLoc m:val="subSup"/>
                <m:ctrlPr>
                  <w:rPr>
                    <w:rFonts w:ascii="Cambria Math" w:eastAsia="宋体" w:hAnsi="Cambria Math" w:cs="宋体"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宋体"/>
                    <w:szCs w:val="21"/>
                  </w:rPr>
                  <m:t>0</m:t>
                </m:r>
              </m:sub>
              <m:sup>
                <m:r>
                  <w:rPr>
                    <w:rFonts w:ascii="Cambria Math" w:eastAsia="宋体" w:hAnsi="Cambria Math" w:cs="宋体"/>
                    <w:szCs w:val="21"/>
                  </w:rPr>
                  <m:t>1</m:t>
                </m:r>
              </m:sup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（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szCs w:val="21"/>
                  </w:rPr>
                  <m:t>4</m:t>
                </m:r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szCs w:val="21"/>
                  </w:rPr>
                  <m:t>8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/>
                        <w:szCs w:val="21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）</m:t>
                </m:r>
                <m:r>
                  <w:rPr>
                    <w:rFonts w:ascii="Cambria Math" w:eastAsia="宋体" w:hAnsi="Cambria Math" w:cs="宋体"/>
                    <w:szCs w:val="21"/>
                  </w:rPr>
                  <m:t>dy</m:t>
                </m:r>
              </m:e>
            </m:nary>
          </m:e>
        </m:nary>
      </m:oMath>
    </w:p>
    <w:p w14:paraId="1BAD1DE3" w14:textId="77777777" w:rsidR="00A72AD3" w:rsidRPr="00A72AD3" w:rsidRDefault="00A72AD3" w:rsidP="00A72AD3">
      <w:pPr>
        <w:spacing w:line="360" w:lineRule="auto"/>
        <w:ind w:leftChars="1417" w:left="2976"/>
        <w:jc w:val="center"/>
        <w:rPr>
          <w:rFonts w:ascii="宋体" w:eastAsia="宋体" w:hAnsi="宋体" w:cs="宋体" w:hint="eastAsia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=</m:t>
          </m:r>
          <m:r>
            <w:rPr>
              <w:rFonts w:ascii="Cambria Math" w:eastAsia="宋体" w:hAnsi="Cambria Math" w:cs="宋体"/>
              <w:szCs w:val="21"/>
            </w:rPr>
            <m:t>3+2=5</m:t>
          </m:r>
        </m:oMath>
      </m:oMathPara>
    </w:p>
    <w:p w14:paraId="5B604762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（2）函数</w:t>
      </w:r>
      <m:oMath>
        <m:box>
          <m:boxPr>
            <m:opEmu m:val="1"/>
            <m:ctrlPr>
              <w:rPr>
                <w:rFonts w:ascii="Cambria Math" w:eastAsia="宋体" w:hAnsi="Cambria Math" w:cs="宋体"/>
                <w:szCs w:val="21"/>
              </w:rPr>
            </m:ctrlPr>
          </m:boxPr>
          <m:e>
            <m:r>
              <w:rPr>
                <w:rFonts w:ascii="Cambria Math" w:eastAsia="宋体" w:hAnsi="Cambria Math" w:cs="宋体"/>
                <w:szCs w:val="21"/>
              </w:rPr>
              <m:t>P</m:t>
            </m:r>
            <m:r>
              <m:rPr>
                <m:sty m:val="p"/>
              </m:rPr>
              <w:rPr>
                <w:rFonts w:ascii="Cambria Math" w:eastAsia="宋体" w:hAnsi="Cambria Math" w:cs="宋体"/>
                <w:szCs w:val="21"/>
              </w:rPr>
              <m:t>=</m:t>
            </m:r>
          </m:e>
        </m:box>
        <m:r>
          <w:rPr>
            <w:rFonts w:ascii="Cambria Math" w:eastAsia="宋体" w:hAnsi="Cambria Math" w:cs="宋体"/>
            <w:szCs w:val="21"/>
          </w:rPr>
          <m:t>6x</m:t>
        </m:r>
        <m:sSup>
          <m:sSupPr>
            <m:ctrlPr>
              <w:rPr>
                <w:rFonts w:ascii="Cambria Math" w:eastAsia="宋体" w:hAnsi="Cambria Math" w:cs="宋体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2</m:t>
            </m:r>
          </m:sup>
        </m:sSup>
        <m:r>
          <w:rPr>
            <w:rFonts w:ascii="微软雅黑" w:eastAsia="微软雅黑" w:hAnsi="微软雅黑" w:cs="微软雅黑" w:hint="eastAsia"/>
            <w:szCs w:val="21"/>
          </w:rPr>
          <m:t>-</m:t>
        </m:r>
        <m:sSup>
          <m:sSupPr>
            <m:ctrlPr>
              <w:rPr>
                <w:rFonts w:ascii="Cambria Math" w:eastAsia="宋体" w:hAnsi="Cambria Math" w:cs="宋体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3</m:t>
            </m:r>
          </m:sup>
        </m:sSup>
        <m:r>
          <m:rPr>
            <m:sty m:val="p"/>
          </m:rPr>
          <w:rPr>
            <w:rFonts w:ascii="Cambria Math" w:eastAsia="宋体" w:hAnsi="Cambria Math" w:cs="宋体"/>
            <w:szCs w:val="21"/>
          </w:rPr>
          <m:t xml:space="preserve">, </m:t>
        </m:r>
        <m:r>
          <w:rPr>
            <w:rFonts w:ascii="Cambria Math" w:eastAsia="宋体" w:hAnsi="Cambria Math" w:cs="宋体"/>
            <w:szCs w:val="21"/>
          </w:rPr>
          <m:t>Q=6</m:t>
        </m:r>
        <m:sSup>
          <m:sSupPr>
            <m:ctrlPr>
              <w:rPr>
                <w:rFonts w:ascii="Cambria Math" w:eastAsia="宋体" w:hAnsi="Cambria Math" w:cs="宋体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2</m:t>
            </m:r>
          </m:sup>
        </m:sSup>
        <m:r>
          <w:rPr>
            <w:rFonts w:ascii="Cambria Math" w:eastAsia="宋体" w:hAnsi="Cambria Math" w:cs="宋体"/>
            <w:szCs w:val="21"/>
          </w:rPr>
          <m:t>y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eastAsia="宋体" w:hAnsi="Cambria Math" w:cs="宋体"/>
            <w:szCs w:val="21"/>
          </w:rPr>
          <m:t>3x</m:t>
        </m:r>
        <m:sSup>
          <m:sSupPr>
            <m:ctrlPr>
              <w:rPr>
                <w:rFonts w:ascii="Cambria Math" w:eastAsia="宋体" w:hAnsi="Cambria Math" w:cs="宋体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2</m:t>
            </m:r>
          </m:sup>
        </m:sSup>
      </m:oMath>
      <w:r w:rsidRPr="00A72AD3">
        <w:rPr>
          <w:rFonts w:ascii="宋体" w:eastAsia="宋体" w:hAnsi="宋体" w:cs="宋体" w:hint="eastAsia"/>
          <w:szCs w:val="21"/>
        </w:rPr>
        <w:t xml:space="preserve"> 在 </w:t>
      </w:r>
      <m:oMath>
        <m:r>
          <w:rPr>
            <w:rFonts w:ascii="Cambria Math" w:eastAsia="宋体" w:hAnsi="Cambria Math" w:cs="宋体"/>
            <w:szCs w:val="21"/>
          </w:rPr>
          <m:t>xOy</m:t>
        </m:r>
      </m:oMath>
      <w:r w:rsidRPr="00A72AD3">
        <w:rPr>
          <w:rFonts w:ascii="宋体" w:eastAsia="宋体" w:hAnsi="宋体" w:cs="宋体" w:hint="eastAsia"/>
          <w:szCs w:val="21"/>
        </w:rPr>
        <w:t xml:space="preserve"> 面这个单连通区域内具有一阶连续偏导数，且</w:t>
      </w:r>
    </w:p>
    <w:p w14:paraId="179F641A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ab/>
      </w:r>
      <w:r w:rsidRPr="00A72AD3">
        <w:rPr>
          <w:rFonts w:ascii="宋体" w:eastAsia="宋体" w:hAnsi="宋体" w:cs="宋体" w:hint="eastAsia"/>
          <w:szCs w:val="21"/>
        </w:rPr>
        <w:tab/>
      </w:r>
    </w:p>
    <w:p w14:paraId="58D009B1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szCs w:val="21"/>
        </w:rPr>
      </w:pPr>
      <m:oMathPara>
        <m:oMath>
          <m:f>
            <m:fPr>
              <m:ctrlPr>
                <w:rPr>
                  <w:rFonts w:ascii="Cambria Math" w:eastAsia="宋体" w:hAnsi="Cambria Math" w:cs="宋体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∂</m:t>
              </m:r>
              <m:r>
                <w:rPr>
                  <w:rFonts w:ascii="Cambria Math" w:eastAsia="宋体" w:hAnsi="Cambria Math" w:cs="宋体"/>
                  <w:szCs w:val="21"/>
                </w:rPr>
                <m:t>Q</m:t>
              </m:r>
            </m:num>
            <m:den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∂</m:t>
              </m:r>
              <m:r>
                <w:rPr>
                  <w:rFonts w:ascii="Cambria Math" w:eastAsia="宋体" w:hAnsi="Cambria Math" w:cs="宋体"/>
                  <w:szCs w:val="21"/>
                </w:rPr>
                <m:t>x</m:t>
              </m:r>
            </m:den>
          </m:f>
          <m:r>
            <w:rPr>
              <w:rFonts w:ascii="Cambria Math" w:eastAsia="宋体" w:hAnsi="Cambria Math" w:cs="宋体"/>
              <w:szCs w:val="21"/>
            </w:rPr>
            <m:t>=12xy</m:t>
          </m:r>
          <m:r>
            <w:rPr>
              <w:rFonts w:ascii="微软雅黑" w:eastAsia="微软雅黑" w:hAnsi="微软雅黑" w:cs="微软雅黑" w:hint="eastAsia"/>
              <w:szCs w:val="21"/>
            </w:rPr>
            <m:t>-</m:t>
          </m:r>
          <m:r>
            <w:rPr>
              <w:rFonts w:ascii="Cambria Math" w:eastAsia="宋体" w:hAnsi="Cambria Math" w:cs="宋体"/>
              <w:szCs w:val="21"/>
            </w:rPr>
            <m:t>3</m:t>
          </m:r>
          <m:sSup>
            <m:sSupPr>
              <m:ctrlPr>
                <w:rPr>
                  <w:rFonts w:ascii="Cambria Math" w:eastAsia="宋体" w:hAnsi="Cambria Math" w:cs="宋体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宋体"/>
                  <w:szCs w:val="21"/>
                </w:rPr>
                <m:t>y</m:t>
              </m:r>
            </m:e>
            <m:sup>
              <m:r>
                <w:rPr>
                  <w:rFonts w:ascii="Cambria Math" w:eastAsia="宋体" w:hAnsi="Cambria Math" w:cs="宋体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 w:cs="宋体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∂</m:t>
              </m:r>
              <m:r>
                <w:rPr>
                  <w:rFonts w:ascii="Cambria Math" w:eastAsia="宋体" w:hAnsi="Cambria Math" w:cs="宋体"/>
                  <w:szCs w:val="21"/>
                </w:rPr>
                <m:t>P</m:t>
              </m:r>
            </m:num>
            <m:den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∂</m:t>
              </m:r>
              <m:r>
                <w:rPr>
                  <w:rFonts w:ascii="Cambria Math" w:eastAsia="宋体" w:hAnsi="Cambria Math" w:cs="宋体"/>
                  <w:szCs w:val="21"/>
                </w:rPr>
                <m:t>y</m:t>
              </m:r>
            </m:den>
          </m:f>
          <m:r>
            <w:rPr>
              <w:rFonts w:ascii="Cambria Math" w:eastAsia="宋体" w:hAnsi="Cambria Math" w:cs="宋体"/>
              <w:szCs w:val="21"/>
            </w:rPr>
            <m:t xml:space="preserve"> ,</m:t>
          </m:r>
        </m:oMath>
      </m:oMathPara>
    </w:p>
    <w:p w14:paraId="4010B9BF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 xml:space="preserve">故曲线积分在 </w:t>
      </w:r>
      <m:oMath>
        <m:r>
          <w:rPr>
            <w:rFonts w:ascii="Cambria Math" w:eastAsia="宋体" w:hAnsi="Cambria Math" w:cs="宋体"/>
            <w:szCs w:val="21"/>
          </w:rPr>
          <m:t xml:space="preserve">xOy </m:t>
        </m:r>
      </m:oMath>
      <w:r w:rsidRPr="00A72AD3">
        <w:rPr>
          <w:rFonts w:ascii="宋体" w:eastAsia="宋体" w:hAnsi="宋体" w:cs="宋体" w:hint="eastAsia"/>
          <w:szCs w:val="21"/>
        </w:rPr>
        <w:t>面内与路径无关.取折线积分路径</w:t>
      </w:r>
      <m:oMath>
        <m:r>
          <m:rPr>
            <m:sty m:val="p"/>
          </m:rPr>
          <w:rPr>
            <w:rFonts w:ascii="Cambria Math" w:eastAsia="宋体" w:hAnsi="Cambria Math" w:cs="宋体"/>
            <w:szCs w:val="21"/>
          </w:rPr>
          <m:t xml:space="preserve"> </m:t>
        </m:r>
        <m:r>
          <w:rPr>
            <w:rFonts w:ascii="Cambria Math" w:eastAsia="宋体" w:hAnsi="Cambria Math" w:cs="宋体"/>
            <w:szCs w:val="21"/>
          </w:rPr>
          <m:t>MRN</m:t>
        </m:r>
      </m:oMath>
      <w:r w:rsidRPr="00A72AD3">
        <w:rPr>
          <w:rFonts w:ascii="宋体" w:eastAsia="宋体" w:hAnsi="宋体" w:cs="宋体" w:hint="eastAsia"/>
          <w:szCs w:val="21"/>
        </w:rPr>
        <w:t>,其中</w:t>
      </w:r>
      <m:oMath>
        <m:r>
          <w:rPr>
            <w:rFonts w:ascii="Cambria Math" w:eastAsia="宋体" w:hAnsi="Cambria Math" w:cs="宋体"/>
            <w:szCs w:val="21"/>
          </w:rPr>
          <m:t>M</m:t>
        </m:r>
      </m:oMath>
      <w:r w:rsidRPr="00A72AD3">
        <w:rPr>
          <w:rFonts w:ascii="宋体" w:eastAsia="宋体" w:hAnsi="宋体" w:cs="宋体" w:hint="eastAsia"/>
          <w:szCs w:val="21"/>
        </w:rPr>
        <w:t>为（1，2），</w:t>
      </w:r>
      <m:oMath>
        <m:r>
          <w:rPr>
            <w:rFonts w:ascii="Cambria Math" w:eastAsia="宋体" w:hAnsi="Cambria Math" w:cs="宋体"/>
            <w:szCs w:val="21"/>
          </w:rPr>
          <m:t>R</m:t>
        </m:r>
      </m:oMath>
      <w:r w:rsidRPr="00A72AD3">
        <w:rPr>
          <w:rFonts w:ascii="宋体" w:eastAsia="宋体" w:hAnsi="宋体" w:cs="宋体" w:hint="eastAsia"/>
          <w:szCs w:val="21"/>
        </w:rPr>
        <w:t>为（3，2），</w:t>
      </w:r>
      <m:oMath>
        <m:r>
          <w:rPr>
            <w:rFonts w:ascii="Cambria Math" w:eastAsia="宋体" w:hAnsi="Cambria Math" w:cs="宋体"/>
            <w:szCs w:val="21"/>
          </w:rPr>
          <m:t>N</m:t>
        </m:r>
      </m:oMath>
      <w:r w:rsidRPr="00A72AD3">
        <w:rPr>
          <w:rFonts w:ascii="宋体" w:eastAsia="宋体" w:hAnsi="宋体" w:cs="宋体" w:hint="eastAsia"/>
          <w:szCs w:val="21"/>
        </w:rPr>
        <w:t>为（3，4），则</w:t>
      </w:r>
    </w:p>
    <w:p w14:paraId="5CB2A42F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szCs w:val="21"/>
        </w:rPr>
      </w:pPr>
    </w:p>
    <w:p w14:paraId="4C518A12" w14:textId="77777777" w:rsidR="00A72AD3" w:rsidRPr="00A72AD3" w:rsidRDefault="00A72AD3" w:rsidP="00A72AD3">
      <w:pPr>
        <w:spacing w:line="360" w:lineRule="auto"/>
        <w:jc w:val="center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原式</w:t>
      </w:r>
      <m:oMath>
        <m:r>
          <m:rPr>
            <m:sty m:val="p"/>
          </m:rPr>
          <w:rPr>
            <w:rFonts w:ascii="Cambria Math" w:eastAsia="宋体" w:hAnsi="Cambria Math" w:cs="宋体"/>
            <w:szCs w:val="21"/>
          </w:rPr>
          <m:t>=</m:t>
        </m:r>
        <m:nary>
          <m:naryPr>
            <m:limLoc m:val="subSup"/>
            <m:ctrlPr>
              <w:rPr>
                <w:rFonts w:ascii="Cambria Math" w:eastAsia="宋体" w:hAnsi="Cambria Math" w:cs="宋体"/>
                <w:szCs w:val="21"/>
              </w:rPr>
            </m:ctrlPr>
          </m:naryPr>
          <m:sub>
            <m:r>
              <w:rPr>
                <w:rFonts w:ascii="Cambria Math" w:eastAsia="宋体" w:hAnsi="Cambria Math" w:cs="宋体"/>
                <w:szCs w:val="21"/>
              </w:rPr>
              <m:t>1</m:t>
            </m:r>
          </m:sub>
          <m:sup>
            <m:r>
              <w:rPr>
                <w:rFonts w:ascii="Cambria Math" w:eastAsia="宋体" w:hAnsi="Cambria Math" w:cs="宋体"/>
                <w:szCs w:val="21"/>
              </w:rPr>
              <m:t>3</m:t>
            </m:r>
          </m:sup>
          <m: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（</m:t>
            </m:r>
            <m:r>
              <w:rPr>
                <w:rFonts w:ascii="Cambria Math" w:eastAsia="宋体" w:hAnsi="Cambria Math" w:cs="宋体"/>
                <w:szCs w:val="21"/>
              </w:rPr>
              <m:t>24x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/>
                <w:szCs w:val="21"/>
              </w:rPr>
              <m:t>8</m:t>
            </m:r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）</m:t>
            </m:r>
            <m:r>
              <w:rPr>
                <w:rFonts w:ascii="Cambria Math" w:eastAsia="宋体" w:hAnsi="Cambria Math" w:cs="宋体"/>
                <w:szCs w:val="21"/>
              </w:rPr>
              <m:t>dx+</m:t>
            </m:r>
            <m:nary>
              <m:naryPr>
                <m:limLoc m:val="subSup"/>
                <m:ctrlPr>
                  <w:rPr>
                    <w:rFonts w:ascii="Cambria Math" w:eastAsia="宋体" w:hAnsi="Cambria Math" w:cs="宋体"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宋体"/>
                    <w:szCs w:val="21"/>
                  </w:rPr>
                  <m:t>2</m:t>
                </m:r>
              </m:sub>
              <m:sup>
                <m:r>
                  <w:rPr>
                    <w:rFonts w:ascii="Cambria Math" w:eastAsia="宋体" w:hAnsi="Cambria Math" w:cs="宋体"/>
                    <w:szCs w:val="21"/>
                  </w:rPr>
                  <m:t>4</m:t>
                </m:r>
              </m:sup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（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szCs w:val="21"/>
                  </w:rPr>
                  <m:t>54</m:t>
                </m:r>
                <m:r>
                  <w:rPr>
                    <w:rFonts w:ascii="Cambria Math" w:eastAsia="宋体" w:hAnsi="Cambria Math" w:cs="宋体"/>
                    <w:szCs w:val="21"/>
                  </w:rPr>
                  <m:t>y</m:t>
                </m:r>
                <m:r>
                  <m:rPr>
                    <m:sty m:val="p"/>
                  </m:rP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szCs w:val="21"/>
                  </w:rPr>
                  <m:t>9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/>
                        <w:szCs w:val="21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）</m:t>
                </m:r>
                <m:r>
                  <w:rPr>
                    <w:rFonts w:ascii="Cambria Math" w:eastAsia="宋体" w:hAnsi="Cambria Math" w:cs="宋体"/>
                    <w:szCs w:val="21"/>
                  </w:rPr>
                  <m:t>dy</m:t>
                </m:r>
              </m:e>
            </m:nary>
          </m:e>
        </m:nary>
      </m:oMath>
    </w:p>
    <w:p w14:paraId="6F2ABD10" w14:textId="77777777" w:rsidR="00A72AD3" w:rsidRPr="00A72AD3" w:rsidRDefault="00A72AD3" w:rsidP="00A72AD3">
      <w:pPr>
        <w:spacing w:line="360" w:lineRule="auto"/>
        <w:ind w:leftChars="1417" w:left="2976"/>
        <w:jc w:val="center"/>
        <w:rPr>
          <w:rFonts w:ascii="宋体" w:eastAsia="宋体" w:hAnsi="宋体" w:cs="宋体" w:hint="eastAsia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宋体"/>
              <w:szCs w:val="21"/>
            </w:rPr>
            <m:t>=</m:t>
          </m:r>
          <m:r>
            <w:rPr>
              <w:rFonts w:ascii="Cambria Math" w:eastAsia="宋体" w:hAnsi="Cambria Math" w:cs="宋体"/>
              <w:szCs w:val="21"/>
            </w:rPr>
            <m:t>80+156=236</m:t>
          </m:r>
        </m:oMath>
      </m:oMathPara>
    </w:p>
    <w:p w14:paraId="55A3F790" w14:textId="77777777" w:rsidR="00A72AD3" w:rsidRPr="00A72AD3" w:rsidRDefault="00A72AD3" w:rsidP="00A72AD3">
      <w:pPr>
        <w:ind w:leftChars="1417" w:left="2976"/>
        <w:jc w:val="center"/>
        <w:rPr>
          <w:rFonts w:ascii="宋体" w:eastAsia="宋体" w:hAnsi="宋体" w:cs="宋体"/>
          <w:szCs w:val="21"/>
        </w:rPr>
      </w:pPr>
    </w:p>
    <w:p w14:paraId="0E5D26C2" w14:textId="77777777" w:rsidR="00A72AD3" w:rsidRPr="00A72AD3" w:rsidRDefault="00A72AD3" w:rsidP="00D046E4">
      <w:pPr>
        <w:numPr>
          <w:ilvl w:val="0"/>
          <w:numId w:val="58"/>
        </w:numPr>
        <w:spacing w:line="360" w:lineRule="auto"/>
        <w:rPr>
          <w:rFonts w:ascii="宋体" w:eastAsia="宋体" w:hAnsi="宋体" w:cs="宋体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验证下列表达式是某一函数U(</w:t>
      </w:r>
      <w:proofErr w:type="spellStart"/>
      <w:r w:rsidRPr="00A72AD3">
        <w:rPr>
          <w:rFonts w:ascii="宋体" w:eastAsia="宋体" w:hAnsi="宋体" w:cs="宋体" w:hint="eastAsia"/>
          <w:szCs w:val="21"/>
        </w:rPr>
        <w:t>x,y</w:t>
      </w:r>
      <w:proofErr w:type="spellEnd"/>
      <w:r w:rsidRPr="00A72AD3">
        <w:rPr>
          <w:rFonts w:ascii="宋体" w:eastAsia="宋体" w:hAnsi="宋体" w:cs="宋体" w:hint="eastAsia"/>
          <w:szCs w:val="21"/>
        </w:rPr>
        <w:t>)的全微分, 并求出一个U(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420" w:dyaOrig="252" w14:anchorId="352957B0">
          <v:shape id="_x0000_i1873" type="#_x0000_t75" style="width:20.9pt;height:12.75pt" o:ole="">
            <v:imagedata r:id="rId774" o:title=""/>
          </v:shape>
          <o:OLEObject Type="Embed" ProgID="Equation.KSEE3" ShapeID="_x0000_i1873" DrawAspect="Content" ObjectID="_1654737147" r:id="rId775"/>
        </w:object>
      </w:r>
      <w:r w:rsidRPr="00A72AD3">
        <w:rPr>
          <w:rFonts w:ascii="宋体" w:eastAsia="宋体" w:hAnsi="宋体" w:cs="宋体" w:hint="eastAsia"/>
          <w:szCs w:val="21"/>
        </w:rPr>
        <w:t>):</w:t>
      </w:r>
    </w:p>
    <w:p w14:paraId="26A492FB" w14:textId="77777777" w:rsidR="00A72AD3" w:rsidRPr="00A72AD3" w:rsidRDefault="00A72AD3" w:rsidP="00D046E4">
      <w:pPr>
        <w:numPr>
          <w:ilvl w:val="0"/>
          <w:numId w:val="59"/>
        </w:numPr>
        <w:spacing w:line="360" w:lineRule="auto"/>
        <w:jc w:val="left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position w:val="-10"/>
          <w:szCs w:val="21"/>
        </w:rPr>
        <w:object w:dxaOrig="2304" w:dyaOrig="324" w14:anchorId="0E15BE74">
          <v:shape id="_x0000_i1874" type="#_x0000_t75" style="width:114.95pt;height:16.25pt" o:ole="">
            <v:imagedata r:id="rId776" o:title=""/>
          </v:shape>
          <o:OLEObject Type="Embed" ProgID="Equation.KSEE3" ShapeID="_x0000_i1874" DrawAspect="Content" ObjectID="_1654737148" r:id="rId777"/>
        </w:object>
      </w:r>
      <w:r w:rsidRPr="00A72AD3">
        <w:rPr>
          <w:rFonts w:ascii="宋体" w:eastAsia="宋体" w:hAnsi="宋体" w:cs="宋体" w:hint="eastAsia"/>
          <w:szCs w:val="21"/>
        </w:rPr>
        <w:t>;</w:t>
      </w:r>
    </w:p>
    <w:p w14:paraId="12A76AFF" w14:textId="77777777" w:rsidR="00A72AD3" w:rsidRPr="00A72AD3" w:rsidRDefault="00A72AD3" w:rsidP="00D046E4">
      <w:pPr>
        <w:numPr>
          <w:ilvl w:val="0"/>
          <w:numId w:val="59"/>
        </w:numPr>
        <w:spacing w:line="360" w:lineRule="auto"/>
        <w:jc w:val="left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position w:val="-10"/>
          <w:szCs w:val="21"/>
        </w:rPr>
        <w:object w:dxaOrig="1272" w:dyaOrig="324" w14:anchorId="73380E80">
          <v:shape id="_x0000_i1875" type="#_x0000_t75" style="width:63.85pt;height:16.25pt" o:ole="">
            <v:imagedata r:id="rId778" o:title=""/>
          </v:shape>
          <o:OLEObject Type="Embed" ProgID="Equation.KSEE3" ShapeID="_x0000_i1875" DrawAspect="Content" ObjectID="_1654737149" r:id="rId779"/>
        </w:objec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  <w:r w:rsidRPr="00A72AD3">
        <w:rPr>
          <w:rFonts w:ascii="宋体" w:eastAsia="宋体" w:hAnsi="宋体" w:cs="宋体" w:hint="eastAsia"/>
          <w:position w:val="-10"/>
          <w:szCs w:val="21"/>
          <w:vertAlign w:val="superscript"/>
        </w:rPr>
        <w:object w:dxaOrig="2076" w:dyaOrig="324" w14:anchorId="489144B4">
          <v:shape id="_x0000_i1876" type="#_x0000_t75" style="width:103.95pt;height:16.25pt" o:ole="">
            <v:imagedata r:id="rId780" o:title=""/>
          </v:shape>
          <o:OLEObject Type="Embed" ProgID="Equation.KSEE3" ShapeID="_x0000_i1876" DrawAspect="Content" ObjectID="_1654737150" r:id="rId781"/>
        </w:objec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  <w:r w:rsidRPr="00A72AD3">
        <w:rPr>
          <w:rFonts w:ascii="宋体" w:eastAsia="宋体" w:hAnsi="宋体" w:cs="宋体" w:hint="eastAsia"/>
          <w:position w:val="-10"/>
          <w:szCs w:val="21"/>
          <w:vertAlign w:val="superscript"/>
        </w:rPr>
        <w:object w:dxaOrig="864" w:dyaOrig="324" w14:anchorId="08057F24">
          <v:shape id="_x0000_i1877" type="#_x0000_t75" style="width:42.95pt;height:16.25pt" o:ole="">
            <v:imagedata r:id="rId782" o:title=""/>
          </v:shape>
          <o:OLEObject Type="Embed" ProgID="Equation.KSEE3" ShapeID="_x0000_i1877" DrawAspect="Content" ObjectID="_1654737151" r:id="rId783"/>
        </w:object>
      </w:r>
    </w:p>
    <w:p w14:paraId="3BC07AE0" w14:textId="77777777" w:rsidR="00A72AD3" w:rsidRPr="00A72AD3" w:rsidRDefault="00A72AD3" w:rsidP="00A72AD3">
      <w:pPr>
        <w:spacing w:line="360" w:lineRule="auto"/>
        <w:ind w:firstLineChars="100" w:firstLine="21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解：（1）令P=x+2y, Q=2x+y, 可知P, Q均具有一阶连续偏导数，</w:t>
      </w:r>
    </w:p>
    <w:p w14:paraId="6236ACBA" w14:textId="77777777" w:rsidR="00A72AD3" w:rsidRPr="00A72AD3" w:rsidRDefault="00A72AD3" w:rsidP="00A72AD3">
      <w:pPr>
        <w:spacing w:line="360" w:lineRule="auto"/>
        <w:ind w:firstLineChars="500" w:firstLine="105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且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120" w:dyaOrig="336" w14:anchorId="55EB4212">
          <v:shape id="_x0000_i1878" type="#_x0000_t75" style="width:5.8pt;height:16.85pt" o:ole="">
            <v:imagedata r:id="rId784" o:title=""/>
          </v:shape>
          <o:OLEObject Type="Embed" ProgID="Equation.KSEE3" ShapeID="_x0000_i1878" DrawAspect="Content" ObjectID="_1654737152" r:id="rId785"/>
        </w:object>
      </w:r>
      <w:r w:rsidRPr="00A72AD3">
        <w:rPr>
          <w:rFonts w:ascii="宋体" w:eastAsia="宋体" w:hAnsi="宋体" w:cs="宋体" w:hint="eastAsia"/>
          <w:position w:val="-28"/>
          <w:szCs w:val="21"/>
        </w:rPr>
        <w:object w:dxaOrig="1320" w:dyaOrig="660" w14:anchorId="3D529D02">
          <v:shape id="_x0000_i1879" type="#_x0000_t75" style="width:66.2pt;height:33.1pt" o:ole="">
            <v:imagedata r:id="rId786" o:title=""/>
          </v:shape>
          <o:OLEObject Type="Embed" ProgID="Equation.KSEE3" ShapeID="_x0000_i1879" DrawAspect="Content" ObjectID="_1654737153" r:id="rId787"/>
        </w:object>
      </w:r>
      <w:r w:rsidRPr="00A72AD3">
        <w:rPr>
          <w:rFonts w:ascii="宋体" w:eastAsia="宋体" w:hAnsi="宋体" w:cs="宋体" w:hint="eastAsia"/>
          <w:szCs w:val="21"/>
        </w:rPr>
        <w:t>， 故所给表达式是某一函数U(x，y）</w:t>
      </w:r>
    </w:p>
    <w:p w14:paraId="668D551A" w14:textId="77777777" w:rsidR="00A72AD3" w:rsidRPr="00A72AD3" w:rsidRDefault="00A72AD3" w:rsidP="00A72AD3">
      <w:pPr>
        <w:spacing w:line="360" w:lineRule="auto"/>
        <w:ind w:firstLineChars="500" w:firstLine="105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lastRenderedPageBreak/>
        <w:t>的全微分，取（x</w:t>
      </w:r>
      <w:r w:rsidRPr="00A72AD3">
        <w:rPr>
          <w:rFonts w:ascii="宋体" w:eastAsia="宋体" w:hAnsi="宋体" w:cs="宋体" w:hint="eastAsia"/>
          <w:szCs w:val="21"/>
          <w:vertAlign w:val="subscript"/>
        </w:rPr>
        <w:t>0,</w:t>
      </w:r>
      <w:r w:rsidRPr="00A72AD3">
        <w:rPr>
          <w:rFonts w:ascii="宋体" w:eastAsia="宋体" w:hAnsi="宋体" w:cs="宋体" w:hint="eastAsia"/>
          <w:szCs w:val="21"/>
        </w:rPr>
        <w:t>y</w:t>
      </w:r>
      <w:r w:rsidRPr="00A72AD3">
        <w:rPr>
          <w:rFonts w:ascii="宋体" w:eastAsia="宋体" w:hAnsi="宋体" w:cs="宋体" w:hint="eastAsia"/>
          <w:szCs w:val="21"/>
          <w:vertAlign w:val="subscript"/>
        </w:rPr>
        <w:t>0</w:t>
      </w:r>
      <w:r w:rsidRPr="00A72AD3">
        <w:rPr>
          <w:rFonts w:ascii="宋体" w:eastAsia="宋体" w:hAnsi="宋体" w:cs="宋体" w:hint="eastAsia"/>
          <w:szCs w:val="21"/>
        </w:rPr>
        <w:t>）=(0,0),则有</w:t>
      </w:r>
    </w:p>
    <w:p w14:paraId="5706B81C" w14:textId="77777777" w:rsidR="00A72AD3" w:rsidRPr="00A72AD3" w:rsidRDefault="00A72AD3" w:rsidP="00A72AD3">
      <w:pPr>
        <w:spacing w:line="360" w:lineRule="auto"/>
        <w:ind w:firstLineChars="500" w:firstLine="105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U（x，y）=</w:t>
      </w:r>
      <w:r w:rsidRPr="00A72AD3">
        <w:rPr>
          <w:rFonts w:ascii="宋体" w:eastAsia="宋体" w:hAnsi="宋体" w:cs="宋体" w:hint="eastAsia"/>
          <w:position w:val="-22"/>
          <w:szCs w:val="21"/>
        </w:rPr>
        <w:object w:dxaOrig="2760" w:dyaOrig="552" w14:anchorId="255E21DB">
          <v:shape id="_x0000_i1880" type="#_x0000_t75" style="width:138.2pt;height:27.85pt" o:ole="">
            <v:imagedata r:id="rId788" o:title=""/>
          </v:shape>
          <o:OLEObject Type="Embed" ProgID="Equation.KSEE3" ShapeID="_x0000_i1880" DrawAspect="Content" ObjectID="_1654737154" r:id="rId789"/>
        </w:object>
      </w:r>
      <w:r w:rsidRPr="00A72AD3">
        <w:rPr>
          <w:rFonts w:ascii="宋体" w:eastAsia="宋体" w:hAnsi="宋体" w:cs="宋体" w:hint="eastAsia"/>
          <w:szCs w:val="21"/>
        </w:rPr>
        <w:t>=</w:t>
      </w:r>
      <w:r w:rsidRPr="00A72AD3">
        <w:rPr>
          <w:rFonts w:ascii="宋体" w:eastAsia="宋体" w:hAnsi="宋体" w:cs="宋体" w:hint="eastAsia"/>
          <w:position w:val="-24"/>
          <w:szCs w:val="21"/>
        </w:rPr>
        <w:object w:dxaOrig="240" w:dyaOrig="612" w14:anchorId="27459704">
          <v:shape id="_x0000_i1881" type="#_x0000_t75" style="width:12.2pt;height:30.75pt" o:ole="">
            <v:imagedata r:id="rId790" o:title=""/>
          </v:shape>
          <o:OLEObject Type="Embed" ProgID="Equation.KSEE3" ShapeID="_x0000_i1881" DrawAspect="Content" ObjectID="_1654737155" r:id="rId791"/>
        </w:object>
      </w:r>
      <w:r w:rsidRPr="00A72AD3">
        <w:rPr>
          <w:rFonts w:ascii="宋体" w:eastAsia="宋体" w:hAnsi="宋体" w:cs="宋体" w:hint="eastAsia"/>
          <w:szCs w:val="21"/>
        </w:rPr>
        <w:t>x</w: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  <w:r w:rsidRPr="00A72AD3">
        <w:rPr>
          <w:rFonts w:ascii="宋体" w:eastAsia="宋体" w:hAnsi="宋体" w:cs="宋体" w:hint="eastAsia"/>
          <w:position w:val="-24"/>
          <w:szCs w:val="21"/>
          <w:vertAlign w:val="superscript"/>
        </w:rPr>
        <w:object w:dxaOrig="996" w:dyaOrig="612" w14:anchorId="33BF40BB">
          <v:shape id="_x0000_i1882" type="#_x0000_t75" style="width:49.95pt;height:30.75pt" o:ole="">
            <v:imagedata r:id="rId792" o:title=""/>
          </v:shape>
          <o:OLEObject Type="Embed" ProgID="Equation.KSEE3" ShapeID="_x0000_i1882" DrawAspect="Content" ObjectID="_1654737156" r:id="rId793"/>
        </w:object>
      </w:r>
      <w:r w:rsidRPr="00A72AD3">
        <w:rPr>
          <w:rFonts w:ascii="宋体" w:eastAsia="宋体" w:hAnsi="宋体" w:cs="宋体" w:hint="eastAsia"/>
          <w:szCs w:val="21"/>
        </w:rPr>
        <w:t>y</w: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</w:p>
    <w:p w14:paraId="37D1F911" w14:textId="77777777" w:rsidR="00A72AD3" w:rsidRPr="00A72AD3" w:rsidRDefault="00A72AD3" w:rsidP="00A72AD3">
      <w:pPr>
        <w:spacing w:line="360" w:lineRule="auto"/>
        <w:ind w:left="210"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（2）令P=2xcosy+y</w: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  <w:r w:rsidRPr="00A72AD3">
        <w:rPr>
          <w:rFonts w:ascii="宋体" w:eastAsia="宋体" w:hAnsi="宋体" w:cs="宋体" w:hint="eastAsia"/>
          <w:szCs w:val="21"/>
        </w:rPr>
        <w:t>cosx,Q=2ysinx-x</w: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  <w:r w:rsidRPr="00A72AD3">
        <w:rPr>
          <w:rFonts w:ascii="宋体" w:eastAsia="宋体" w:hAnsi="宋体" w:cs="宋体" w:hint="eastAsia"/>
          <w:szCs w:val="21"/>
        </w:rPr>
        <w:t xml:space="preserve">siny, 可知P, Q均具有一阶连续偏导数， </w:t>
      </w:r>
    </w:p>
    <w:p w14:paraId="0D4CD46D" w14:textId="77777777" w:rsidR="00A72AD3" w:rsidRPr="00A72AD3" w:rsidRDefault="00A72AD3" w:rsidP="00A72AD3">
      <w:pPr>
        <w:spacing w:line="360" w:lineRule="auto"/>
        <w:ind w:firstLineChars="400" w:firstLine="84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且</w:t>
      </w:r>
      <w:r w:rsidRPr="00A72AD3">
        <w:rPr>
          <w:rFonts w:ascii="宋体" w:eastAsia="宋体" w:hAnsi="宋体" w:cs="宋体" w:hint="eastAsia"/>
          <w:position w:val="-28"/>
          <w:szCs w:val="21"/>
        </w:rPr>
        <w:object w:dxaOrig="3048" w:dyaOrig="660" w14:anchorId="4B231C53">
          <v:shape id="_x0000_i1883" type="#_x0000_t75" style="width:152.15pt;height:33.1pt" o:ole="">
            <v:imagedata r:id="rId794" o:title=""/>
          </v:shape>
          <o:OLEObject Type="Embed" ProgID="Equation.KSEE3" ShapeID="_x0000_i1883" DrawAspect="Content" ObjectID="_1654737157" r:id="rId795"/>
        </w:objec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120" w:dyaOrig="168" w14:anchorId="1D02868E">
          <v:shape id="_x0000_i1884" type="#_x0000_t75" style="width:5.8pt;height:8.15pt" o:ole="">
            <v:imagedata r:id="rId796" o:title=""/>
          </v:shape>
          <o:OLEObject Type="Embed" ProgID="Equation.KSEE3" ShapeID="_x0000_i1884" DrawAspect="Content" ObjectID="_1654737158" r:id="rId797"/>
        </w:object>
      </w:r>
    </w:p>
    <w:p w14:paraId="577E0581" w14:textId="77777777" w:rsidR="00A72AD3" w:rsidRPr="00A72AD3" w:rsidRDefault="00A72AD3" w:rsidP="00A72AD3">
      <w:pPr>
        <w:spacing w:line="360" w:lineRule="auto"/>
        <w:ind w:firstLineChars="400" w:firstLine="84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故所给表达式是某一函数U(x，y）的全微分，</w:t>
      </w:r>
    </w:p>
    <w:p w14:paraId="18A610A4" w14:textId="77777777" w:rsidR="00A72AD3" w:rsidRPr="00A72AD3" w:rsidRDefault="00A72AD3" w:rsidP="00A72AD3">
      <w:pPr>
        <w:spacing w:line="360" w:lineRule="auto"/>
        <w:ind w:firstLineChars="400" w:firstLine="84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取（x</w:t>
      </w:r>
      <w:r w:rsidRPr="00A72AD3">
        <w:rPr>
          <w:rFonts w:ascii="宋体" w:eastAsia="宋体" w:hAnsi="宋体" w:cs="宋体" w:hint="eastAsia"/>
          <w:szCs w:val="21"/>
          <w:vertAlign w:val="subscript"/>
        </w:rPr>
        <w:t>0,</w:t>
      </w:r>
      <w:r w:rsidRPr="00A72AD3">
        <w:rPr>
          <w:rFonts w:ascii="宋体" w:eastAsia="宋体" w:hAnsi="宋体" w:cs="宋体" w:hint="eastAsia"/>
          <w:szCs w:val="21"/>
        </w:rPr>
        <w:t>y</w:t>
      </w:r>
      <w:r w:rsidRPr="00A72AD3">
        <w:rPr>
          <w:rFonts w:ascii="宋体" w:eastAsia="宋体" w:hAnsi="宋体" w:cs="宋体" w:hint="eastAsia"/>
          <w:szCs w:val="21"/>
          <w:vertAlign w:val="subscript"/>
        </w:rPr>
        <w:t>0</w:t>
      </w:r>
      <w:r w:rsidRPr="00A72AD3">
        <w:rPr>
          <w:rFonts w:ascii="宋体" w:eastAsia="宋体" w:hAnsi="宋体" w:cs="宋体" w:hint="eastAsia"/>
          <w:szCs w:val="21"/>
        </w:rPr>
        <w:t>）=(0,0),</w:t>
      </w:r>
    </w:p>
    <w:p w14:paraId="35D910D6" w14:textId="77777777" w:rsidR="00A72AD3" w:rsidRPr="00A72AD3" w:rsidRDefault="00A72AD3" w:rsidP="00A72AD3">
      <w:pPr>
        <w:spacing w:line="360" w:lineRule="auto"/>
        <w:ind w:firstLineChars="400" w:firstLine="84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则有U（x，y）=</w:t>
      </w:r>
      <w:r w:rsidRPr="00A72AD3">
        <w:rPr>
          <w:rFonts w:ascii="宋体" w:eastAsia="宋体" w:hAnsi="宋体" w:cs="宋体" w:hint="eastAsia"/>
          <w:position w:val="-22"/>
          <w:szCs w:val="21"/>
        </w:rPr>
        <w:object w:dxaOrig="636" w:dyaOrig="552" w14:anchorId="04F0A65E">
          <v:shape id="_x0000_i1885" type="#_x0000_t75" style="width:31.95pt;height:27.85pt" o:ole="">
            <v:imagedata r:id="rId798" o:title=""/>
          </v:shape>
          <o:OLEObject Type="Embed" ProgID="Equation.KSEE3" ShapeID="_x0000_i1885" DrawAspect="Content" ObjectID="_1654737159" r:id="rId799"/>
        </w:object>
      </w:r>
      <w:r w:rsidRPr="00A72AD3">
        <w:rPr>
          <w:rFonts w:ascii="宋体" w:eastAsia="宋体" w:hAnsi="宋体" w:cs="宋体" w:hint="eastAsia"/>
          <w:szCs w:val="21"/>
        </w:rPr>
        <w:t>（2xcosy+y</w: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  <w:r w:rsidRPr="00A72AD3">
        <w:rPr>
          <w:rFonts w:ascii="宋体" w:eastAsia="宋体" w:hAnsi="宋体" w:cs="宋体" w:hint="eastAsia"/>
          <w:szCs w:val="21"/>
        </w:rPr>
        <w:t>cosx)</w:t>
      </w:r>
      <w:r w:rsidRPr="00A72AD3">
        <w:rPr>
          <w:rFonts w:ascii="宋体" w:eastAsia="宋体" w:hAnsi="宋体" w:cs="宋体" w:hint="eastAsia"/>
          <w:position w:val="-6"/>
          <w:szCs w:val="21"/>
        </w:rPr>
        <w:object w:dxaOrig="300" w:dyaOrig="276" w14:anchorId="1F2B2124">
          <v:shape id="_x0000_i1886" type="#_x0000_t75" style="width:15.1pt;height:13.95pt" o:ole="">
            <v:imagedata r:id="rId800" o:title=""/>
          </v:shape>
          <o:OLEObject Type="Embed" ProgID="Equation.KSEE3" ShapeID="_x0000_i1886" DrawAspect="Content" ObjectID="_1654737160" r:id="rId801"/>
        </w:object>
      </w:r>
      <w:r w:rsidRPr="00A72AD3">
        <w:rPr>
          <w:rFonts w:ascii="宋体" w:eastAsia="宋体" w:hAnsi="宋体" w:cs="宋体" w:hint="eastAsia"/>
          <w:szCs w:val="21"/>
        </w:rPr>
        <w:t>+(2ysinx-x</w: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  <w:r w:rsidRPr="00A72AD3">
        <w:rPr>
          <w:rFonts w:ascii="宋体" w:eastAsia="宋体" w:hAnsi="宋体" w:cs="宋体" w:hint="eastAsia"/>
          <w:szCs w:val="21"/>
        </w:rPr>
        <w:t>siny,)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324" w:dyaOrig="324" w14:anchorId="54A3365F">
          <v:shape id="_x0000_i1887" type="#_x0000_t75" style="width:16.25pt;height:16.25pt" o:ole="">
            <v:imagedata r:id="rId802" o:title=""/>
          </v:shape>
          <o:OLEObject Type="Embed" ProgID="Equation.KSEE3" ShapeID="_x0000_i1887" DrawAspect="Content" ObjectID="_1654737161" r:id="rId803"/>
        </w:object>
      </w:r>
    </w:p>
    <w:p w14:paraId="6367B07D" w14:textId="77777777" w:rsidR="00A72AD3" w:rsidRPr="00A72AD3" w:rsidRDefault="00A72AD3" w:rsidP="00A72AD3">
      <w:pPr>
        <w:spacing w:line="360" w:lineRule="auto"/>
        <w:ind w:left="210" w:firstLineChars="300" w:firstLine="630"/>
        <w:rPr>
          <w:rFonts w:ascii="宋体" w:eastAsia="宋体" w:hAnsi="宋体" w:cs="宋体" w:hint="eastAsia"/>
          <w:position w:val="-10"/>
          <w:szCs w:val="21"/>
          <w:vertAlign w:val="superscript"/>
        </w:rPr>
      </w:pPr>
      <w:r w:rsidRPr="00A72AD3">
        <w:rPr>
          <w:rFonts w:ascii="宋体" w:eastAsia="宋体" w:hAnsi="宋体" w:cs="宋体" w:hint="eastAsia"/>
          <w:szCs w:val="21"/>
        </w:rPr>
        <w:t xml:space="preserve">              =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216" w:dyaOrig="252" w14:anchorId="1469C19E">
          <v:shape id="_x0000_i1888" type="#_x0000_t75" style="width:11.05pt;height:12.75pt" o:ole="">
            <v:imagedata r:id="rId804" o:title=""/>
          </v:shape>
          <o:OLEObject Type="Embed" ProgID="Equation.KSEE3" ShapeID="_x0000_i1888" DrawAspect="Content" ObjectID="_1654737162" r:id="rId805"/>
        </w:objec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  <w:r w:rsidRPr="00A72AD3">
        <w:rPr>
          <w:rFonts w:ascii="宋体" w:eastAsia="宋体" w:hAnsi="宋体" w:cs="宋体" w:hint="eastAsia"/>
          <w:position w:val="-6"/>
          <w:szCs w:val="21"/>
          <w:vertAlign w:val="superscript"/>
        </w:rPr>
        <w:object w:dxaOrig="864" w:dyaOrig="276" w14:anchorId="38357B7A">
          <v:shape id="_x0000_i1889" type="#_x0000_t75" style="width:42.95pt;height:13.95pt" o:ole="">
            <v:imagedata r:id="rId806" o:title=""/>
          </v:shape>
          <o:OLEObject Type="Embed" ProgID="Equation.KSEE3" ShapeID="_x0000_i1889" DrawAspect="Content" ObjectID="_1654737163" r:id="rId807"/>
        </w:object>
      </w:r>
      <w:r w:rsidRPr="00A72AD3">
        <w:rPr>
          <w:rFonts w:ascii="宋体" w:eastAsia="宋体" w:hAnsi="宋体" w:cs="宋体" w:hint="eastAsia"/>
          <w:szCs w:val="21"/>
          <w:vertAlign w:val="superscript"/>
        </w:rPr>
        <w:t>2</w:t>
      </w:r>
      <w:r w:rsidRPr="00A72AD3">
        <w:rPr>
          <w:rFonts w:ascii="宋体" w:eastAsia="宋体" w:hAnsi="宋体" w:cs="宋体" w:hint="eastAsia"/>
          <w:position w:val="-10"/>
          <w:szCs w:val="21"/>
          <w:vertAlign w:val="superscript"/>
        </w:rPr>
        <w:object w:dxaOrig="552" w:dyaOrig="252" w14:anchorId="76CED02F">
          <v:shape id="_x0000_i1890" type="#_x0000_t75" style="width:27.85pt;height:12.75pt" o:ole="">
            <v:imagedata r:id="rId808" o:title=""/>
          </v:shape>
          <o:OLEObject Type="Embed" ProgID="Equation.KSEE3" ShapeID="_x0000_i1890" DrawAspect="Content" ObjectID="_1654737164" r:id="rId809"/>
        </w:object>
      </w:r>
    </w:p>
    <w:p w14:paraId="1BEAA7F2" w14:textId="77777777" w:rsidR="00A72AD3" w:rsidRPr="00A72AD3" w:rsidRDefault="00A72AD3" w:rsidP="00A72AD3">
      <w:pPr>
        <w:spacing w:line="300" w:lineRule="auto"/>
        <w:ind w:left="210" w:firstLineChars="300" w:firstLine="630"/>
        <w:rPr>
          <w:rFonts w:ascii="宋体" w:eastAsia="宋体" w:hAnsi="宋体" w:cs="宋体" w:hint="eastAsia"/>
          <w:position w:val="-10"/>
          <w:szCs w:val="21"/>
          <w:vertAlign w:val="superscript"/>
        </w:rPr>
      </w:pPr>
    </w:p>
    <w:p w14:paraId="14399E0C" w14:textId="77777777" w:rsidR="00A72AD3" w:rsidRPr="00A72AD3" w:rsidRDefault="00A72AD3" w:rsidP="00D046E4">
      <w:pPr>
        <w:numPr>
          <w:ilvl w:val="0"/>
          <w:numId w:val="58"/>
        </w:numPr>
        <w:spacing w:line="360" w:lineRule="auto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求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396" w:dyaOrig="324" w14:anchorId="7715853F">
          <v:shape id="_x0000_i1891" type="#_x0000_t75" style="width:19.75pt;height:16.25pt" o:ole="">
            <v:imagedata r:id="rId810" o:title=""/>
          </v:shape>
          <o:OLEObject Type="Embed" ProgID="Equation.KSEE3" ShapeID="_x0000_i1891" DrawAspect="Content" ObjectID="_1654737165" r:id="rId811"/>
        </w:object>
      </w:r>
      <w:r w:rsidRPr="00A72AD3">
        <w:rPr>
          <w:rFonts w:ascii="宋体" w:eastAsia="宋体" w:hAnsi="宋体" w:cs="宋体" w:hint="eastAsia"/>
          <w:szCs w:val="21"/>
        </w:rPr>
        <w:t>，使得表达式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4356" w:dyaOrig="360" w14:anchorId="0FA5AA91">
          <v:shape id="_x0000_i1892" type="#_x0000_t75" style="width:217.75pt;height:18pt" o:ole="">
            <v:imagedata r:id="rId812" o:title=""/>
          </v:shape>
          <o:OLEObject Type="Embed" ProgID="Equation.KSEE3" ShapeID="_x0000_i1892" DrawAspect="Content" ObjectID="_1654737166" r:id="rId813"/>
        </w:object>
      </w:r>
      <w:r w:rsidRPr="00A72AD3">
        <w:rPr>
          <w:rFonts w:ascii="宋体" w:eastAsia="宋体" w:hAnsi="宋体" w:cs="宋体" w:hint="eastAsia"/>
          <w:szCs w:val="21"/>
        </w:rPr>
        <w:t>为某一函数的全微分，并求出这个函数。</w:t>
      </w:r>
    </w:p>
    <w:p w14:paraId="0170EF81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解：P=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1740" w:dyaOrig="360" w14:anchorId="618D26B5">
          <v:shape id="_x0000_i1893" type="#_x0000_t75" style="width:87.1pt;height:18pt" o:ole="">
            <v:imagedata r:id="rId814" o:title=""/>
          </v:shape>
          <o:OLEObject Type="Embed" ProgID="Equation.KSEE3" ShapeID="_x0000_i1893" DrawAspect="Content" ObjectID="_1654737167" r:id="rId815"/>
        </w:object>
      </w:r>
    </w:p>
    <w:p w14:paraId="64A0E3BB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Q=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1716" w:dyaOrig="360" w14:anchorId="7F12EA22">
          <v:shape id="_x0000_i1894" type="#_x0000_t75" style="width:85.95pt;height:18pt" o:ole="">
            <v:imagedata r:id="rId816" o:title=""/>
          </v:shape>
          <o:OLEObject Type="Embed" ProgID="Equation.KSEE3" ShapeID="_x0000_i1894" DrawAspect="Content" ObjectID="_1654737168" r:id="rId817"/>
        </w:object>
      </w:r>
    </w:p>
    <w:p w14:paraId="0B4D5BCC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∵为某一函数全微分, 与路径无关</w:t>
      </w:r>
    </w:p>
    <w:p w14:paraId="31C75E67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∴</w:t>
      </w:r>
      <w:r w:rsidRPr="00A72AD3">
        <w:rPr>
          <w:rFonts w:ascii="宋体" w:eastAsia="宋体" w:hAnsi="宋体" w:cs="宋体" w:hint="eastAsia"/>
          <w:position w:val="-28"/>
          <w:szCs w:val="21"/>
        </w:rPr>
        <w:object w:dxaOrig="960" w:dyaOrig="660" w14:anchorId="13AD0846">
          <v:shape id="_x0000_i1895" type="#_x0000_t75" style="width:48.2pt;height:33.1pt" o:ole="">
            <v:imagedata r:id="rId818" o:title=""/>
          </v:shape>
          <o:OLEObject Type="Embed" ProgID="Equation.KSEE3" ShapeID="_x0000_i1895" DrawAspect="Content" ObjectID="_1654737169" r:id="rId819"/>
        </w:object>
      </w:r>
    </w:p>
    <w:p w14:paraId="487D5F39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position w:val="-28"/>
          <w:szCs w:val="21"/>
        </w:rPr>
        <w:object w:dxaOrig="1380" w:dyaOrig="660" w14:anchorId="70232AE3">
          <v:shape id="_x0000_i1896" type="#_x0000_t75" style="width:69.1pt;height:33.1pt" o:ole="">
            <v:imagedata r:id="rId820" o:title=""/>
          </v:shape>
          <o:OLEObject Type="Embed" ProgID="Equation.KSEE3" ShapeID="_x0000_i1896" DrawAspect="Content" ObjectID="_1654737170" r:id="rId821"/>
        </w:object>
      </w:r>
    </w:p>
    <w:p w14:paraId="0CBAE454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position w:val="-24"/>
          <w:szCs w:val="21"/>
        </w:rPr>
        <w:object w:dxaOrig="1404" w:dyaOrig="612" w14:anchorId="10312EEB">
          <v:shape id="_x0000_i1897" type="#_x0000_t75" style="width:70.25pt;height:30.75pt" o:ole="">
            <v:imagedata r:id="rId822" o:title=""/>
          </v:shape>
          <o:OLEObject Type="Embed" ProgID="Equation.KSEE3" ShapeID="_x0000_i1897" DrawAspect="Content" ObjectID="_1654737171" r:id="rId823"/>
        </w:object>
      </w:r>
    </w:p>
    <w:p w14:paraId="78D61D17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易得 a=-1, b=1</w:t>
      </w:r>
    </w:p>
    <w:p w14:paraId="4926EC7F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∴P=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1560" w:dyaOrig="360" w14:anchorId="49E1A8F0">
          <v:shape id="_x0000_i1898" type="#_x0000_t75" style="width:77.8pt;height:18pt" o:ole="">
            <v:imagedata r:id="rId824" o:title=""/>
          </v:shape>
          <o:OLEObject Type="Embed" ProgID="Equation.KSEE3" ShapeID="_x0000_i1898" DrawAspect="Content" ObjectID="_1654737172" r:id="rId825"/>
        </w:object>
      </w:r>
    </w:p>
    <w:p w14:paraId="754BA8C3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Q=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1608" w:dyaOrig="360" w14:anchorId="711AE889">
          <v:shape id="_x0000_i1899" type="#_x0000_t75" style="width:80.15pt;height:18pt" o:ole="">
            <v:imagedata r:id="rId826" o:title=""/>
          </v:shape>
          <o:OLEObject Type="Embed" ProgID="Equation.KSEE3" ShapeID="_x0000_i1899" DrawAspect="Content" ObjectID="_1654737173" r:id="rId827"/>
        </w:object>
      </w:r>
    </w:p>
    <w:p w14:paraId="72963EDE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∵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1080" w:dyaOrig="324" w14:anchorId="3057B872">
          <v:shape id="_x0000_i1900" type="#_x0000_t75" style="width:54pt;height:16.25pt" o:ole="">
            <v:imagedata r:id="rId828" o:title=""/>
          </v:shape>
          <o:OLEObject Type="Embed" ProgID="Equation.KSEE3" ShapeID="_x0000_i1900" DrawAspect="Content" ObjectID="_1654737174" r:id="rId829"/>
        </w:object>
      </w:r>
      <w:r w:rsidRPr="00A72AD3">
        <w:rPr>
          <w:rFonts w:ascii="宋体" w:eastAsia="宋体" w:hAnsi="宋体" w:cs="宋体" w:hint="eastAsia"/>
          <w:szCs w:val="21"/>
        </w:rPr>
        <w:t>为函数</w:t>
      </w:r>
      <w:r w:rsidRPr="00A72AD3">
        <w:rPr>
          <w:rFonts w:ascii="宋体" w:eastAsia="宋体" w:hAnsi="宋体" w:cs="宋体" w:hint="eastAsia"/>
          <w:position w:val="-14"/>
          <w:szCs w:val="21"/>
        </w:rPr>
        <w:object w:dxaOrig="540" w:dyaOrig="384" w14:anchorId="304BBDD0">
          <v:shape id="_x0000_i1901" type="#_x0000_t75" style="width:27.3pt;height:19.15pt" o:ole="">
            <v:imagedata r:id="rId830" o:title=""/>
          </v:shape>
          <o:OLEObject Type="Embed" ProgID="Equation.KSEE3" ShapeID="_x0000_i1901" DrawAspect="Content" ObjectID="_1654737175" r:id="rId831"/>
        </w:object>
      </w:r>
      <w:r w:rsidRPr="00A72AD3">
        <w:rPr>
          <w:rFonts w:ascii="宋体" w:eastAsia="宋体" w:hAnsi="宋体" w:cs="宋体" w:hint="eastAsia"/>
          <w:szCs w:val="21"/>
        </w:rPr>
        <w:t>的微分</w:t>
      </w:r>
    </w:p>
    <w:p w14:paraId="08F6B892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position w:val="-14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∴</w:t>
      </w:r>
      <w:r w:rsidRPr="00A72AD3">
        <w:rPr>
          <w:rFonts w:ascii="宋体" w:eastAsia="宋体" w:hAnsi="宋体" w:cs="宋体" w:hint="eastAsia"/>
          <w:position w:val="-14"/>
          <w:szCs w:val="21"/>
        </w:rPr>
        <w:object w:dxaOrig="2196" w:dyaOrig="396" w14:anchorId="64BDAA94">
          <v:shape id="_x0000_i1902" type="#_x0000_t75" style="width:109.75pt;height:19.75pt" o:ole="">
            <v:imagedata r:id="rId832" o:title=""/>
          </v:shape>
          <o:OLEObject Type="Embed" ProgID="Equation.KSEE3" ShapeID="_x0000_i1902" DrawAspect="Content" ObjectID="_1654737176" r:id="rId833"/>
        </w:object>
      </w:r>
    </w:p>
    <w:p w14:paraId="7C137E7F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position w:val="-14"/>
          <w:szCs w:val="21"/>
        </w:rPr>
      </w:pPr>
    </w:p>
    <w:p w14:paraId="12E8B697" w14:textId="77777777" w:rsidR="00A72AD3" w:rsidRPr="00A72AD3" w:rsidRDefault="00A72AD3" w:rsidP="00D046E4">
      <w:pPr>
        <w:numPr>
          <w:ilvl w:val="0"/>
          <w:numId w:val="58"/>
        </w:numPr>
        <w:spacing w:line="360" w:lineRule="auto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lastRenderedPageBreak/>
        <w:t>设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528" w:dyaOrig="336" w14:anchorId="5B45DDAF">
          <v:shape id="_x0000_i1903" type="#_x0000_t75" style="width:26.15pt;height:16.85pt" o:ole="">
            <v:imagedata r:id="rId834" o:title=""/>
          </v:shape>
          <o:OLEObject Type="Embed" ProgID="Equation.KSEE3" ShapeID="_x0000_i1903" DrawAspect="Content" ObjectID="_1654737177" r:id="rId835"/>
        </w:object>
      </w:r>
      <w:r w:rsidRPr="00A72AD3">
        <w:rPr>
          <w:rFonts w:ascii="宋体" w:eastAsia="宋体" w:hAnsi="宋体" w:cs="宋体" w:hint="eastAsia"/>
          <w:szCs w:val="21"/>
        </w:rPr>
        <w:t>在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960" w:dyaOrig="336" w14:anchorId="22566E53">
          <v:shape id="_x0000_i1904" type="#_x0000_t75" style="width:48.2pt;height:16.85pt" o:ole="">
            <v:imagedata r:id="rId836" o:title=""/>
          </v:shape>
          <o:OLEObject Type="Embed" ProgID="Equation.KSEE3" ShapeID="_x0000_i1904" DrawAspect="Content" ObjectID="_1654737178" r:id="rId837"/>
        </w:object>
      </w:r>
      <w:r w:rsidRPr="00A72AD3">
        <w:rPr>
          <w:rFonts w:ascii="宋体" w:eastAsia="宋体" w:hAnsi="宋体" w:cs="宋体" w:hint="eastAsia"/>
          <w:szCs w:val="21"/>
        </w:rPr>
        <w:t>内连续可导，求</w:t>
      </w:r>
    </w:p>
    <w:p w14:paraId="04B17A6D" w14:textId="77777777" w:rsidR="00A72AD3" w:rsidRPr="00A72AD3" w:rsidRDefault="00A72AD3" w:rsidP="00A72AD3">
      <w:pPr>
        <w:spacing w:line="360" w:lineRule="auto"/>
        <w:jc w:val="center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position w:val="-28"/>
          <w:szCs w:val="21"/>
        </w:rPr>
        <w:object w:dxaOrig="3636" w:dyaOrig="696" w14:anchorId="68D32145">
          <v:shape id="_x0000_i1905" type="#_x0000_t75" style="width:181.75pt;height:34.85pt" o:ole="">
            <v:imagedata r:id="rId838" o:title=""/>
          </v:shape>
          <o:OLEObject Type="Embed" ProgID="Equation.KSEE3" ShapeID="_x0000_i1905" DrawAspect="Content" ObjectID="_1654737179" r:id="rId839"/>
        </w:object>
      </w:r>
    </w:p>
    <w:p w14:paraId="27B26A96" w14:textId="77777777" w:rsidR="00A72AD3" w:rsidRPr="00A72AD3" w:rsidRDefault="00A72AD3" w:rsidP="00A72AD3">
      <w:pPr>
        <w:spacing w:line="360" w:lineRule="auto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解：</w:t>
      </w:r>
      <w:r w:rsidRPr="00A72AD3">
        <w:rPr>
          <w:rFonts w:ascii="宋体" w:eastAsia="宋体" w:hAnsi="宋体" w:cs="宋体" w:hint="eastAsia"/>
          <w:position w:val="-28"/>
          <w:szCs w:val="21"/>
        </w:rPr>
        <w:object w:dxaOrig="2880" w:dyaOrig="696" w14:anchorId="06B039F9">
          <v:shape id="_x0000_i1906" type="#_x0000_t75" style="width:2in;height:34.85pt" o:ole="">
            <v:imagedata r:id="rId840" o:title=""/>
          </v:shape>
          <o:OLEObject Type="Embed" ProgID="Equation.KSEE3" ShapeID="_x0000_i1906" DrawAspect="Content" ObjectID="_1654737180" r:id="rId841"/>
        </w:object>
      </w:r>
    </w:p>
    <w:p w14:paraId="02AFBECF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position w:val="-28"/>
          <w:szCs w:val="21"/>
        </w:rPr>
        <w:object w:dxaOrig="3384" w:dyaOrig="660" w14:anchorId="31ACBA22">
          <v:shape id="_x0000_i1907" type="#_x0000_t75" style="width:168.95pt;height:33.1pt" o:ole="">
            <v:imagedata r:id="rId842" o:title=""/>
          </v:shape>
          <o:OLEObject Type="Embed" ProgID="Equation.KSEE3" ShapeID="_x0000_i1907" DrawAspect="Content" ObjectID="_1654737181" r:id="rId843"/>
        </w:object>
      </w:r>
    </w:p>
    <w:p w14:paraId="2B37B529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∵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540" w:dyaOrig="324" w14:anchorId="4A6D786D">
          <v:shape id="_x0000_i1908" type="#_x0000_t75" style="width:27.3pt;height:16.25pt" o:ole="">
            <v:imagedata r:id="rId844" o:title=""/>
          </v:shape>
          <o:OLEObject Type="Embed" ProgID="Equation.KSEE3" ShapeID="_x0000_i1908" DrawAspect="Content" ObjectID="_1654737182" r:id="rId845"/>
        </w:object>
      </w:r>
      <w:r w:rsidRPr="00A72AD3">
        <w:rPr>
          <w:rFonts w:ascii="宋体" w:eastAsia="宋体" w:hAnsi="宋体" w:cs="宋体" w:hint="eastAsia"/>
          <w:szCs w:val="21"/>
        </w:rPr>
        <w:t>在实数域内连续可导</w:t>
      </w:r>
    </w:p>
    <w:p w14:paraId="132DB4F3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∴</w:t>
      </w:r>
      <w:r w:rsidRPr="00A72AD3">
        <w:rPr>
          <w:rFonts w:ascii="宋体" w:eastAsia="宋体" w:hAnsi="宋体" w:cs="宋体" w:hint="eastAsia"/>
          <w:position w:val="-28"/>
          <w:szCs w:val="21"/>
        </w:rPr>
        <w:object w:dxaOrig="2820" w:dyaOrig="660" w14:anchorId="64B1D1C6">
          <v:shape id="_x0000_i1909" type="#_x0000_t75" style="width:141.1pt;height:33.1pt" o:ole="">
            <v:imagedata r:id="rId846" o:title=""/>
          </v:shape>
          <o:OLEObject Type="Embed" ProgID="Equation.KSEE3" ShapeID="_x0000_i1909" DrawAspect="Content" ObjectID="_1654737183" r:id="rId847"/>
        </w:object>
      </w:r>
    </w:p>
    <w:p w14:paraId="5B838A98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position w:val="-28"/>
          <w:szCs w:val="21"/>
        </w:rPr>
        <w:object w:dxaOrig="2688" w:dyaOrig="660" w14:anchorId="14C99384">
          <v:shape id="_x0000_i1910" type="#_x0000_t75" style="width:134.15pt;height:33.1pt" o:ole="">
            <v:imagedata r:id="rId848" o:title=""/>
          </v:shape>
          <o:OLEObject Type="Embed" ProgID="Equation.KSEE3" ShapeID="_x0000_i1910" DrawAspect="Content" ObjectID="_1654737184" r:id="rId849"/>
        </w:object>
      </w:r>
    </w:p>
    <w:p w14:paraId="6068CB86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∵</w:t>
      </w:r>
      <w:r w:rsidRPr="00A72AD3">
        <w:rPr>
          <w:rFonts w:ascii="宋体" w:eastAsia="宋体" w:hAnsi="宋体" w:cs="宋体" w:hint="eastAsia"/>
          <w:position w:val="-28"/>
          <w:szCs w:val="21"/>
        </w:rPr>
        <w:object w:dxaOrig="960" w:dyaOrig="660" w14:anchorId="142CE8BA">
          <v:shape id="_x0000_i1911" type="#_x0000_t75" style="width:48.2pt;height:33.1pt" o:ole="">
            <v:imagedata r:id="rId850" o:title=""/>
          </v:shape>
          <o:OLEObject Type="Embed" ProgID="Equation.KSEE3" ShapeID="_x0000_i1911" DrawAspect="Content" ObjectID="_1654737185" r:id="rId851"/>
        </w:object>
      </w:r>
    </w:p>
    <w:p w14:paraId="2F54B982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∴积分结果与路径无关</w:t>
      </w:r>
    </w:p>
    <w:p w14:paraId="605D844B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可设</w:t>
      </w:r>
      <w:r w:rsidRPr="00A72AD3">
        <w:rPr>
          <w:rFonts w:ascii="宋体" w:eastAsia="宋体" w:hAnsi="宋体" w:cs="宋体" w:hint="eastAsia"/>
          <w:position w:val="-10"/>
          <w:szCs w:val="21"/>
        </w:rPr>
        <w:object w:dxaOrig="1080" w:dyaOrig="324" w14:anchorId="19E8DCC6">
          <v:shape id="_x0000_i1912" type="#_x0000_t75" style="width:54pt;height:16.25pt" o:ole="">
            <v:imagedata r:id="rId828" o:title=""/>
          </v:shape>
          <o:OLEObject Type="Embed" ProgID="Equation.KSEE3" ShapeID="_x0000_i1912" DrawAspect="Content" ObjectID="_1654737186" r:id="rId852"/>
        </w:object>
      </w:r>
      <w:r w:rsidRPr="00A72AD3">
        <w:rPr>
          <w:rFonts w:ascii="宋体" w:eastAsia="宋体" w:hAnsi="宋体" w:cs="宋体" w:hint="eastAsia"/>
          <w:szCs w:val="21"/>
        </w:rPr>
        <w:t>为函数</w:t>
      </w:r>
      <w:r w:rsidRPr="00A72AD3">
        <w:rPr>
          <w:rFonts w:ascii="宋体" w:eastAsia="宋体" w:hAnsi="宋体" w:cs="宋体" w:hint="eastAsia"/>
          <w:position w:val="-14"/>
          <w:szCs w:val="21"/>
        </w:rPr>
        <w:object w:dxaOrig="540" w:dyaOrig="384" w14:anchorId="156A4A0F">
          <v:shape id="_x0000_i1913" type="#_x0000_t75" style="width:27.3pt;height:19.15pt" o:ole="">
            <v:imagedata r:id="rId830" o:title=""/>
          </v:shape>
          <o:OLEObject Type="Embed" ProgID="Equation.KSEE3" ShapeID="_x0000_i1913" DrawAspect="Content" ObjectID="_1654737187" r:id="rId853"/>
        </w:object>
      </w:r>
      <w:r w:rsidRPr="00A72AD3">
        <w:rPr>
          <w:rFonts w:ascii="宋体" w:eastAsia="宋体" w:hAnsi="宋体" w:cs="宋体" w:hint="eastAsia"/>
          <w:szCs w:val="21"/>
        </w:rPr>
        <w:t>的微分</w:t>
      </w:r>
    </w:p>
    <w:p w14:paraId="7EA929CD" w14:textId="77777777" w:rsidR="00A72AD3" w:rsidRPr="00A72AD3" w:rsidRDefault="00A72AD3" w:rsidP="00A72AD3">
      <w:pPr>
        <w:spacing w:line="360" w:lineRule="auto"/>
        <w:ind w:firstLineChars="200" w:firstLine="420"/>
        <w:rPr>
          <w:rFonts w:ascii="宋体" w:eastAsia="宋体" w:hAnsi="宋体" w:cs="宋体" w:hint="eastAsia"/>
          <w:szCs w:val="21"/>
        </w:rPr>
      </w:pPr>
      <w:r w:rsidRPr="00A72AD3">
        <w:rPr>
          <w:rFonts w:ascii="宋体" w:eastAsia="宋体" w:hAnsi="宋体" w:cs="宋体" w:hint="eastAsia"/>
          <w:position w:val="-28"/>
          <w:szCs w:val="21"/>
        </w:rPr>
        <w:object w:dxaOrig="1776" w:dyaOrig="660" w14:anchorId="29A7E8C8">
          <v:shape id="_x0000_i1914" type="#_x0000_t75" style="width:88.85pt;height:33.1pt" o:ole="">
            <v:imagedata r:id="rId854" o:title=""/>
          </v:shape>
          <o:OLEObject Type="Embed" ProgID="Equation.KSEE3" ShapeID="_x0000_i1914" DrawAspect="Content" ObjectID="_1654737188" r:id="rId855"/>
        </w:object>
      </w:r>
    </w:p>
    <w:p w14:paraId="6E27E4ED" w14:textId="3AB5A7A4" w:rsidR="00E8665E" w:rsidRPr="00A72AD3" w:rsidRDefault="00A72AD3" w:rsidP="00A72AD3">
      <w:pPr>
        <w:pStyle w:val="ad"/>
        <w:rPr>
          <w:rFonts w:ascii="宋体" w:eastAsia="宋体" w:hAnsi="宋体" w:hint="eastAsia"/>
          <w:szCs w:val="21"/>
        </w:rPr>
      </w:pPr>
      <w:r w:rsidRPr="00A72AD3">
        <w:rPr>
          <w:rFonts w:ascii="宋体" w:eastAsia="宋体" w:hAnsi="宋体" w:cs="宋体" w:hint="eastAsia"/>
          <w:szCs w:val="21"/>
        </w:rPr>
        <w:t>∴</w:t>
      </w:r>
      <w:r w:rsidRPr="00A72AD3">
        <w:rPr>
          <w:rFonts w:ascii="宋体" w:eastAsia="宋体" w:hAnsi="宋体" w:cs="宋体" w:hint="eastAsia"/>
          <w:position w:val="-28"/>
          <w:szCs w:val="21"/>
        </w:rPr>
        <w:object w:dxaOrig="7236" w:dyaOrig="696" w14:anchorId="299A1780">
          <v:shape id="_x0000_i1915" type="#_x0000_t75" style="width:361.75pt;height:34.85pt" o:ole="">
            <v:imagedata r:id="rId856" o:title=""/>
          </v:shape>
          <o:OLEObject Type="Embed" ProgID="Equation.KSEE3" ShapeID="_x0000_i1915" DrawAspect="Content" ObjectID="_1654737189" r:id="rId857"/>
        </w:object>
      </w:r>
    </w:p>
    <w:p w14:paraId="68157156" w14:textId="77777777" w:rsidR="00075B47" w:rsidRPr="0020578D" w:rsidRDefault="00075B47" w:rsidP="00075B47">
      <w:pPr>
        <w:spacing w:line="300" w:lineRule="auto"/>
        <w:jc w:val="center"/>
        <w:rPr>
          <w:rFonts w:ascii="宋体" w:eastAsia="宋体" w:hAnsi="宋体" w:cs="STXingkai"/>
          <w:b/>
          <w:bCs/>
          <w:sz w:val="30"/>
          <w:szCs w:val="30"/>
        </w:rPr>
      </w:pPr>
      <w:r w:rsidRPr="0020578D">
        <w:rPr>
          <w:rFonts w:ascii="宋体" w:eastAsia="宋体" w:hAnsi="宋体" w:cs="STXingkai" w:hint="eastAsia"/>
          <w:b/>
          <w:bCs/>
          <w:sz w:val="30"/>
          <w:szCs w:val="30"/>
        </w:rPr>
        <w:t>20.第二类曲面积分</w:t>
      </w:r>
    </w:p>
    <w:p w14:paraId="19A9CF54" w14:textId="77777777" w:rsidR="00075B47" w:rsidRDefault="00075B47" w:rsidP="00D046E4">
      <w:pPr>
        <w:pStyle w:val="a4"/>
        <w:numPr>
          <w:ilvl w:val="0"/>
          <w:numId w:val="18"/>
        </w:numPr>
        <w:spacing w:line="300" w:lineRule="auto"/>
        <w:ind w:firstLineChars="0"/>
        <w:rPr>
          <w:szCs w:val="21"/>
        </w:rPr>
      </w:pPr>
      <w:r>
        <w:rPr>
          <w:rFonts w:hint="eastAsia"/>
          <w:szCs w:val="21"/>
        </w:rPr>
        <w:t>已知</w:t>
      </w:r>
      <w:r>
        <w:rPr>
          <w:rFonts w:hint="eastAsia"/>
        </w:rPr>
        <w:object w:dxaOrig="220" w:dyaOrig="240" w14:anchorId="3D853A45">
          <v:shape id="_x0000_i2060" type="#_x0000_t75" style="width:11.05pt;height:12.2pt" o:ole="">
            <v:imagedata r:id="rId858" o:title=""/>
          </v:shape>
          <o:OLEObject Type="Embed" ProgID="Equation.3" ShapeID="_x0000_i2060" DrawAspect="Content" ObjectID="_1654737190" r:id="rId859"/>
        </w:object>
      </w:r>
      <w:r>
        <w:rPr>
          <w:rFonts w:hint="eastAsia"/>
          <w:szCs w:val="21"/>
        </w:rPr>
        <w:t>是球面</w:t>
      </w:r>
      <w:r>
        <w:rPr>
          <w:rFonts w:hint="eastAsia"/>
        </w:rPr>
        <w:object w:dxaOrig="1700" w:dyaOrig="360" w14:anchorId="3B193F9C">
          <v:shape id="_x0000_i2061" type="#_x0000_t75" style="width:85.35pt;height:18pt" o:ole="">
            <v:imagedata r:id="rId860" o:title=""/>
          </v:shape>
          <o:OLEObject Type="Embed" ProgID="Equation.3" ShapeID="_x0000_i2061" DrawAspect="Content" ObjectID="_1654737191" r:id="rId861"/>
        </w:object>
      </w:r>
      <w:r>
        <w:rPr>
          <w:rFonts w:hint="eastAsia"/>
          <w:szCs w:val="21"/>
        </w:rPr>
        <w:t>的下半部分的下侧, 求</w:t>
      </w:r>
      <w:r>
        <w:rPr>
          <w:rFonts w:hint="eastAsia"/>
        </w:rPr>
        <w:object w:dxaOrig="1320" w:dyaOrig="580" w14:anchorId="52AA15A5">
          <v:shape id="_x0000_i2062" type="#_x0000_t75" style="width:66.2pt;height:29.05pt" o:ole="">
            <v:imagedata r:id="rId862" o:title=""/>
          </v:shape>
          <o:OLEObject Type="Embed" ProgID="Equation.3" ShapeID="_x0000_i2062" DrawAspect="Content" ObjectID="_1654737192" r:id="rId863"/>
        </w:object>
      </w:r>
      <w:r>
        <w:rPr>
          <w:rFonts w:hint="eastAsia"/>
          <w:szCs w:val="21"/>
        </w:rPr>
        <w:t xml:space="preserve">. </w:t>
      </w:r>
    </w:p>
    <w:p w14:paraId="22839040" w14:textId="77777777" w:rsidR="00075B47" w:rsidRDefault="00075B47" w:rsidP="00075B47">
      <w:pPr>
        <w:spacing w:line="300" w:lineRule="auto"/>
        <w:rPr>
          <w:szCs w:val="21"/>
        </w:rPr>
      </w:pPr>
      <w:r>
        <w:rPr>
          <w:rFonts w:hint="eastAsia"/>
          <w:szCs w:val="21"/>
        </w:rPr>
        <w:t xml:space="preserve">解: </w:t>
      </w:r>
      <w:r>
        <w:rPr>
          <w:rFonts w:hint="eastAsia"/>
          <w:szCs w:val="21"/>
        </w:rPr>
        <w:object w:dxaOrig="220" w:dyaOrig="240" w14:anchorId="620D29D7">
          <v:shape id="_x0000_i2063" type="#_x0000_t75" style="width:11.05pt;height:12.2pt" o:ole="">
            <v:imagedata r:id="rId864" o:title=""/>
          </v:shape>
          <o:OLEObject Type="Embed" ProgID="Equation.3" ShapeID="_x0000_i2063" DrawAspect="Content" ObjectID="_1654737193" r:id="rId865"/>
        </w:object>
      </w:r>
      <w:r>
        <w:rPr>
          <w:rFonts w:hint="eastAsia"/>
          <w:szCs w:val="21"/>
        </w:rPr>
        <w:t xml:space="preserve">的方程为 </w:t>
      </w:r>
      <w:r>
        <w:rPr>
          <w:szCs w:val="21"/>
        </w:rPr>
        <w:object w:dxaOrig="1940" w:dyaOrig="440" w14:anchorId="2E0B0136">
          <v:shape id="_x0000_i2064" type="#_x0000_t75" style="width:96.95pt;height:22.05pt" o:ole="">
            <v:imagedata r:id="rId866" o:title=""/>
          </v:shape>
          <o:OLEObject Type="Embed" ProgID="Equation.3" ShapeID="_x0000_i2064" DrawAspect="Content" ObjectID="_1654737194" r:id="rId867"/>
        </w:objec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object w:dxaOrig="400" w:dyaOrig="380" w14:anchorId="773A41DD">
          <v:shape id="_x0000_i2065" type="#_x0000_t75" style="width:19.75pt;height:19.15pt" o:ole="">
            <v:imagedata r:id="rId868" o:title=""/>
          </v:shape>
          <o:OLEObject Type="Embed" ProgID="Equation.3" ShapeID="_x0000_i2065" DrawAspect="Content" ObjectID="_1654737195" r:id="rId869"/>
        </w:objec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object w:dxaOrig="1700" w:dyaOrig="360" w14:anchorId="10FDC5E8">
          <v:shape id="_x0000_i2066" type="#_x0000_t75" style="width:85.35pt;height:18pt" o:ole="">
            <v:imagedata r:id="rId870" o:title=""/>
          </v:shape>
          <o:OLEObject Type="Embed" ProgID="Equation.3" ShapeID="_x0000_i2066" DrawAspect="Content" ObjectID="_1654737196" r:id="rId871"/>
        </w:object>
      </w:r>
    </w:p>
    <w:p w14:paraId="2C41ACB6" w14:textId="77777777" w:rsidR="00075B47" w:rsidRDefault="00075B47" w:rsidP="00075B47">
      <w:pPr>
        <w:spacing w:line="300" w:lineRule="auto"/>
        <w:rPr>
          <w:szCs w:val="21"/>
        </w:rPr>
      </w:pPr>
      <w:r>
        <w:rPr>
          <w:rFonts w:hint="eastAsia"/>
          <w:szCs w:val="21"/>
        </w:rPr>
        <w:t xml:space="preserve">于是,         </w:t>
      </w:r>
      <w:r>
        <w:rPr>
          <w:rFonts w:hint="eastAsia"/>
          <w:szCs w:val="21"/>
        </w:rPr>
        <w:object w:dxaOrig="1320" w:dyaOrig="580" w14:anchorId="729E0A41">
          <v:shape id="_x0000_i2067" type="#_x0000_t75" style="width:66.2pt;height:29.05pt" o:ole="">
            <v:imagedata r:id="rId862" o:title=""/>
          </v:shape>
          <o:OLEObject Type="Embed" ProgID="Equation.3" ShapeID="_x0000_i2067" DrawAspect="Content" ObjectID="_1654737197" r:id="rId872"/>
        </w:object>
      </w:r>
    </w:p>
    <w:p w14:paraId="6E8B8434" w14:textId="77777777" w:rsidR="00075B47" w:rsidRDefault="00075B47" w:rsidP="00075B47">
      <w:pPr>
        <w:spacing w:line="300" w:lineRule="auto"/>
        <w:ind w:firstLineChars="500" w:firstLine="1050"/>
        <w:rPr>
          <w:szCs w:val="21"/>
        </w:rPr>
      </w:pPr>
      <w:r>
        <w:rPr>
          <w:rFonts w:hint="eastAsia"/>
          <w:szCs w:val="21"/>
        </w:rPr>
        <w:lastRenderedPageBreak/>
        <w:t xml:space="preserve">= </w:t>
      </w:r>
      <w:r>
        <w:rPr>
          <w:rFonts w:hint="eastAsia"/>
          <w:szCs w:val="21"/>
        </w:rPr>
        <w:object w:dxaOrig="3060" w:dyaOrig="680" w14:anchorId="33FC4990">
          <v:shape id="_x0000_i2068" type="#_x0000_t75" style="width:153.3pt;height:34.25pt" o:ole="">
            <v:imagedata r:id="rId873" o:title=""/>
          </v:shape>
          <o:OLEObject Type="Embed" ProgID="Equation.3" ShapeID="_x0000_i2068" DrawAspect="Content" ObjectID="_1654737198" r:id="rId874"/>
        </w:object>
      </w:r>
    </w:p>
    <w:p w14:paraId="795BA0AB" w14:textId="77777777" w:rsidR="00075B47" w:rsidRDefault="00075B47" w:rsidP="00075B47">
      <w:pPr>
        <w:spacing w:line="300" w:lineRule="auto"/>
        <w:ind w:firstLineChars="450" w:firstLine="945"/>
        <w:rPr>
          <w:szCs w:val="21"/>
        </w:rPr>
      </w:pPr>
      <w:r>
        <w:rPr>
          <w:rFonts w:hint="eastAsia"/>
          <w:szCs w:val="21"/>
        </w:rPr>
        <w:t xml:space="preserve">= </w:t>
      </w:r>
      <w:r>
        <w:rPr>
          <w:rFonts w:hint="eastAsia"/>
          <w:szCs w:val="21"/>
        </w:rPr>
        <w:object w:dxaOrig="3740" w:dyaOrig="760" w14:anchorId="709EED28">
          <v:shape id="_x0000_i2069" type="#_x0000_t75" style="width:186.95pt;height:37.75pt" o:ole="">
            <v:imagedata r:id="rId875" o:title=""/>
          </v:shape>
          <o:OLEObject Type="Embed" ProgID="Equation.3" ShapeID="_x0000_i2069" DrawAspect="Content" ObjectID="_1654737199" r:id="rId876"/>
        </w:object>
      </w:r>
    </w:p>
    <w:p w14:paraId="4B2FC1F9" w14:textId="77777777" w:rsidR="00075B47" w:rsidRDefault="00075B47" w:rsidP="00075B47">
      <w:pPr>
        <w:spacing w:line="300" w:lineRule="auto"/>
        <w:ind w:firstLineChars="450" w:firstLine="945"/>
        <w:rPr>
          <w:szCs w:val="21"/>
        </w:rPr>
      </w:pPr>
      <w:r>
        <w:rPr>
          <w:rFonts w:hint="eastAsia"/>
          <w:szCs w:val="21"/>
        </w:rPr>
        <w:t xml:space="preserve">= </w:t>
      </w:r>
      <w:r>
        <w:rPr>
          <w:rFonts w:hint="eastAsia"/>
          <w:position w:val="-32"/>
          <w:szCs w:val="21"/>
        </w:rPr>
        <w:object w:dxaOrig="2760" w:dyaOrig="760" w14:anchorId="1BFCFB30">
          <v:shape id="_x0000_i2070" type="#_x0000_t75" style="width:138.2pt;height:37.75pt" o:ole="">
            <v:imagedata r:id="rId877" o:title=""/>
          </v:shape>
          <o:OLEObject Type="Embed" ProgID="Equation.3" ShapeID="_x0000_i2070" DrawAspect="Content" ObjectID="_1654737200" r:id="rId878"/>
        </w:object>
      </w:r>
    </w:p>
    <w:p w14:paraId="02313F0F" w14:textId="77777777" w:rsidR="00075B47" w:rsidRDefault="00075B47" w:rsidP="00075B47">
      <w:pPr>
        <w:spacing w:line="300" w:lineRule="auto"/>
        <w:ind w:firstLineChars="450" w:firstLine="945"/>
        <w:rPr>
          <w:szCs w:val="21"/>
        </w:rPr>
      </w:pPr>
      <w:r>
        <w:rPr>
          <w:rFonts w:hint="eastAsia"/>
          <w:szCs w:val="21"/>
        </w:rPr>
        <w:t xml:space="preserve">= </w:t>
      </w:r>
      <w:r>
        <w:rPr>
          <w:rFonts w:hint="eastAsia"/>
          <w:szCs w:val="21"/>
        </w:rPr>
        <w:object w:dxaOrig="840" w:dyaOrig="620" w14:anchorId="533D2A64">
          <v:shape id="_x0000_i2071" type="#_x0000_t75" style="width:41.8pt;height:31.35pt" o:ole="">
            <v:imagedata r:id="rId879" o:title=""/>
          </v:shape>
          <o:OLEObject Type="Embed" ProgID="Equation.3" ShapeID="_x0000_i2071" DrawAspect="Content" ObjectID="_1654737201" r:id="rId880"/>
        </w:object>
      </w:r>
    </w:p>
    <w:p w14:paraId="364CCE82" w14:textId="77777777" w:rsidR="00075B47" w:rsidRDefault="00075B47" w:rsidP="00D046E4">
      <w:pPr>
        <w:pStyle w:val="a4"/>
        <w:numPr>
          <w:ilvl w:val="0"/>
          <w:numId w:val="18"/>
        </w:numPr>
        <w:spacing w:line="25" w:lineRule="atLeast"/>
        <w:ind w:firstLineChars="0"/>
        <w:rPr>
          <w:rFonts w:ascii="宋体" w:eastAsia="宋体" w:hAnsi="宋体" w:cs="宋体"/>
        </w:rPr>
      </w:pPr>
      <w:r>
        <w:rPr>
          <w:rFonts w:hint="eastAsia"/>
          <w:position w:val="-30"/>
        </w:rPr>
        <w:object w:dxaOrig="2460" w:dyaOrig="580" w14:anchorId="6C9022E1">
          <v:shape id="_x0000_i2072" type="#_x0000_t75" style="width:123.1pt;height:29.05pt" o:ole="">
            <v:imagedata r:id="rId881" o:title=""/>
          </v:shape>
          <o:OLEObject Type="Embed" ProgID="Equation.3" ShapeID="_x0000_i2072" DrawAspect="Content" ObjectID="_1654737202" r:id="rId882"/>
        </w:object>
      </w:r>
      <w:r>
        <w:rPr>
          <w:rFonts w:ascii="宋体" w:eastAsia="宋体" w:hAnsi="宋体" w:cs="宋体" w:hint="eastAsia"/>
        </w:rPr>
        <w:t>, 其中E是柱面</w:t>
      </w:r>
      <w:r>
        <w:rPr>
          <w:rFonts w:hint="eastAsia"/>
          <w:noProof/>
        </w:rPr>
        <w:drawing>
          <wp:inline distT="0" distB="0" distL="114300" distR="114300" wp14:anchorId="77EE74F5" wp14:editId="1209DFA1">
            <wp:extent cx="733425" cy="314325"/>
            <wp:effectExtent l="0" t="0" r="0" b="254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</w:rPr>
        <w:t>被平面</w:t>
      </w:r>
      <w:r>
        <w:rPr>
          <w:rFonts w:hint="eastAsia"/>
          <w:noProof/>
        </w:rPr>
        <w:drawing>
          <wp:inline distT="0" distB="0" distL="114300" distR="114300" wp14:anchorId="1FD4EA73" wp14:editId="4632F1C7">
            <wp:extent cx="390525" cy="171450"/>
            <wp:effectExtent l="0" t="0" r="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</w:rPr>
        <w:t>及</w:t>
      </w:r>
      <w:r>
        <w:rPr>
          <w:rFonts w:hint="eastAsia"/>
          <w:noProof/>
        </w:rPr>
        <w:drawing>
          <wp:inline distT="0" distB="0" distL="114300" distR="114300" wp14:anchorId="2B723B62" wp14:editId="585CDB24">
            <wp:extent cx="371475" cy="171450"/>
            <wp:effectExtent l="0" t="0" r="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88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</w:rPr>
        <w:t xml:space="preserve">所截的的在第一卦限的部分的前侧. </w:t>
      </w:r>
    </w:p>
    <w:p w14:paraId="3B9B2393" w14:textId="77777777" w:rsidR="00075B47" w:rsidRDefault="00075B47" w:rsidP="00075B47">
      <w:pPr>
        <w:spacing w:line="25" w:lineRule="atLeas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解: 柱面</w:t>
      </w: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7D4FEB49" wp14:editId="7E024F58">
            <wp:extent cx="733425" cy="314325"/>
            <wp:effectExtent l="0" t="0" r="0" b="254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88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</w:rPr>
        <w:t>在</w:t>
      </w:r>
      <w:proofErr w:type="spellStart"/>
      <w:r>
        <w:rPr>
          <w:rFonts w:ascii="宋体" w:eastAsia="宋体" w:hAnsi="宋体" w:cs="宋体" w:hint="eastAsia"/>
        </w:rPr>
        <w:t>xOy</w:t>
      </w:r>
      <w:proofErr w:type="spellEnd"/>
      <w:r>
        <w:rPr>
          <w:rFonts w:ascii="宋体" w:eastAsia="宋体" w:hAnsi="宋体" w:cs="宋体" w:hint="eastAsia"/>
        </w:rPr>
        <w:t xml:space="preserve">平面上投影为0, </w:t>
      </w:r>
    </w:p>
    <w:p w14:paraId="49B0A0C8" w14:textId="77777777" w:rsidR="00075B47" w:rsidRDefault="00075B47" w:rsidP="00075B47">
      <w:pPr>
        <w:spacing w:line="25" w:lineRule="atLeast"/>
        <w:ind w:left="105"/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9AADEAD" wp14:editId="6B2D687D">
            <wp:extent cx="4314825" cy="247650"/>
            <wp:effectExtent l="0" t="0" r="0" b="571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0574" w14:textId="77777777" w:rsidR="00075B47" w:rsidRDefault="00075B47" w:rsidP="00075B47">
      <w:pPr>
        <w:spacing w:line="25" w:lineRule="atLeast"/>
        <w:ind w:left="105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原式 = </w:t>
      </w: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480E74DA" wp14:editId="6DA5A955">
            <wp:extent cx="1200150" cy="361950"/>
            <wp:effectExtent l="0" t="0" r="0" b="571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88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0316" w14:textId="77777777" w:rsidR="00075B47" w:rsidRDefault="00075B47" w:rsidP="00075B47">
      <w:pPr>
        <w:spacing w:line="25" w:lineRule="atLeast"/>
        <w:ind w:leftChars="50" w:left="105" w:firstLineChars="20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075E0F6E" wp14:editId="3E8291A7">
            <wp:extent cx="2190750" cy="485775"/>
            <wp:effectExtent l="0" t="0" r="6350" b="952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88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5BEE" w14:textId="77777777" w:rsidR="00075B47" w:rsidRDefault="00075B47" w:rsidP="00075B47">
      <w:pPr>
        <w:spacing w:line="25" w:lineRule="atLeast"/>
        <w:ind w:leftChars="50" w:left="105" w:firstLineChars="20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321A9154" wp14:editId="40461F4E">
            <wp:extent cx="2162175" cy="476250"/>
            <wp:effectExtent l="0" t="0" r="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7388" w14:textId="77777777" w:rsidR="00075B47" w:rsidRDefault="00075B47" w:rsidP="00075B47">
      <w:pPr>
        <w:spacing w:line="25" w:lineRule="atLeast"/>
        <w:ind w:leftChars="50" w:left="105" w:firstLineChars="20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5D2BBA5E" wp14:editId="7199897A">
            <wp:extent cx="1990725" cy="390525"/>
            <wp:effectExtent l="0" t="0" r="3175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89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F97B" w14:textId="77777777" w:rsidR="00075B47" w:rsidRDefault="00075B47" w:rsidP="00075B47">
      <w:pPr>
        <w:spacing w:line="25" w:lineRule="atLeast"/>
        <w:ind w:leftChars="50" w:left="105" w:firstLineChars="200"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2A3C0BA7" wp14:editId="5C97C2BC">
            <wp:extent cx="400050" cy="390525"/>
            <wp:effectExtent l="0" t="0" r="0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89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ABB2" w14:textId="77777777" w:rsidR="00075B47" w:rsidRDefault="00075B47" w:rsidP="00D046E4">
      <w:pPr>
        <w:pStyle w:val="a4"/>
        <w:numPr>
          <w:ilvl w:val="0"/>
          <w:numId w:val="18"/>
        </w:numPr>
        <w:spacing w:line="25" w:lineRule="atLeast"/>
        <w:ind w:firstLineChars="0"/>
        <w:rPr>
          <w:rFonts w:ascii="宋体" w:eastAsia="宋体" w:hAnsi="宋体" w:cs="宋体"/>
        </w:rPr>
      </w:pPr>
      <w:r>
        <w:rPr>
          <w:rFonts w:hint="eastAsia"/>
          <w:position w:val="-30"/>
        </w:rPr>
        <w:object w:dxaOrig="2580" w:dyaOrig="580" w14:anchorId="709708CC">
          <v:shape id="_x0000_i2073" type="#_x0000_t75" style="width:128.9pt;height:29.05pt" o:ole="">
            <v:imagedata r:id="rId893" o:title=""/>
          </v:shape>
          <o:OLEObject Type="Embed" ProgID="Equation.3" ShapeID="_x0000_i2073" DrawAspect="Content" ObjectID="_1654737203" r:id="rId894"/>
        </w:object>
      </w:r>
      <w:r>
        <w:rPr>
          <w:rFonts w:ascii="宋体" w:eastAsia="宋体" w:hAnsi="宋体" w:cs="宋体" w:hint="eastAsia"/>
        </w:rPr>
        <w:t xml:space="preserve">, 其中E是平面x=0, y=0, </w:t>
      </w:r>
      <w:proofErr w:type="spellStart"/>
      <w:r>
        <w:rPr>
          <w:rFonts w:ascii="宋体" w:eastAsia="宋体" w:hAnsi="宋体" w:cs="宋体" w:hint="eastAsia"/>
        </w:rPr>
        <w:t>x+y+z</w:t>
      </w:r>
      <w:proofErr w:type="spellEnd"/>
      <w:r>
        <w:rPr>
          <w:rFonts w:ascii="宋体" w:eastAsia="宋体" w:hAnsi="宋体" w:cs="宋体" w:hint="eastAsia"/>
        </w:rPr>
        <w:t xml:space="preserve">=1所围成的空间区域的整个边界曲面的外侧. </w:t>
      </w:r>
    </w:p>
    <w:p w14:paraId="64FB6E21" w14:textId="77777777" w:rsidR="00075B47" w:rsidRDefault="00075B47" w:rsidP="00075B47">
      <w:pPr>
        <w:spacing w:line="25" w:lineRule="atLeas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解: 在坐标面x=0, y=0, 和z=0上, 积分值均为零, 因此只需计算在</w:t>
      </w: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4516818F" wp14:editId="0B752DEF">
            <wp:extent cx="1009650" cy="200025"/>
            <wp:effectExtent l="0" t="0" r="0" b="254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89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</w:rPr>
        <w:t>(取上侧)上的积分值,</w:t>
      </w:r>
    </w:p>
    <w:p w14:paraId="1CBCD71C" w14:textId="77777777" w:rsidR="00075B47" w:rsidRDefault="00075B47" w:rsidP="00075B47">
      <w:pPr>
        <w:spacing w:line="25" w:lineRule="atLeast"/>
        <w:ind w:left="105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296FDB47" wp14:editId="433C0823">
            <wp:extent cx="1933575" cy="428625"/>
            <wp:effectExtent l="0" t="0" r="0" b="3175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89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7110FC48" wp14:editId="33AB40A1">
            <wp:extent cx="1876425" cy="476250"/>
            <wp:effectExtent l="0" t="0" r="3175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89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0EF6" w14:textId="77777777" w:rsidR="00075B47" w:rsidRDefault="00075B47" w:rsidP="00075B47">
      <w:pPr>
        <w:spacing w:line="25" w:lineRule="atLeast"/>
        <w:ind w:left="105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由被积函数和积分曲面关于积分变量的对称性, 可得</w:t>
      </w:r>
    </w:p>
    <w:p w14:paraId="586BB946" w14:textId="77777777" w:rsidR="00075B47" w:rsidRDefault="00075B47" w:rsidP="00075B47">
      <w:pPr>
        <w:spacing w:line="25" w:lineRule="atLeast"/>
        <w:ind w:left="105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114300" distR="114300" wp14:anchorId="4BDB3EAC" wp14:editId="350032B0">
            <wp:extent cx="2466975" cy="428625"/>
            <wp:effectExtent l="0" t="0" r="9525" b="317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89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F9E54" w14:textId="77777777" w:rsidR="00075B47" w:rsidRDefault="00075B47" w:rsidP="00075B47">
      <w:pPr>
        <w:spacing w:line="25" w:lineRule="atLeast"/>
        <w:ind w:left="105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114300" distR="114300" wp14:anchorId="63A55A7C" wp14:editId="598D2B00">
            <wp:extent cx="2676525" cy="428625"/>
            <wp:effectExtent l="0" t="0" r="3175" b="3175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89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C592" w14:textId="77777777" w:rsidR="00075B47" w:rsidRDefault="00075B47" w:rsidP="00D046E4">
      <w:pPr>
        <w:numPr>
          <w:ilvl w:val="0"/>
          <w:numId w:val="19"/>
        </w:num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把对坐标的曲面积分</w:t>
      </w:r>
      <w:r>
        <w:rPr>
          <w:rFonts w:ascii="宋体" w:eastAsia="宋体" w:hAnsi="宋体" w:cs="宋体" w:hint="eastAsia"/>
          <w:position w:val="-30"/>
          <w:szCs w:val="21"/>
        </w:rPr>
        <w:object w:dxaOrig="4760" w:dyaOrig="580" w14:anchorId="6D396C13">
          <v:shape id="_x0000_i2074" type="#_x0000_t75" style="width:238.05pt;height:29.05pt" o:ole="">
            <v:imagedata r:id="rId900" o:title=""/>
          </v:shape>
          <o:OLEObject Type="Embed" ProgID="Equation.KSEE3" ShapeID="_x0000_i2074" DrawAspect="Content" ObjectID="_1654737204" r:id="rId901"/>
        </w:object>
      </w:r>
      <w:r>
        <w:rPr>
          <w:rFonts w:ascii="宋体" w:eastAsia="宋体" w:hAnsi="宋体" w:cs="宋体" w:hint="eastAsia"/>
          <w:szCs w:val="21"/>
        </w:rPr>
        <w:t>化成对面积的曲面积分,其中</w:t>
      </w:r>
    </w:p>
    <w:p w14:paraId="79FD4FB2" w14:textId="77777777" w:rsidR="00075B47" w:rsidRDefault="00075B47" w:rsidP="00D046E4">
      <w:pPr>
        <w:numPr>
          <w:ilvl w:val="0"/>
          <w:numId w:val="20"/>
        </w:num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Σ是平面</w:t>
      </w:r>
      <w:r>
        <w:rPr>
          <w:rFonts w:ascii="宋体" w:eastAsia="宋体" w:hAnsi="宋体" w:cs="宋体" w:hint="eastAsia"/>
          <w:position w:val="-10"/>
          <w:szCs w:val="21"/>
        </w:rPr>
        <w:object w:dxaOrig="1860" w:dyaOrig="380" w14:anchorId="4EF3F961">
          <v:shape id="_x0000_i2075" type="#_x0000_t75" style="width:92.9pt;height:19.15pt" o:ole="">
            <v:imagedata r:id="rId902" o:title=""/>
          </v:shape>
          <o:OLEObject Type="Embed" ProgID="Equation.KSEE3" ShapeID="_x0000_i2075" DrawAspect="Content" ObjectID="_1654737205" r:id="rId903"/>
        </w:object>
      </w:r>
      <w:r>
        <w:rPr>
          <w:rFonts w:ascii="宋体" w:eastAsia="宋体" w:hAnsi="宋体" w:cs="宋体" w:hint="eastAsia"/>
          <w:szCs w:val="21"/>
        </w:rPr>
        <w:t xml:space="preserve">在第一象限的部分的上侧; </w:t>
      </w:r>
    </w:p>
    <w:p w14:paraId="05E761D2" w14:textId="77777777" w:rsidR="00075B47" w:rsidRDefault="00075B47" w:rsidP="00D046E4">
      <w:pPr>
        <w:numPr>
          <w:ilvl w:val="0"/>
          <w:numId w:val="20"/>
        </w:num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Σ是抛物面</w:t>
      </w:r>
      <w:r>
        <w:rPr>
          <w:rFonts w:ascii="宋体" w:eastAsia="宋体" w:hAnsi="宋体" w:cs="宋体" w:hint="eastAsia"/>
          <w:position w:val="-6"/>
          <w:szCs w:val="21"/>
        </w:rPr>
        <w:object w:dxaOrig="859" w:dyaOrig="279" w14:anchorId="00B2EE69">
          <v:shape id="_x0000_i2076" type="#_x0000_t75" style="width:42.95pt;height:13.95pt" o:ole="">
            <v:imagedata r:id="rId904" o:title=""/>
          </v:shape>
          <o:OLEObject Type="Embed" ProgID="Equation.KSEE3" ShapeID="_x0000_i2076" DrawAspect="Content" ObjectID="_1654737206" r:id="rId905"/>
        </w:object>
      </w:r>
      <w:r>
        <w:rPr>
          <w:rFonts w:ascii="宋体" w:eastAsia="宋体" w:hAnsi="宋体" w:cs="宋体" w:hint="eastAsia"/>
          <w:szCs w:val="21"/>
        </w:rPr>
        <w:t>²</w:t>
      </w:r>
      <w:r>
        <w:rPr>
          <w:rFonts w:ascii="宋体" w:eastAsia="宋体" w:hAnsi="宋体" w:cs="宋体" w:hint="eastAsia"/>
          <w:position w:val="-10"/>
          <w:szCs w:val="21"/>
        </w:rPr>
        <w:object w:dxaOrig="380" w:dyaOrig="260" w14:anchorId="6B70E265">
          <v:shape id="_x0000_i2077" type="#_x0000_t75" style="width:19.15pt;height:13.35pt" o:ole="">
            <v:imagedata r:id="rId906" o:title=""/>
          </v:shape>
          <o:OLEObject Type="Embed" ProgID="Equation.KSEE3" ShapeID="_x0000_i2077" DrawAspect="Content" ObjectID="_1654737207" r:id="rId907"/>
        </w:object>
      </w:r>
      <w:r>
        <w:rPr>
          <w:rFonts w:ascii="宋体" w:eastAsia="宋体" w:hAnsi="宋体" w:cs="宋体" w:hint="eastAsia"/>
          <w:szCs w:val="21"/>
        </w:rPr>
        <w:t>²在</w:t>
      </w:r>
      <w:r>
        <w:rPr>
          <w:rFonts w:ascii="宋体" w:eastAsia="宋体" w:hAnsi="宋体" w:cs="宋体" w:hint="eastAsia"/>
          <w:position w:val="-10"/>
          <w:szCs w:val="21"/>
        </w:rPr>
        <w:object w:dxaOrig="420" w:dyaOrig="260" w14:anchorId="64AA3BFE">
          <v:shape id="_x0000_i2078" type="#_x0000_t75" style="width:20.9pt;height:13.35pt" o:ole="">
            <v:imagedata r:id="rId908" o:title=""/>
          </v:shape>
          <o:OLEObject Type="Embed" ProgID="Equation.KSEE3" ShapeID="_x0000_i2078" DrawAspect="Content" ObjectID="_1654737208" r:id="rId909"/>
        </w:object>
      </w:r>
      <w:r>
        <w:rPr>
          <w:rFonts w:ascii="宋体" w:eastAsia="宋体" w:hAnsi="宋体" w:cs="宋体" w:hint="eastAsia"/>
          <w:szCs w:val="21"/>
        </w:rPr>
        <w:t xml:space="preserve">平面上方的部分的上侧. </w:t>
      </w:r>
    </w:p>
    <w:p w14:paraId="18A05609" w14:textId="77777777" w:rsidR="00075B47" w:rsidRDefault="00075B47" w:rsidP="00075B47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解: </w:t>
      </w:r>
    </w:p>
    <w:p w14:paraId="5A115935" w14:textId="77777777" w:rsidR="00075B47" w:rsidRDefault="00075B47" w:rsidP="00D046E4">
      <w:pPr>
        <w:numPr>
          <w:ilvl w:val="0"/>
          <w:numId w:val="21"/>
        </w:num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令</w:t>
      </w:r>
      <w:r>
        <w:rPr>
          <w:rFonts w:ascii="宋体" w:eastAsia="宋体" w:hAnsi="宋体" w:cs="宋体" w:hint="eastAsia"/>
          <w:position w:val="-10"/>
          <w:szCs w:val="21"/>
        </w:rPr>
        <w:object w:dxaOrig="2980" w:dyaOrig="380" w14:anchorId="71CC7C07">
          <v:shape id="_x0000_i2079" type="#_x0000_t75" style="width:148.65pt;height:19.15pt" o:ole="">
            <v:imagedata r:id="rId910" o:title=""/>
          </v:shape>
          <o:OLEObject Type="Embed" ProgID="Equation.KSEE3" ShapeID="_x0000_i2079" DrawAspect="Content" ObjectID="_1654737209" r:id="rId911"/>
        </w:object>
      </w:r>
      <w:r>
        <w:rPr>
          <w:rFonts w:ascii="宋体" w:eastAsia="宋体" w:hAnsi="宋体" w:cs="宋体" w:hint="eastAsia"/>
          <w:position w:val="-6"/>
          <w:szCs w:val="21"/>
        </w:rPr>
        <w:t xml:space="preserve">, </w:t>
      </w:r>
      <w:r>
        <w:rPr>
          <w:rFonts w:ascii="宋体" w:eastAsia="宋体" w:hAnsi="宋体" w:cs="宋体" w:hint="eastAsia"/>
          <w:szCs w:val="21"/>
        </w:rPr>
        <w:t>Σ上侧的法向量为</w:t>
      </w:r>
      <w:r>
        <w:rPr>
          <w:rFonts w:ascii="宋体" w:eastAsia="宋体" w:hAnsi="宋体" w:cs="宋体" w:hint="eastAsia"/>
          <w:position w:val="-10"/>
          <w:szCs w:val="21"/>
        </w:rPr>
        <w:object w:dxaOrig="1359" w:dyaOrig="380" w14:anchorId="4CBF02F1">
          <v:shape id="_x0000_i2080" type="#_x0000_t75" style="width:67.95pt;height:19.15pt" o:ole="">
            <v:imagedata r:id="rId912" o:title=""/>
          </v:shape>
          <o:OLEObject Type="Embed" ProgID="Equation.KSEE3" ShapeID="_x0000_i2080" DrawAspect="Content" ObjectID="_1654737210" r:id="rId913"/>
        </w:object>
      </w:r>
      <w:r>
        <w:rPr>
          <w:rFonts w:ascii="宋体" w:eastAsia="宋体" w:hAnsi="宋体" w:cs="宋体" w:hint="eastAsia"/>
          <w:position w:val="-6"/>
          <w:szCs w:val="21"/>
        </w:rPr>
        <w:t xml:space="preserve">, </w:t>
      </w:r>
      <w:r>
        <w:rPr>
          <w:rFonts w:ascii="宋体" w:eastAsia="宋体" w:hAnsi="宋体" w:cs="宋体" w:hint="eastAsia"/>
          <w:szCs w:val="21"/>
        </w:rPr>
        <w:t>则单位法向量为</w:t>
      </w:r>
      <w:r>
        <w:rPr>
          <w:rFonts w:ascii="宋体" w:eastAsia="宋体" w:hAnsi="宋体" w:cs="宋体" w:hint="eastAsia"/>
          <w:position w:val="-24"/>
          <w:szCs w:val="21"/>
        </w:rPr>
        <w:object w:dxaOrig="1579" w:dyaOrig="620" w14:anchorId="56E0AEB1">
          <v:shape id="_x0000_i2081" type="#_x0000_t75" style="width:78.95pt;height:31.35pt" o:ole="">
            <v:imagedata r:id="rId914" o:title=""/>
          </v:shape>
          <o:OLEObject Type="Embed" ProgID="Equation.KSEE3" ShapeID="_x0000_i2081" DrawAspect="Content" ObjectID="_1654737211" r:id="rId915"/>
        </w:object>
      </w:r>
      <w:r>
        <w:rPr>
          <w:rFonts w:ascii="宋体" w:eastAsia="宋体" w:hAnsi="宋体" w:cs="宋体" w:hint="eastAsia"/>
          <w:position w:val="-6"/>
          <w:szCs w:val="21"/>
        </w:rPr>
        <w:t xml:space="preserve">, </w:t>
      </w:r>
      <w:r>
        <w:rPr>
          <w:rFonts w:ascii="宋体" w:eastAsia="宋体" w:hAnsi="宋体" w:cs="宋体" w:hint="eastAsia"/>
          <w:szCs w:val="21"/>
        </w:rPr>
        <w:t>所以</w:t>
      </w:r>
    </w:p>
    <w:p w14:paraId="66981A19" w14:textId="77777777" w:rsidR="00075B47" w:rsidRDefault="00075B47" w:rsidP="00075B47">
      <w:pPr>
        <w:spacing w:line="300" w:lineRule="auto"/>
        <w:rPr>
          <w:rFonts w:ascii="宋体" w:eastAsia="宋体" w:hAnsi="宋体" w:cs="宋体"/>
          <w:position w:val="-30"/>
          <w:szCs w:val="21"/>
        </w:rPr>
      </w:pPr>
      <w:r>
        <w:rPr>
          <w:rFonts w:ascii="宋体" w:eastAsia="宋体" w:hAnsi="宋体" w:cs="宋体" w:hint="eastAsia"/>
          <w:position w:val="-30"/>
          <w:szCs w:val="21"/>
        </w:rPr>
        <w:object w:dxaOrig="5980" w:dyaOrig="580" w14:anchorId="049A9FA9">
          <v:shape id="_x0000_i2082" type="#_x0000_t75" style="width:298.45pt;height:29.05pt" o:ole="">
            <v:imagedata r:id="rId916" o:title=""/>
          </v:shape>
          <o:OLEObject Type="Embed" ProgID="Equation.KSEE3" ShapeID="_x0000_i2082" DrawAspect="Content" ObjectID="_1654737212" r:id="rId917"/>
        </w:object>
      </w:r>
    </w:p>
    <w:p w14:paraId="742E14BC" w14:textId="77777777" w:rsidR="00075B47" w:rsidRDefault="00075B47" w:rsidP="00075B47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position w:val="-2"/>
          <w:szCs w:val="21"/>
        </w:rPr>
        <w:object w:dxaOrig="200" w:dyaOrig="160" w14:anchorId="3AEBC454">
          <v:shape id="_x0000_i2083" type="#_x0000_t75" style="width:10.45pt;height:7.55pt" o:ole="">
            <v:imagedata r:id="rId918" o:title=""/>
          </v:shape>
          <o:OLEObject Type="Embed" ProgID="Equation.KSEE3" ShapeID="_x0000_i2083" DrawAspect="Content" ObjectID="_1654737213" r:id="rId919"/>
        </w:object>
      </w:r>
      <w:r>
        <w:rPr>
          <w:rFonts w:ascii="宋体" w:eastAsia="宋体" w:hAnsi="宋体" w:cs="宋体" w:hint="eastAsia"/>
          <w:position w:val="-30"/>
          <w:szCs w:val="21"/>
        </w:rPr>
        <w:object w:dxaOrig="2439" w:dyaOrig="680" w14:anchorId="01D78B42">
          <v:shape id="_x0000_i2084" type="#_x0000_t75" style="width:121.95pt;height:34.25pt" o:ole="">
            <v:imagedata r:id="rId920" o:title=""/>
          </v:shape>
          <o:OLEObject Type="Embed" ProgID="Equation.KSEE3" ShapeID="_x0000_i2084" DrawAspect="Content" ObjectID="_1654737214" r:id="rId921"/>
        </w:object>
      </w:r>
      <w:r>
        <w:rPr>
          <w:rFonts w:ascii="宋体" w:eastAsia="宋体" w:hAnsi="宋体" w:cs="宋体" w:hint="eastAsia"/>
          <w:position w:val="-30"/>
          <w:szCs w:val="21"/>
        </w:rPr>
        <w:t xml:space="preserve">. </w:t>
      </w:r>
    </w:p>
    <w:p w14:paraId="26DE6077" w14:textId="77777777" w:rsidR="00075B47" w:rsidRDefault="00075B47" w:rsidP="00D046E4">
      <w:pPr>
        <w:numPr>
          <w:ilvl w:val="0"/>
          <w:numId w:val="21"/>
        </w:num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令</w:t>
      </w:r>
      <w:r>
        <w:rPr>
          <w:rFonts w:ascii="宋体" w:eastAsia="宋体" w:hAnsi="宋体" w:cs="宋体" w:hint="eastAsia"/>
          <w:position w:val="-10"/>
          <w:szCs w:val="21"/>
        </w:rPr>
        <w:object w:dxaOrig="1160" w:dyaOrig="320" w14:anchorId="4506140E">
          <v:shape id="_x0000_i2085" type="#_x0000_t75" style="width:58.05pt;height:16.25pt" o:ole="">
            <v:imagedata r:id="rId922" o:title=""/>
          </v:shape>
          <o:OLEObject Type="Embed" ProgID="Equation.KSEE3" ShapeID="_x0000_i2085" DrawAspect="Content" ObjectID="_1654737215" r:id="rId923"/>
        </w:object>
      </w:r>
      <w:r>
        <w:rPr>
          <w:rFonts w:ascii="宋体" w:eastAsia="宋体" w:hAnsi="宋体" w:cs="宋体" w:hint="eastAsia"/>
          <w:position w:val="-6"/>
          <w:szCs w:val="21"/>
        </w:rPr>
        <w:object w:dxaOrig="200" w:dyaOrig="220" w14:anchorId="153C35F5">
          <v:shape id="_x0000_i2086" type="#_x0000_t75" style="width:10.45pt;height:11.05pt" o:ole="">
            <v:imagedata r:id="rId924" o:title=""/>
          </v:shape>
          <o:OLEObject Type="Embed" ProgID="Equation.KSEE3" ShapeID="_x0000_i2086" DrawAspect="Content" ObjectID="_1654737216" r:id="rId925"/>
        </w:object>
      </w:r>
      <w:r>
        <w:rPr>
          <w:rFonts w:ascii="宋体" w:eastAsia="宋体" w:hAnsi="宋体" w:cs="宋体" w:hint="eastAsia"/>
          <w:szCs w:val="21"/>
        </w:rPr>
        <w:t>²</w:t>
      </w:r>
      <w:r>
        <w:rPr>
          <w:rFonts w:ascii="宋体" w:eastAsia="宋体" w:hAnsi="宋体" w:cs="宋体" w:hint="eastAsia"/>
          <w:position w:val="-10"/>
          <w:szCs w:val="21"/>
        </w:rPr>
        <w:object w:dxaOrig="380" w:dyaOrig="279" w14:anchorId="41EEAC74">
          <v:shape id="_x0000_i2087" type="#_x0000_t75" style="width:19.15pt;height:13.95pt" o:ole="">
            <v:imagedata r:id="rId926" o:title=""/>
          </v:shape>
          <o:OLEObject Type="Embed" ProgID="Equation.KSEE3" ShapeID="_x0000_i2087" DrawAspect="Content" ObjectID="_1654737217" r:id="rId927"/>
        </w:object>
      </w:r>
      <w:r>
        <w:rPr>
          <w:rFonts w:ascii="宋体" w:eastAsia="宋体" w:hAnsi="宋体" w:cs="宋体" w:hint="eastAsia"/>
          <w:szCs w:val="21"/>
        </w:rPr>
        <w:t>²</w:t>
      </w:r>
      <w:r>
        <w:rPr>
          <w:rFonts w:ascii="宋体" w:eastAsia="宋体" w:hAnsi="宋体" w:cs="宋体" w:hint="eastAsia"/>
          <w:position w:val="-6"/>
          <w:szCs w:val="21"/>
        </w:rPr>
        <w:object w:dxaOrig="360" w:dyaOrig="279" w14:anchorId="7C5ABDAC">
          <v:shape id="_x0000_i2088" type="#_x0000_t75" style="width:18pt;height:13.95pt" o:ole="">
            <v:imagedata r:id="rId928" o:title=""/>
          </v:shape>
          <o:OLEObject Type="Embed" ProgID="Equation.KSEE3" ShapeID="_x0000_i2088" DrawAspect="Content" ObjectID="_1654737218" r:id="rId929"/>
        </w:object>
      </w:r>
      <w:r>
        <w:rPr>
          <w:rFonts w:ascii="宋体" w:eastAsia="宋体" w:hAnsi="宋体" w:cs="宋体" w:hint="eastAsia"/>
          <w:szCs w:val="21"/>
        </w:rPr>
        <w:t>+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t>z</w:t>
      </w:r>
      <w:r>
        <w:rPr>
          <w:rFonts w:ascii="宋体" w:eastAsia="宋体" w:hAnsi="宋体" w:cs="宋体" w:hint="eastAsia"/>
          <w:position w:val="-6"/>
          <w:szCs w:val="21"/>
        </w:rPr>
        <w:t xml:space="preserve">, </w:t>
      </w:r>
      <w:r>
        <w:rPr>
          <w:rFonts w:ascii="宋体" w:eastAsia="宋体" w:hAnsi="宋体" w:cs="宋体" w:hint="eastAsia"/>
          <w:szCs w:val="21"/>
        </w:rPr>
        <w:t>Σ上侧的法向量为</w:t>
      </w:r>
      <w:r>
        <w:rPr>
          <w:rFonts w:ascii="宋体" w:eastAsia="宋体" w:hAnsi="宋体" w:cs="宋体" w:hint="eastAsia"/>
          <w:position w:val="-10"/>
          <w:szCs w:val="21"/>
        </w:rPr>
        <w:object w:dxaOrig="1300" w:dyaOrig="380" w14:anchorId="402B6007">
          <v:shape id="_x0000_i2089" type="#_x0000_t75" style="width:65.05pt;height:19.15pt" o:ole="">
            <v:imagedata r:id="rId930" o:title=""/>
          </v:shape>
          <o:OLEObject Type="Embed" ProgID="Equation.KSEE3" ShapeID="_x0000_i2089" DrawAspect="Content" ObjectID="_1654737219" r:id="rId931"/>
        </w:object>
      </w:r>
      <w:r>
        <w:rPr>
          <w:rFonts w:ascii="宋体" w:eastAsia="宋体" w:hAnsi="宋体" w:cs="宋体" w:hint="eastAsia"/>
          <w:position w:val="-10"/>
          <w:szCs w:val="21"/>
        </w:rPr>
        <w:t xml:space="preserve">, </w:t>
      </w:r>
      <w:r>
        <w:rPr>
          <w:rFonts w:ascii="宋体" w:eastAsia="宋体" w:hAnsi="宋体" w:cs="宋体" w:hint="eastAsia"/>
          <w:szCs w:val="21"/>
        </w:rPr>
        <w:t>则单位法向量为</w:t>
      </w:r>
      <w:r>
        <w:rPr>
          <w:rFonts w:ascii="宋体" w:eastAsia="宋体" w:hAnsi="宋体" w:cs="宋体" w:hint="eastAsia"/>
          <w:position w:val="-32"/>
          <w:szCs w:val="21"/>
        </w:rPr>
        <w:object w:dxaOrig="3420" w:dyaOrig="700" w14:anchorId="5B0FBFC9">
          <v:shape id="_x0000_i2090" type="#_x0000_t75" style="width:171.3pt;height:34.85pt" o:ole="">
            <v:imagedata r:id="rId932" o:title=""/>
          </v:shape>
          <o:OLEObject Type="Embed" ProgID="Equation.KSEE3" ShapeID="_x0000_i2090" DrawAspect="Content" ObjectID="_1654737220" r:id="rId933"/>
        </w:object>
      </w:r>
      <w:r>
        <w:rPr>
          <w:rFonts w:ascii="宋体" w:eastAsia="宋体" w:hAnsi="宋体" w:cs="宋体" w:hint="eastAsia"/>
          <w:position w:val="-32"/>
          <w:szCs w:val="21"/>
        </w:rPr>
        <w:t xml:space="preserve">. </w:t>
      </w:r>
      <w:r>
        <w:rPr>
          <w:rFonts w:ascii="宋体" w:eastAsia="宋体" w:hAnsi="宋体" w:cs="宋体" w:hint="eastAsia"/>
          <w:szCs w:val="21"/>
        </w:rPr>
        <w:t>所以</w:t>
      </w:r>
    </w:p>
    <w:p w14:paraId="3C278BEC" w14:textId="77777777" w:rsidR="00075B47" w:rsidRDefault="00075B47" w:rsidP="00075B47">
      <w:pPr>
        <w:spacing w:line="300" w:lineRule="auto"/>
        <w:rPr>
          <w:rFonts w:ascii="宋体" w:eastAsia="宋体" w:hAnsi="宋体" w:cs="宋体"/>
          <w:position w:val="-30"/>
          <w:szCs w:val="21"/>
        </w:rPr>
      </w:pPr>
      <w:r>
        <w:rPr>
          <w:rFonts w:ascii="宋体" w:eastAsia="宋体" w:hAnsi="宋体" w:cs="宋体" w:hint="eastAsia"/>
          <w:position w:val="-30"/>
          <w:szCs w:val="21"/>
        </w:rPr>
        <w:object w:dxaOrig="5980" w:dyaOrig="580" w14:anchorId="063D7AA8">
          <v:shape id="_x0000_i2091" type="#_x0000_t75" style="width:298.45pt;height:29.05pt" o:ole="">
            <v:imagedata r:id="rId916" o:title=""/>
          </v:shape>
          <o:OLEObject Type="Embed" ProgID="Equation.KSEE3" ShapeID="_x0000_i2091" DrawAspect="Content" ObjectID="_1654737221" r:id="rId934"/>
        </w:object>
      </w:r>
    </w:p>
    <w:p w14:paraId="542FBCA4" w14:textId="77777777" w:rsidR="00075B47" w:rsidRDefault="00075B47" w:rsidP="00075B47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=</w:t>
      </w:r>
      <w:r>
        <w:rPr>
          <w:rFonts w:ascii="宋体" w:eastAsia="宋体" w:hAnsi="宋体" w:cs="宋体" w:hint="eastAsia"/>
          <w:position w:val="-32"/>
          <w:szCs w:val="21"/>
        </w:rPr>
        <w:object w:dxaOrig="3879" w:dyaOrig="700" w14:anchorId="7F974370">
          <v:shape id="_x0000_i2092" type="#_x0000_t75" style="width:193.95pt;height:34.85pt" o:ole="">
            <v:imagedata r:id="rId935" o:title=""/>
          </v:shape>
          <o:OLEObject Type="Embed" ProgID="Equation.KSEE3" ShapeID="_x0000_i2092" DrawAspect="Content" ObjectID="_1654737222" r:id="rId936"/>
        </w:object>
      </w:r>
      <w:r>
        <w:rPr>
          <w:rFonts w:ascii="宋体" w:eastAsia="宋体" w:hAnsi="宋体" w:cs="宋体" w:hint="eastAsia"/>
          <w:position w:val="-32"/>
          <w:szCs w:val="21"/>
        </w:rPr>
        <w:t xml:space="preserve">. </w:t>
      </w:r>
    </w:p>
    <w:p w14:paraId="4664CC99" w14:textId="77777777" w:rsidR="00075B47" w:rsidRDefault="00075B47" w:rsidP="00075B47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5.</w:t>
      </w:r>
      <w:r>
        <w:rPr>
          <w:rFonts w:ascii="宋体" w:eastAsia="宋体" w:hAnsi="宋体" w:cs="宋体" w:hint="eastAsia"/>
          <w:position w:val="-30"/>
          <w:szCs w:val="21"/>
        </w:rPr>
        <w:object w:dxaOrig="6320" w:dyaOrig="580" w14:anchorId="690319AB">
          <v:shape id="_x0000_i2093" type="#_x0000_t75" style="width:316.45pt;height:29.05pt" o:ole="">
            <v:imagedata r:id="rId937" o:title=""/>
          </v:shape>
          <o:OLEObject Type="Embed" ProgID="Equation.KSEE3" ShapeID="_x0000_i2093" DrawAspect="Content" ObjectID="_1654737223" r:id="rId938"/>
        </w:object>
      </w:r>
      <w:r>
        <w:rPr>
          <w:rFonts w:ascii="宋体" w:eastAsia="宋体" w:hAnsi="宋体" w:cs="宋体" w:hint="eastAsia"/>
          <w:szCs w:val="21"/>
        </w:rPr>
        <w:t>, 其中</w:t>
      </w:r>
      <w:r>
        <w:rPr>
          <w:rFonts w:ascii="宋体" w:eastAsia="宋体" w:hAnsi="宋体" w:cs="宋体" w:hint="eastAsia"/>
          <w:position w:val="-10"/>
          <w:szCs w:val="21"/>
        </w:rPr>
        <w:object w:dxaOrig="960" w:dyaOrig="320" w14:anchorId="36FCAA3C">
          <v:shape id="_x0000_i2094" type="#_x0000_t75" style="width:48.2pt;height:16.25pt" o:ole="">
            <v:imagedata r:id="rId939" o:title=""/>
          </v:shape>
          <o:OLEObject Type="Embed" ProgID="Equation.KSEE3" ShapeID="_x0000_i2094" DrawAspect="Content" ObjectID="_1654737224" r:id="rId940"/>
        </w:object>
      </w:r>
      <w:r>
        <w:rPr>
          <w:rFonts w:ascii="宋体" w:eastAsia="宋体" w:hAnsi="宋体" w:cs="宋体" w:hint="eastAsia"/>
          <w:szCs w:val="21"/>
        </w:rPr>
        <w:t>为连续函数, Σ是平面</w:t>
      </w:r>
      <w:r>
        <w:rPr>
          <w:rFonts w:ascii="宋体" w:eastAsia="宋体" w:hAnsi="宋体" w:cs="宋体" w:hint="eastAsia"/>
          <w:position w:val="-10"/>
          <w:szCs w:val="21"/>
        </w:rPr>
        <w:object w:dxaOrig="1200" w:dyaOrig="320" w14:anchorId="161B95F8">
          <v:shape id="_x0000_i2095" type="#_x0000_t75" style="width:59.8pt;height:16.25pt" o:ole="">
            <v:imagedata r:id="rId941" o:title=""/>
          </v:shape>
          <o:OLEObject Type="Embed" ProgID="Equation.KSEE3" ShapeID="_x0000_i2095" DrawAspect="Content" ObjectID="_1654737225" r:id="rId942"/>
        </w:object>
      </w:r>
      <w:r>
        <w:rPr>
          <w:rFonts w:ascii="宋体" w:eastAsia="宋体" w:hAnsi="宋体" w:cs="宋体" w:hint="eastAsia"/>
          <w:szCs w:val="21"/>
        </w:rPr>
        <w:t>在第四象限部分的上限。</w:t>
      </w:r>
    </w:p>
    <w:p w14:paraId="2409EE70" w14:textId="77777777" w:rsidR="00075B47" w:rsidRDefault="00075B47" w:rsidP="00075B47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解：在Σ上，z=1-x+y .由于Σ取上侧, 故Σ在任意一点处的单位法向量为</w:t>
      </w:r>
    </w:p>
    <w:p w14:paraId="2C0D04E6" w14:textId="77777777" w:rsidR="00075B47" w:rsidRDefault="00075B47" w:rsidP="00075B47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  n=</w:t>
      </w:r>
      <w:r>
        <w:rPr>
          <w:rFonts w:ascii="宋体" w:eastAsia="宋体" w:hAnsi="宋体" w:cs="宋体" w:hint="eastAsia"/>
          <w:position w:val="-46"/>
          <w:szCs w:val="21"/>
        </w:rPr>
        <w:object w:dxaOrig="2740" w:dyaOrig="840" w14:anchorId="3B54FA39">
          <v:shape id="_x0000_i2096" type="#_x0000_t75" style="width:137.05pt;height:41.8pt" o:ole="">
            <v:imagedata r:id="rId943" o:title=""/>
          </v:shape>
          <o:OLEObject Type="Embed" ProgID="Equation.KSEE3" ShapeID="_x0000_i2096" DrawAspect="Content" ObjectID="_1654737226" r:id="rId944"/>
        </w:object>
      </w:r>
      <w:r>
        <w:rPr>
          <w:rFonts w:ascii="宋体" w:eastAsia="宋体" w:hAnsi="宋体" w:cs="宋体" w:hint="eastAsia"/>
          <w:szCs w:val="21"/>
        </w:rPr>
        <w:t>=</w:t>
      </w:r>
      <w:r>
        <w:rPr>
          <w:rFonts w:ascii="宋体" w:eastAsia="宋体" w:hAnsi="宋体" w:cs="宋体" w:hint="eastAsia"/>
          <w:position w:val="-28"/>
          <w:szCs w:val="21"/>
        </w:rPr>
        <w:object w:dxaOrig="1100" w:dyaOrig="660" w14:anchorId="46104036">
          <v:shape id="_x0000_i2097" type="#_x0000_t75" style="width:55.15pt;height:33.1pt" o:ole="">
            <v:imagedata r:id="rId945" o:title=""/>
          </v:shape>
          <o:OLEObject Type="Embed" ProgID="Equation.KSEE3" ShapeID="_x0000_i2097" DrawAspect="Content" ObjectID="_1654737227" r:id="rId946"/>
        </w:object>
      </w:r>
      <w:r>
        <w:rPr>
          <w:rFonts w:ascii="宋体" w:eastAsia="宋体" w:hAnsi="宋体" w:cs="宋体" w:hint="eastAsia"/>
          <w:szCs w:val="21"/>
        </w:rPr>
        <w:t>.</w:t>
      </w:r>
    </w:p>
    <w:p w14:paraId="0A81A69A" w14:textId="77777777" w:rsidR="00075B47" w:rsidRDefault="00075B47" w:rsidP="00075B47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由两类曲面积分之间的关系, 可得：</w:t>
      </w:r>
    </w:p>
    <w:p w14:paraId="2AE11A85" w14:textId="77777777" w:rsidR="00075B47" w:rsidRDefault="00075B47" w:rsidP="00075B47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原式=</w:t>
      </w:r>
      <w:r>
        <w:rPr>
          <w:rFonts w:ascii="宋体" w:eastAsia="宋体" w:hAnsi="宋体" w:cs="宋体" w:hint="eastAsia"/>
          <w:position w:val="-30"/>
          <w:szCs w:val="21"/>
        </w:rPr>
        <w:object w:dxaOrig="4740" w:dyaOrig="580" w14:anchorId="787C39D8">
          <v:shape id="_x0000_i2098" type="#_x0000_t75" style="width:236.9pt;height:29.05pt" o:ole="">
            <v:imagedata r:id="rId947" o:title=""/>
          </v:shape>
          <o:OLEObject Type="Embed" ProgID="Equation.KSEE3" ShapeID="_x0000_i2098" DrawAspect="Content" ObjectID="_1654737228" r:id="rId948"/>
        </w:object>
      </w:r>
    </w:p>
    <w:p w14:paraId="18C3191D" w14:textId="77777777" w:rsidR="00075B47" w:rsidRDefault="00075B47" w:rsidP="00075B47">
      <w:pPr>
        <w:spacing w:line="300" w:lineRule="auto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=</w:t>
      </w:r>
      <w:r>
        <w:rPr>
          <w:rFonts w:ascii="宋体" w:eastAsia="宋体" w:hAnsi="宋体" w:cs="宋体" w:hint="eastAsia"/>
          <w:position w:val="-30"/>
          <w:szCs w:val="21"/>
        </w:rPr>
        <w:object w:dxaOrig="3580" w:dyaOrig="680" w14:anchorId="50C418B1">
          <v:shape id="_x0000_i2099" type="#_x0000_t75" style="width:178.85pt;height:34.25pt" o:ole="">
            <v:imagedata r:id="rId949" o:title=""/>
          </v:shape>
          <o:OLEObject Type="Embed" ProgID="Equation.KSEE3" ShapeID="_x0000_i2099" DrawAspect="Content" ObjectID="_1654737229" r:id="rId950"/>
        </w:object>
      </w:r>
    </w:p>
    <w:p w14:paraId="0FA73B3D" w14:textId="77777777" w:rsidR="00075B47" w:rsidRDefault="00075B47" w:rsidP="00075B47">
      <w:pPr>
        <w:spacing w:line="300" w:lineRule="auto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=</w:t>
      </w:r>
      <w:r>
        <w:rPr>
          <w:rFonts w:ascii="宋体" w:eastAsia="宋体" w:hAnsi="宋体" w:cs="宋体" w:hint="eastAsia"/>
          <w:position w:val="-30"/>
          <w:szCs w:val="21"/>
        </w:rPr>
        <w:object w:dxaOrig="2880" w:dyaOrig="680" w14:anchorId="0DF416A5">
          <v:shape id="_x0000_i2100" type="#_x0000_t75" style="width:2in;height:34.25pt" o:ole="">
            <v:imagedata r:id="rId951" o:title=""/>
          </v:shape>
          <o:OLEObject Type="Embed" ProgID="Equation.KSEE3" ShapeID="_x0000_i2100" DrawAspect="Content" ObjectID="_1654737230" r:id="rId952"/>
        </w:object>
      </w:r>
    </w:p>
    <w:p w14:paraId="1D985480" w14:textId="77777777" w:rsidR="00075B47" w:rsidRDefault="00075B47" w:rsidP="00075B47">
      <w:pPr>
        <w:spacing w:line="300" w:lineRule="auto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17B784AE" wp14:editId="7669CD57">
            <wp:extent cx="2154555" cy="400050"/>
            <wp:effectExtent l="0" t="0" r="4445" b="571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953"/>
                    <a:srcRect l="13333" b="14286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A447" w14:textId="390C0638" w:rsidR="009552B6" w:rsidRDefault="009552B6" w:rsidP="00C35CC3">
      <w:pPr>
        <w:jc w:val="left"/>
        <w:rPr>
          <w:rFonts w:ascii="宋体" w:eastAsia="宋体" w:hAnsi="宋体"/>
          <w:szCs w:val="21"/>
        </w:rPr>
      </w:pPr>
    </w:p>
    <w:p w14:paraId="1D575B7A" w14:textId="3B5D1596" w:rsidR="00075B47" w:rsidRDefault="00075B47" w:rsidP="00C35CC3">
      <w:pPr>
        <w:jc w:val="left"/>
        <w:rPr>
          <w:rFonts w:ascii="宋体" w:eastAsia="宋体" w:hAnsi="宋体"/>
          <w:szCs w:val="21"/>
        </w:rPr>
      </w:pPr>
    </w:p>
    <w:p w14:paraId="08E119E0" w14:textId="77777777" w:rsidR="0086002B" w:rsidRPr="0086002B" w:rsidRDefault="0086002B" w:rsidP="0086002B">
      <w:pPr>
        <w:spacing w:line="300" w:lineRule="auto"/>
        <w:ind w:firstLineChars="700" w:firstLine="2108"/>
        <w:jc w:val="center"/>
        <w:rPr>
          <w:rFonts w:ascii="宋体" w:eastAsia="宋体" w:hAnsi="宋体" w:cs="Times New Roman"/>
          <w:b/>
          <w:bCs/>
          <w:sz w:val="30"/>
          <w:szCs w:val="30"/>
        </w:rPr>
      </w:pPr>
      <w:r w:rsidRPr="0086002B">
        <w:rPr>
          <w:rFonts w:ascii="宋体" w:eastAsia="宋体" w:hAnsi="宋体" w:cs="Times New Roman" w:hint="eastAsia"/>
          <w:b/>
          <w:bCs/>
          <w:sz w:val="30"/>
          <w:szCs w:val="30"/>
        </w:rPr>
        <w:t>21.高斯公式及其应用</w:t>
      </w:r>
    </w:p>
    <w:p w14:paraId="3EAA695C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1</w:t>
      </w:r>
      <w:r w:rsidRPr="0086002B">
        <w:rPr>
          <w:rFonts w:ascii="宋体" w:eastAsia="宋体" w:hAnsi="宋体" w:cs="Times New Roman"/>
          <w:szCs w:val="21"/>
        </w:rPr>
        <w:t>.</w:t>
      </w:r>
      <m:oMath>
        <m:nary>
          <m:naryPr>
            <m:chr m:val="∯"/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sup>
            </m:sSup>
          </m:e>
        </m:nary>
        <m:box>
          <m:boxPr>
            <m:diff m:val="1"/>
            <m:ctrlPr>
              <w:rPr>
                <w:rFonts w:ascii="Cambria Math" w:eastAsia="宋体" w:hAnsi="Cambria Math" w:cs="Times New Roman"/>
                <w:szCs w:val="21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dy</m:t>
            </m:r>
          </m:e>
        </m:box>
        <m:r>
          <w:rPr>
            <w:rFonts w:ascii="Cambria Math" w:eastAsia="宋体" w:hAnsi="Cambria Math" w:cs="Times New Roman"/>
            <w:szCs w:val="21"/>
          </w:rPr>
          <m:t>dz</m:t>
        </m:r>
      </m:oMath>
      <w:r w:rsidRPr="0086002B">
        <w:rPr>
          <w:rFonts w:ascii="宋体" w:eastAsia="宋体" w:hAnsi="宋体" w:cs="Times New Roman"/>
          <w:szCs w:val="21"/>
        </w:rPr>
        <w:t>+</w:t>
      </w:r>
      <m:oMath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3</m:t>
            </m:r>
          </m:sup>
        </m:sSup>
        <m:r>
          <w:rPr>
            <w:rFonts w:ascii="Cambria Math" w:eastAsia="宋体" w:hAnsi="Cambria Math" w:cs="Times New Roman"/>
            <w:szCs w:val="21"/>
          </w:rPr>
          <m:t>dz</m:t>
        </m:r>
        <m:box>
          <m:boxPr>
            <m:diff m:val="1"/>
            <m:ctrlPr>
              <w:rPr>
                <w:rFonts w:ascii="Cambria Math" w:eastAsia="宋体" w:hAnsi="Cambria Math" w:cs="Times New Roman"/>
                <w:szCs w:val="21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dx</m:t>
            </m:r>
          </m:e>
        </m:box>
      </m:oMath>
      <w:r w:rsidRPr="0086002B">
        <w:rPr>
          <w:rFonts w:ascii="宋体" w:eastAsia="宋体" w:hAnsi="宋体" w:cs="Times New Roman"/>
          <w:szCs w:val="21"/>
        </w:rPr>
        <w:t>+</w:t>
      </w:r>
      <m:oMath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3</m:t>
            </m:r>
          </m:sup>
        </m:sSup>
        <m:box>
          <m:boxPr>
            <m:diff m:val="1"/>
            <m:ctrlPr>
              <w:rPr>
                <w:rFonts w:ascii="Cambria Math" w:eastAsia="宋体" w:hAnsi="Cambria Math" w:cs="Times New Roman"/>
                <w:szCs w:val="21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dx</m:t>
            </m:r>
          </m:e>
        </m:box>
      </m:oMath>
      <w:r w:rsidRPr="0086002B">
        <w:rPr>
          <w:rFonts w:ascii="宋体" w:eastAsia="宋体" w:hAnsi="宋体" w:cs="Times New Roman"/>
          <w:szCs w:val="21"/>
        </w:rPr>
        <w:t xml:space="preserve">dy, </w:t>
      </w:r>
      <w:r w:rsidRPr="0086002B">
        <w:rPr>
          <w:rFonts w:ascii="宋体" w:eastAsia="宋体" w:hAnsi="宋体" w:cs="Times New Roman" w:hint="eastAsia"/>
          <w:szCs w:val="21"/>
        </w:rPr>
        <w:t>其中∑为球面</w:t>
      </w:r>
      <m:oMath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</m:oMath>
      <w:r w:rsidRPr="0086002B">
        <w:rPr>
          <w:rFonts w:ascii="宋体" w:eastAsia="宋体" w:hAnsi="宋体" w:cs="Times New Roman" w:hint="eastAsia"/>
          <w:szCs w:val="21"/>
        </w:rPr>
        <w:t>的外侧.</w:t>
      </w:r>
    </w:p>
    <w:p w14:paraId="2A98D719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解: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 xml:space="preserve"> </m:t>
        </m:r>
        <m:nary>
          <m:naryPr>
            <m:chr m:val="∯"/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sup>
            </m:sSup>
          </m:e>
        </m:nary>
        <m:box>
          <m:boxPr>
            <m:diff m:val="1"/>
            <m:ctrlPr>
              <w:rPr>
                <w:rFonts w:ascii="Cambria Math" w:eastAsia="宋体" w:hAnsi="Cambria Math" w:cs="Times New Roman"/>
                <w:szCs w:val="21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dy</m:t>
            </m:r>
          </m:e>
        </m:box>
        <m:r>
          <w:rPr>
            <w:rFonts w:ascii="Cambria Math" w:eastAsia="宋体" w:hAnsi="Cambria Math" w:cs="Times New Roman"/>
            <w:szCs w:val="21"/>
          </w:rPr>
          <m:t>dz</m:t>
        </m:r>
      </m:oMath>
      <w:r w:rsidRPr="0086002B">
        <w:rPr>
          <w:rFonts w:ascii="宋体" w:eastAsia="宋体" w:hAnsi="宋体" w:cs="Times New Roman"/>
          <w:szCs w:val="21"/>
        </w:rPr>
        <w:t>+</w:t>
      </w:r>
      <m:oMath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3</m:t>
            </m:r>
          </m:sup>
        </m:sSup>
        <m:r>
          <w:rPr>
            <w:rFonts w:ascii="Cambria Math" w:eastAsia="宋体" w:hAnsi="Cambria Math" w:cs="Times New Roman"/>
            <w:szCs w:val="21"/>
          </w:rPr>
          <m:t>dz</m:t>
        </m:r>
        <m:box>
          <m:boxPr>
            <m:diff m:val="1"/>
            <m:ctrlPr>
              <w:rPr>
                <w:rFonts w:ascii="Cambria Math" w:eastAsia="宋体" w:hAnsi="Cambria Math" w:cs="Times New Roman"/>
                <w:szCs w:val="21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dx</m:t>
            </m:r>
          </m:e>
        </m:box>
      </m:oMath>
      <w:r w:rsidRPr="0086002B">
        <w:rPr>
          <w:rFonts w:ascii="宋体" w:eastAsia="宋体" w:hAnsi="宋体" w:cs="Times New Roman"/>
          <w:szCs w:val="21"/>
        </w:rPr>
        <w:t>+</w:t>
      </w:r>
      <m:oMath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3</m:t>
            </m:r>
          </m:sup>
        </m:sSup>
        <m:box>
          <m:boxPr>
            <m:diff m:val="1"/>
            <m:ctrlPr>
              <w:rPr>
                <w:rFonts w:ascii="Cambria Math" w:eastAsia="宋体" w:hAnsi="Cambria Math" w:cs="Times New Roman"/>
                <w:szCs w:val="21"/>
              </w:rPr>
            </m:ctrlPr>
          </m:box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dx</m:t>
            </m:r>
          </m:e>
        </m:box>
      </m:oMath>
      <w:r w:rsidRPr="0086002B">
        <w:rPr>
          <w:rFonts w:ascii="宋体" w:eastAsia="宋体" w:hAnsi="宋体" w:cs="Times New Roman"/>
          <w:szCs w:val="21"/>
        </w:rPr>
        <w:t>dy=</w:t>
      </w:r>
      <m:oMath>
        <m:nary>
          <m:naryPr>
            <m:chr m:val="∭"/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szCs w:val="21"/>
              </w:rPr>
            </m:ctrlPr>
          </m:naryPr>
          <m:sub/>
          <m:sup/>
          <m:e>
            <m:r>
              <w:rPr>
                <w:rFonts w:ascii="Cambria Math" w:eastAsia="宋体" w:hAnsi="Cambria Math" w:cs="Times New Roman"/>
                <w:szCs w:val="21"/>
              </w:rPr>
              <m:t>3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e>
        </m:nary>
      </m:oMath>
      <w:r w:rsidRPr="0086002B">
        <w:rPr>
          <w:rFonts w:ascii="宋体" w:eastAsia="宋体" w:hAnsi="宋体" w:cs="Times New Roman" w:hint="eastAsia"/>
          <w:szCs w:val="21"/>
        </w:rPr>
        <w:t>+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3</m:t>
        </m:r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+3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dv</m:t>
        </m:r>
      </m:oMath>
      <w:r w:rsidRPr="0086002B">
        <w:rPr>
          <w:rFonts w:ascii="宋体" w:eastAsia="宋体" w:hAnsi="宋体" w:cs="Times New Roman" w:hint="eastAsia"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12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5</m:t>
            </m:r>
          </m:den>
        </m:f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π</m:t>
        </m:r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5</m:t>
            </m:r>
          </m:sup>
        </m:sSup>
      </m:oMath>
    </w:p>
    <w:p w14:paraId="4480AA68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2</w:t>
      </w:r>
      <w:r w:rsidRPr="0086002B">
        <w:rPr>
          <w:rFonts w:ascii="宋体" w:eastAsia="宋体" w:hAnsi="宋体" w:cs="Times New Roman"/>
          <w:szCs w:val="21"/>
        </w:rPr>
        <w:t>.</w:t>
      </w:r>
      <m:oMath>
        <m:nary>
          <m:naryPr>
            <m:chr m:val="∯"/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sup>
            </m:sSup>
            <m:box>
              <m:boxPr>
                <m:diff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dy</m:t>
                </m:r>
              </m:e>
            </m:box>
            <m:r>
              <w:rPr>
                <w:rFonts w:ascii="Cambria Math" w:eastAsia="宋体" w:hAnsi="Cambria Math" w:cs="Times New Roman"/>
                <w:szCs w:val="21"/>
              </w:rPr>
              <m:t>dz+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z</m:t>
                    </m:r>
                  </m:den>
                </m:f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z</m:t>
                        </m:r>
                      </m:den>
                    </m:f>
                  </m:e>
                </m:d>
              </m:e>
            </m:d>
            <m:r>
              <w:rPr>
                <w:rFonts w:ascii="Cambria Math" w:eastAsia="宋体" w:hAnsi="Cambria Math" w:cs="Times New Roman"/>
                <w:szCs w:val="21"/>
              </w:rPr>
              <m:t>dzdx+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den>
                </m:f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z</m:t>
                        </m:r>
                      </m:den>
                    </m:f>
                  </m:e>
                </m:d>
              </m:e>
            </m:d>
            <m:r>
              <w:rPr>
                <w:rFonts w:ascii="Cambria Math" w:eastAsia="宋体" w:hAnsi="Cambria Math" w:cs="Times New Roman"/>
                <w:szCs w:val="21"/>
              </w:rPr>
              <m:t>dxdy</m:t>
            </m:r>
          </m:e>
        </m:nary>
      </m:oMath>
      <w:r w:rsidRPr="0086002B">
        <w:rPr>
          <w:rFonts w:ascii="宋体" w:eastAsia="宋体" w:hAnsi="宋体" w:cs="Times New Roman" w:hint="eastAsia"/>
          <w:szCs w:val="21"/>
        </w:rPr>
        <w:t>,</w:t>
      </w:r>
      <w:r w:rsidRPr="0086002B">
        <w:rPr>
          <w:rFonts w:ascii="宋体" w:eastAsia="宋体" w:hAnsi="宋体" w:cs="Times New Roman"/>
          <w:szCs w:val="21"/>
        </w:rPr>
        <w:t xml:space="preserve"> </w:t>
      </w:r>
      <w:r w:rsidRPr="0086002B">
        <w:rPr>
          <w:rFonts w:ascii="宋体" w:eastAsia="宋体" w:hAnsi="宋体" w:cs="Times New Roman" w:hint="eastAsia"/>
          <w:szCs w:val="21"/>
        </w:rPr>
        <w:t>其中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f</m:t>
        </m:r>
        <m:d>
          <m:dPr>
            <m:ctrlPr>
              <w:rPr>
                <w:rFonts w:ascii="Cambria Math" w:eastAsia="宋体" w:hAnsi="Cambria Math" w:cs="Times New Roman"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d>
      </m:oMath>
      <w:r w:rsidRPr="0086002B">
        <w:rPr>
          <w:rFonts w:ascii="宋体" w:eastAsia="宋体" w:hAnsi="宋体" w:cs="Times New Roman" w:hint="eastAsia"/>
          <w:szCs w:val="21"/>
        </w:rPr>
        <w:t>有连续导数，∑为球面</w:t>
      </w:r>
      <m:oMath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+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</m:oMath>
      <w:r w:rsidRPr="0086002B">
        <w:rPr>
          <w:rFonts w:ascii="宋体" w:eastAsia="宋体" w:hAnsi="宋体" w:cs="Times New Roman" w:hint="eastAsia"/>
          <w:szCs w:val="21"/>
        </w:rPr>
        <w:t>的外侧</w:t>
      </w:r>
      <w:r w:rsidRPr="0086002B">
        <w:rPr>
          <w:rFonts w:ascii="宋体" w:eastAsia="宋体" w:hAnsi="宋体" w:cs="Times New Roman"/>
          <w:szCs w:val="21"/>
        </w:rPr>
        <w:t>.</w:t>
      </w:r>
    </w:p>
    <w:p w14:paraId="171626D5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解:</w:t>
      </w:r>
      <w:r w:rsidRPr="0086002B">
        <w:rPr>
          <w:rFonts w:ascii="宋体" w:eastAsia="宋体" w:hAnsi="宋体" w:cs="Times New Roman"/>
          <w:szCs w:val="21"/>
        </w:rPr>
        <w:t xml:space="preserve">  </w:t>
      </w:r>
      <m:oMath>
        <m:nary>
          <m:naryPr>
            <m:chr m:val="∯"/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sup>
            </m:sSup>
            <m:box>
              <m:boxPr>
                <m:diff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dy</m:t>
                </m:r>
              </m:e>
            </m:box>
            <m:r>
              <w:rPr>
                <w:rFonts w:ascii="Cambria Math" w:eastAsia="宋体" w:hAnsi="Cambria Math" w:cs="Times New Roman"/>
                <w:szCs w:val="21"/>
              </w:rPr>
              <m:t>dz+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z</m:t>
                    </m:r>
                  </m:den>
                </m:f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z</m:t>
                        </m:r>
                      </m:den>
                    </m:f>
                  </m:e>
                </m:d>
              </m:e>
            </m:d>
            <m:r>
              <w:rPr>
                <w:rFonts w:ascii="Cambria Math" w:eastAsia="宋体" w:hAnsi="Cambria Math" w:cs="Times New Roman"/>
                <w:szCs w:val="21"/>
              </w:rPr>
              <m:t>dzdx+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y</m:t>
                    </m:r>
                  </m:den>
                </m:f>
                <m:r>
                  <w:rPr>
                    <w:rFonts w:ascii="Cambria Math" w:eastAsia="宋体" w:hAnsi="Cambria Math" w:cs="Times New Roman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z</m:t>
                        </m:r>
                      </m:den>
                    </m:f>
                  </m:e>
                </m:d>
              </m:e>
            </m:d>
            <m:r>
              <w:rPr>
                <w:rFonts w:ascii="Cambria Math" w:eastAsia="宋体" w:hAnsi="Cambria Math" w:cs="Times New Roman"/>
                <w:szCs w:val="21"/>
              </w:rPr>
              <m:t>dxdy</m:t>
            </m:r>
          </m:e>
        </m:nary>
      </m:oMath>
      <w:r w:rsidRPr="0086002B">
        <w:rPr>
          <w:rFonts w:ascii="宋体" w:eastAsia="宋体" w:hAnsi="宋体" w:cs="Times New Roman" w:hint="eastAsia"/>
          <w:szCs w:val="21"/>
        </w:rPr>
        <w:t>=</w:t>
      </w:r>
      <m:oMath>
        <m:nary>
          <m:naryPr>
            <m:chr m:val="∭"/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szCs w:val="21"/>
              </w:rPr>
            </m:ctrlPr>
          </m:naryPr>
          <m:sub/>
          <m:sup/>
          <m:e>
            <m:r>
              <w:rPr>
                <w:rFonts w:ascii="Cambria Math" w:eastAsia="宋体" w:hAnsi="Cambria Math" w:cs="Times New Roman"/>
                <w:szCs w:val="21"/>
              </w:rPr>
              <m:t>3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e>
        </m:nary>
      </m:oMath>
      <w:r w:rsidRPr="0086002B">
        <w:rPr>
          <w:rFonts w:ascii="宋体" w:eastAsia="宋体" w:hAnsi="宋体" w:cs="Times New Roman" w:hint="eastAsia"/>
          <w:szCs w:val="21"/>
        </w:rPr>
        <w:t>+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3</m:t>
        </m:r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/>
            <w:szCs w:val="21"/>
          </w:rPr>
          <m:t>dv</m:t>
        </m:r>
      </m:oMath>
      <w:r w:rsidRPr="0086002B">
        <w:rPr>
          <w:rFonts w:ascii="宋体" w:eastAsia="宋体" w:hAnsi="宋体" w:cs="Times New Roman" w:hint="eastAsia"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8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5</m:t>
            </m:r>
          </m:den>
        </m:f>
        <m:r>
          <w:rPr>
            <w:rFonts w:ascii="Cambria Math" w:eastAsia="宋体" w:hAnsi="Cambria Math" w:cs="Times New Roman"/>
            <w:szCs w:val="21"/>
          </w:rPr>
          <m:t>π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5</m:t>
            </m:r>
          </m:sup>
        </m:sSup>
      </m:oMath>
    </w:p>
    <w:p w14:paraId="47DC850E" w14:textId="77777777" w:rsidR="0086002B" w:rsidRPr="0086002B" w:rsidRDefault="0086002B" w:rsidP="00D046E4">
      <w:pPr>
        <w:numPr>
          <w:ilvl w:val="0"/>
          <w:numId w:val="40"/>
        </w:num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已知</w:t>
      </w:r>
      <w:r w:rsidRPr="0086002B">
        <w:rPr>
          <w:rFonts w:ascii="宋体" w:eastAsia="宋体" w:hAnsi="宋体" w:cs="Times New Roman"/>
          <w:position w:val="-14"/>
          <w:szCs w:val="21"/>
        </w:rPr>
        <w:object w:dxaOrig="460" w:dyaOrig="400" w14:anchorId="35BE0C72">
          <v:shape id="_x0000_i2271" type="#_x0000_t75" style="width:23.25pt;height:19.75pt" o:ole="">
            <v:imagedata r:id="rId954" o:title=""/>
          </v:shape>
          <o:OLEObject Type="Embed" ProgID="Equation.KSEE3" ShapeID="_x0000_i2271" DrawAspect="Content" ObjectID="_1654737231" r:id="rId955"/>
        </w:object>
      </w:r>
      <w:r w:rsidRPr="0086002B">
        <w:rPr>
          <w:rFonts w:ascii="宋体" w:eastAsia="宋体" w:hAnsi="宋体" w:cs="Times New Roman" w:hint="eastAsia"/>
          <w:szCs w:val="21"/>
        </w:rPr>
        <w:t>为锥面</w:t>
      </w:r>
      <w:r w:rsidRPr="0086002B">
        <w:rPr>
          <w:rFonts w:ascii="宋体" w:eastAsia="宋体" w:hAnsi="宋体" w:cs="Times New Roman"/>
          <w:position w:val="-12"/>
          <w:szCs w:val="21"/>
        </w:rPr>
        <w:object w:dxaOrig="2299" w:dyaOrig="440" w14:anchorId="56F035E6">
          <v:shape id="_x0000_i2272" type="#_x0000_t75" style="width:114.95pt;height:22.05pt" o:ole="">
            <v:imagedata r:id="rId956" o:title=""/>
          </v:shape>
          <o:OLEObject Type="Embed" ProgID="Equation.KSEE3" ShapeID="_x0000_i2272" DrawAspect="Content" ObjectID="_1654737232" r:id="rId957"/>
        </w:object>
      </w:r>
      <w:r w:rsidRPr="0086002B">
        <w:rPr>
          <w:rFonts w:ascii="宋体" w:eastAsia="宋体" w:hAnsi="宋体" w:cs="Times New Roman" w:hint="eastAsia"/>
          <w:szCs w:val="21"/>
        </w:rPr>
        <w:t xml:space="preserve">的外侧，                   </w:t>
      </w:r>
    </w:p>
    <w:p w14:paraId="71E95575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求</w:t>
      </w:r>
      <w:r w:rsidRPr="0086002B">
        <w:rPr>
          <w:rFonts w:ascii="宋体" w:eastAsia="宋体" w:hAnsi="宋体" w:cs="Times New Roman"/>
          <w:position w:val="-32"/>
          <w:szCs w:val="21"/>
        </w:rPr>
        <w:object w:dxaOrig="4300" w:dyaOrig="600" w14:anchorId="58509324">
          <v:shape id="_x0000_i2273" type="#_x0000_t75" style="width:214.85pt;height:30.2pt" o:ole="">
            <v:imagedata r:id="rId958" o:title=""/>
          </v:shape>
          <o:OLEObject Type="Embed" ProgID="Equation.KSEE3" ShapeID="_x0000_i2273" DrawAspect="Content" ObjectID="_1654737233" r:id="rId959"/>
        </w:object>
      </w:r>
    </w:p>
    <w:p w14:paraId="1F804E82" w14:textId="77777777" w:rsidR="0086002B" w:rsidRPr="0086002B" w:rsidRDefault="0086002B" w:rsidP="0086002B">
      <w:pPr>
        <w:rPr>
          <w:rFonts w:ascii="宋体" w:eastAsia="宋体" w:hAnsi="宋体" w:cs="Times New Roman"/>
          <w:b/>
          <w:bCs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解：</w:t>
      </w:r>
      <w:r w:rsidRPr="0086002B">
        <w:rPr>
          <w:rFonts w:ascii="宋体" w:eastAsia="宋体" w:hAnsi="宋体" w:cs="Times New Roman"/>
          <w:position w:val="-10"/>
          <w:szCs w:val="21"/>
        </w:rPr>
        <w:object w:dxaOrig="180" w:dyaOrig="340" w14:anchorId="2629BD12">
          <v:shape id="_x0000_i2274" type="#_x0000_t75" style="width:9.3pt;height:16.85pt" o:ole="">
            <v:imagedata r:id="rId203" o:title=""/>
          </v:shape>
          <o:OLEObject Type="Embed" ProgID="Equation.KSEE3" ShapeID="_x0000_i2274" DrawAspect="Content" ObjectID="_1654737234" r:id="rId960"/>
        </w:object>
      </w:r>
    </w:p>
    <w:p w14:paraId="1850A560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添加辅助平面</w:t>
      </w:r>
      <w:r w:rsidRPr="0086002B">
        <w:rPr>
          <w:rFonts w:ascii="宋体" w:eastAsia="宋体" w:hAnsi="宋体" w:cs="Times New Roman"/>
          <w:position w:val="-16"/>
          <w:szCs w:val="21"/>
        </w:rPr>
        <w:object w:dxaOrig="3480" w:dyaOrig="420" w14:anchorId="2A473215">
          <v:shape id="_x0000_i2275" type="#_x0000_t75" style="width:174.2pt;height:20.9pt" o:ole="">
            <v:imagedata r:id="rId961" o:title=""/>
          </v:shape>
          <o:OLEObject Type="Embed" ProgID="Equation.KSEE3" ShapeID="_x0000_i2275" DrawAspect="Content" ObjectID="_1654737235" r:id="rId962"/>
        </w:object>
      </w:r>
      <w:r w:rsidRPr="0086002B">
        <w:rPr>
          <w:rFonts w:ascii="宋体" w:eastAsia="宋体" w:hAnsi="宋体" w:cs="Times New Roman" w:hint="eastAsia"/>
          <w:szCs w:val="21"/>
        </w:rPr>
        <w:t>取上侧，则在由</w:t>
      </w:r>
      <w:r w:rsidRPr="0086002B">
        <w:rPr>
          <w:rFonts w:ascii="宋体" w:eastAsia="宋体" w:hAnsi="宋体" w:cs="Times New Roman"/>
          <w:position w:val="-14"/>
          <w:szCs w:val="21"/>
        </w:rPr>
        <w:object w:dxaOrig="460" w:dyaOrig="400" w14:anchorId="0859219B">
          <v:shape id="_x0000_i2276" type="#_x0000_t75" style="width:23.25pt;height:19.75pt" o:ole="">
            <v:imagedata r:id="rId963" o:title=""/>
          </v:shape>
          <o:OLEObject Type="Embed" ProgID="Equation.KSEE3" ShapeID="_x0000_i2276" DrawAspect="Content" ObjectID="_1654737236" r:id="rId964"/>
        </w:object>
      </w:r>
      <w:r w:rsidRPr="0086002B">
        <w:rPr>
          <w:rFonts w:ascii="宋体" w:eastAsia="宋体" w:hAnsi="宋体" w:cs="Times New Roman" w:hint="eastAsia"/>
          <w:szCs w:val="21"/>
        </w:rPr>
        <w:t>和</w:t>
      </w:r>
      <w:r w:rsidRPr="0086002B">
        <w:rPr>
          <w:rFonts w:ascii="宋体" w:eastAsia="宋体" w:hAnsi="宋体" w:cs="Times New Roman"/>
          <w:position w:val="-16"/>
          <w:szCs w:val="21"/>
        </w:rPr>
        <w:object w:dxaOrig="520" w:dyaOrig="420" w14:anchorId="5E6ADFD8">
          <v:shape id="_x0000_i2277" type="#_x0000_t75" style="width:26.15pt;height:20.9pt" o:ole="">
            <v:imagedata r:id="rId965" o:title=""/>
          </v:shape>
          <o:OLEObject Type="Embed" ProgID="Equation.KSEE3" ShapeID="_x0000_i2277" DrawAspect="Content" ObjectID="_1654737237" r:id="rId966"/>
        </w:object>
      </w:r>
      <w:r w:rsidRPr="0086002B">
        <w:rPr>
          <w:rFonts w:ascii="宋体" w:eastAsia="宋体" w:hAnsi="宋体" w:cs="Times New Roman" w:hint="eastAsia"/>
          <w:szCs w:val="21"/>
        </w:rPr>
        <w:t>所包围的空间闭区域</w:t>
      </w:r>
      <w:r w:rsidRPr="0086002B">
        <w:rPr>
          <w:rFonts w:ascii="宋体" w:eastAsia="宋体" w:hAnsi="宋体" w:cs="Times New Roman"/>
          <w:position w:val="-4"/>
          <w:szCs w:val="21"/>
        </w:rPr>
        <w:object w:dxaOrig="260" w:dyaOrig="260" w14:anchorId="451A4593">
          <v:shape id="_x0000_i2278" type="#_x0000_t75" style="width:12.75pt;height:12.75pt" o:ole="">
            <v:imagedata r:id="rId967" o:title=""/>
          </v:shape>
          <o:OLEObject Type="Embed" ProgID="Equation.KSEE3" ShapeID="_x0000_i2278" DrawAspect="Content" ObjectID="_1654737238" r:id="rId968"/>
        </w:object>
      </w:r>
      <w:r w:rsidRPr="0086002B">
        <w:rPr>
          <w:rFonts w:ascii="宋体" w:eastAsia="宋体" w:hAnsi="宋体" w:cs="Times New Roman" w:hint="eastAsia"/>
          <w:szCs w:val="21"/>
        </w:rPr>
        <w:t>上应用高斯公式得</w:t>
      </w:r>
    </w:p>
    <w:p w14:paraId="68E506AD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/>
          <w:position w:val="-32"/>
          <w:szCs w:val="21"/>
        </w:rPr>
        <w:object w:dxaOrig="4300" w:dyaOrig="600" w14:anchorId="1BEBE5A8">
          <v:shape id="_x0000_i2279" type="#_x0000_t75" style="width:214.85pt;height:30.2pt" o:ole="">
            <v:imagedata r:id="rId958" o:title=""/>
          </v:shape>
          <o:OLEObject Type="Embed" ProgID="Equation.KSEE3" ShapeID="_x0000_i2279" DrawAspect="Content" ObjectID="_1654737239" r:id="rId969"/>
        </w:object>
      </w:r>
    </w:p>
    <w:p w14:paraId="353DFA88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/>
          <w:position w:val="-30"/>
          <w:szCs w:val="21"/>
        </w:rPr>
        <w:object w:dxaOrig="4640" w:dyaOrig="680" w14:anchorId="43D61BEC">
          <v:shape id="_x0000_i2280" type="#_x0000_t75" style="width:232.25pt;height:34.25pt" o:ole="">
            <v:imagedata r:id="rId970" o:title=""/>
          </v:shape>
          <o:OLEObject Type="Embed" ProgID="Equation.KSEE3" ShapeID="_x0000_i2280" DrawAspect="Content" ObjectID="_1654737240" r:id="rId971"/>
        </w:object>
      </w:r>
    </w:p>
    <w:p w14:paraId="25C10B86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于是</w:t>
      </w:r>
    </w:p>
    <w:p w14:paraId="79E3DE88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 xml:space="preserve">   原积分   </w:t>
      </w:r>
    </w:p>
    <w:p w14:paraId="35DCF2DB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/>
          <w:position w:val="-58"/>
          <w:szCs w:val="21"/>
        </w:rPr>
        <w:object w:dxaOrig="4540" w:dyaOrig="1280" w14:anchorId="07FA07ED">
          <v:shape id="_x0000_i2281" type="#_x0000_t75" style="width:227.05pt;height:63.85pt" o:ole="">
            <v:imagedata r:id="rId972" o:title=""/>
          </v:shape>
          <o:OLEObject Type="Embed" ProgID="Equation.KSEE3" ShapeID="_x0000_i2281" DrawAspect="Content" ObjectID="_1654737241" r:id="rId973"/>
        </w:object>
      </w:r>
      <w:r w:rsidRPr="0086002B">
        <w:rPr>
          <w:rFonts w:ascii="宋体" w:eastAsia="宋体" w:hAnsi="宋体" w:cs="Times New Roman" w:hint="eastAsia"/>
          <w:szCs w:val="21"/>
        </w:rPr>
        <w:t xml:space="preserve">      </w:t>
      </w:r>
    </w:p>
    <w:p w14:paraId="785D8150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/>
          <w:position w:val="-82"/>
          <w:szCs w:val="21"/>
        </w:rPr>
        <w:object w:dxaOrig="2299" w:dyaOrig="1820" w14:anchorId="1E0EC4C0">
          <v:shape id="_x0000_i2282" type="#_x0000_t75" style="width:114.95pt;height:91.15pt" o:ole="">
            <v:imagedata r:id="rId974" o:title=""/>
          </v:shape>
          <o:OLEObject Type="Embed" ProgID="Equation.KSEE3" ShapeID="_x0000_i2282" DrawAspect="Content" ObjectID="_1654737242" r:id="rId975"/>
        </w:object>
      </w:r>
      <w:r w:rsidRPr="0086002B">
        <w:rPr>
          <w:rFonts w:ascii="宋体" w:eastAsia="宋体" w:hAnsi="宋体" w:cs="Times New Roman" w:hint="eastAsia"/>
          <w:szCs w:val="21"/>
        </w:rPr>
        <w:t xml:space="preserve">  </w:t>
      </w:r>
    </w:p>
    <w:p w14:paraId="3636DE63" w14:textId="77777777" w:rsidR="0086002B" w:rsidRPr="0086002B" w:rsidRDefault="0086002B" w:rsidP="0086002B">
      <w:pPr>
        <w:spacing w:line="300" w:lineRule="auto"/>
        <w:ind w:firstLineChars="700" w:firstLine="1470"/>
        <w:rPr>
          <w:rFonts w:ascii="宋体" w:eastAsia="宋体" w:hAnsi="宋体" w:cs="Times New Roman"/>
          <w:position w:val="-82"/>
          <w:szCs w:val="21"/>
        </w:rPr>
      </w:pPr>
    </w:p>
    <w:p w14:paraId="71FE4D69" w14:textId="77777777" w:rsidR="0086002B" w:rsidRPr="0086002B" w:rsidRDefault="0086002B" w:rsidP="00D046E4">
      <w:pPr>
        <w:numPr>
          <w:ilvl w:val="0"/>
          <w:numId w:val="41"/>
        </w:numPr>
        <w:rPr>
          <w:rFonts w:ascii="宋体" w:eastAsia="宋体" w:hAnsi="宋体" w:cs="黑体"/>
          <w:szCs w:val="21"/>
        </w:rPr>
      </w:pPr>
      <w:r w:rsidRPr="0086002B">
        <w:rPr>
          <w:rFonts w:ascii="宋体" w:eastAsia="宋体" w:hAnsi="宋体" w:cs="黑体"/>
          <w:position w:val="-24"/>
          <w:szCs w:val="21"/>
        </w:rPr>
        <w:object w:dxaOrig="3784" w:dyaOrig="510" w14:anchorId="379EAF53">
          <v:shape id="_x0000_i2283" type="#_x0000_t75" style="width:189.3pt;height:25.55pt" o:ole="">
            <v:imagedata r:id="rId976" o:title=""/>
          </v:shape>
          <o:OLEObject Type="Embed" ProgID="Equation.KSEE3" ShapeID="_x0000_i2283" DrawAspect="Content" ObjectID="_1654737243" r:id="rId977"/>
        </w:object>
      </w:r>
      <w:r w:rsidRPr="0086002B">
        <w:rPr>
          <w:rFonts w:ascii="宋体" w:eastAsia="宋体" w:hAnsi="宋体" w:cs="黑体" w:hint="eastAsia"/>
          <w:szCs w:val="21"/>
        </w:rPr>
        <w:t>，其中</w:t>
      </w:r>
      <w:r w:rsidRPr="0086002B">
        <w:rPr>
          <w:rFonts w:ascii="宋体" w:eastAsia="宋体" w:hAnsi="宋体" w:cs="黑体"/>
          <w:position w:val="-14"/>
          <w:szCs w:val="21"/>
        </w:rPr>
        <w:object w:dxaOrig="292" w:dyaOrig="231" w14:anchorId="5DB8D81F">
          <v:shape id="_x0000_i2284" type="#_x0000_t75" style="width:14.5pt;height:11.6pt" o:ole="">
            <v:imagedata r:id="rId978" o:title=""/>
          </v:shape>
          <o:OLEObject Type="Embed" ProgID="Equation.KSEE3" ShapeID="_x0000_i2284" DrawAspect="Content" ObjectID="_1654737244" r:id="rId979"/>
        </w:object>
      </w:r>
      <w:r w:rsidRPr="0086002B">
        <w:rPr>
          <w:rFonts w:ascii="宋体" w:eastAsia="宋体" w:hAnsi="宋体" w:cs="黑体" w:hint="eastAsia"/>
          <w:szCs w:val="21"/>
        </w:rPr>
        <w:t>为曲线x=</w:t>
      </w:r>
      <w:proofErr w:type="spellStart"/>
      <w:r w:rsidRPr="0086002B">
        <w:rPr>
          <w:rFonts w:ascii="宋体" w:eastAsia="宋体" w:hAnsi="宋体" w:cs="黑体" w:hint="eastAsia"/>
          <w:szCs w:val="21"/>
        </w:rPr>
        <w:t>e</w:t>
      </w:r>
      <w:r w:rsidRPr="0086002B">
        <w:rPr>
          <w:rFonts w:ascii="宋体" w:eastAsia="宋体" w:hAnsi="宋体" w:cs="黑体" w:hint="eastAsia"/>
          <w:szCs w:val="21"/>
          <w:vertAlign w:val="superscript"/>
        </w:rPr>
        <w:t>y</w:t>
      </w:r>
      <w:proofErr w:type="spellEnd"/>
      <w:r w:rsidRPr="0086002B">
        <w:rPr>
          <w:rFonts w:ascii="宋体" w:eastAsia="宋体" w:hAnsi="宋体" w:cs="黑体" w:hint="eastAsia"/>
          <w:szCs w:val="21"/>
        </w:rPr>
        <w:t>(0≤y≤a)绕ox轴旋转而成的旋转曲面的外侧。</w:t>
      </w:r>
    </w:p>
    <w:p w14:paraId="43EC9FFE" w14:textId="77777777" w:rsidR="0086002B" w:rsidRPr="0086002B" w:rsidRDefault="0086002B" w:rsidP="0086002B">
      <w:pPr>
        <w:rPr>
          <w:rFonts w:ascii="宋体" w:eastAsia="宋体" w:hAnsi="宋体" w:cs="黑体"/>
          <w:position w:val="-28"/>
          <w:szCs w:val="21"/>
        </w:rPr>
      </w:pPr>
      <w:r w:rsidRPr="0086002B">
        <w:rPr>
          <w:rFonts w:ascii="宋体" w:eastAsia="宋体" w:hAnsi="宋体" w:cs="黑体" w:hint="eastAsia"/>
          <w:szCs w:val="21"/>
        </w:rPr>
        <w:t>解：添加辅助面</w:t>
      </w:r>
      <w:r w:rsidRPr="0086002B">
        <w:rPr>
          <w:rFonts w:ascii="宋体" w:eastAsia="宋体" w:hAnsi="宋体" w:cs="宋体" w:hint="eastAsia"/>
          <w:position w:val="-10"/>
          <w:szCs w:val="21"/>
        </w:rPr>
        <w:t xml:space="preserve"> </w:t>
      </w:r>
      <w:r w:rsidRPr="0086002B">
        <w:rPr>
          <w:rFonts w:ascii="宋体" w:eastAsia="宋体" w:hAnsi="宋体" w:cs="宋体"/>
          <w:position w:val="-10"/>
          <w:szCs w:val="21"/>
        </w:rPr>
        <w:object w:dxaOrig="302" w:dyaOrig="341" w14:anchorId="1747F65B">
          <v:shape id="_x0000_i2285" type="#_x0000_t75" style="width:15.1pt;height:16.85pt" o:ole="">
            <v:imagedata r:id="rId980" o:title=""/>
          </v:shape>
          <o:OLEObject Type="Embed" ProgID="Equation.3" ShapeID="_x0000_i2285" DrawAspect="Content" ObjectID="_1654737245" r:id="rId981"/>
        </w:object>
      </w:r>
      <w:r w:rsidRPr="0086002B">
        <w:rPr>
          <w:rFonts w:ascii="宋体" w:eastAsia="宋体" w:hAnsi="宋体" w:cs="宋体" w:hint="eastAsia"/>
          <w:szCs w:val="21"/>
        </w:rPr>
        <w:t xml:space="preserve">: </w:t>
      </w:r>
      <w:r w:rsidRPr="0086002B">
        <w:rPr>
          <w:rFonts w:ascii="宋体" w:eastAsia="宋体" w:hAnsi="宋体" w:cs="黑体" w:hint="eastAsia"/>
          <w:szCs w:val="21"/>
        </w:rPr>
        <w:t>x=</w:t>
      </w:r>
      <w:proofErr w:type="spellStart"/>
      <w:r w:rsidRPr="0086002B">
        <w:rPr>
          <w:rFonts w:ascii="宋体" w:eastAsia="宋体" w:hAnsi="宋体" w:cs="黑体" w:hint="eastAsia"/>
          <w:szCs w:val="21"/>
        </w:rPr>
        <w:t>e</w:t>
      </w:r>
      <w:r w:rsidRPr="0086002B">
        <w:rPr>
          <w:rFonts w:ascii="宋体" w:eastAsia="宋体" w:hAnsi="宋体" w:cs="黑体" w:hint="eastAsia"/>
          <w:szCs w:val="21"/>
          <w:vertAlign w:val="superscript"/>
        </w:rPr>
        <w:t>a</w:t>
      </w:r>
      <w:proofErr w:type="spellEnd"/>
      <w:r w:rsidRPr="0086002B">
        <w:rPr>
          <w:rFonts w:ascii="宋体" w:eastAsia="宋体" w:hAnsi="宋体" w:cs="宋体" w:hint="eastAsia"/>
          <w:szCs w:val="21"/>
        </w:rPr>
        <w:t xml:space="preserve"> (</w:t>
      </w:r>
      <m:oMath>
        <m:sSup>
          <m:sSupPr>
            <m:ctrlPr>
              <w:rPr>
                <w:rFonts w:ascii="Cambria Math" w:eastAsia="宋体" w:hAnsi="Cambria Math" w:cs="宋体"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2</m:t>
            </m:r>
          </m:sup>
        </m:sSup>
        <m:r>
          <w:rPr>
            <w:rFonts w:ascii="Cambria Math" w:eastAsia="宋体" w:hAnsi="Cambria Math" w:cs="宋体"/>
            <w:szCs w:val="21"/>
          </w:rPr>
          <m:t>+</m:t>
        </m:r>
        <m:sSup>
          <m:sSupPr>
            <m:ctrlPr>
              <w:rPr>
                <w:rFonts w:ascii="Cambria Math" w:eastAsia="宋体" w:hAnsi="Cambria Math" w:cs="宋体"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z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cs="黑体" w:hint="eastAsia"/>
            <w:szCs w:val="21"/>
          </w:rPr>
          <m:t>≤</m:t>
        </m:r>
        <m:sSup>
          <m:sSupPr>
            <m:ctrlPr>
              <w:rPr>
                <w:rFonts w:ascii="Cambria Math" w:eastAsia="宋体" w:hAnsi="Cambria Math" w:cs="宋体"/>
                <w:szCs w:val="21"/>
              </w:rPr>
            </m:ctrlPr>
          </m:sSupPr>
          <m:e>
            <m:r>
              <w:rPr>
                <w:rFonts w:ascii="Cambria Math" w:eastAsia="宋体" w:hAnsi="Cambria Math" w:cs="宋体"/>
                <w:szCs w:val="21"/>
              </w:rPr>
              <m:t>a</m:t>
            </m:r>
          </m:e>
          <m:sup>
            <m:r>
              <w:rPr>
                <w:rFonts w:ascii="Cambria Math" w:eastAsia="宋体" w:hAnsi="Cambria Math" w:cs="宋体"/>
                <w:szCs w:val="21"/>
              </w:rPr>
              <m:t>2</m:t>
            </m:r>
          </m:sup>
        </m:sSup>
      </m:oMath>
      <w:r w:rsidRPr="0086002B">
        <w:rPr>
          <w:rFonts w:ascii="宋体" w:eastAsia="宋体" w:hAnsi="宋体" w:cs="宋体" w:hint="eastAsia"/>
          <w:szCs w:val="21"/>
        </w:rPr>
        <w:t>),</w:t>
      </w:r>
      <w:r w:rsidRPr="0086002B">
        <w:rPr>
          <w:rFonts w:ascii="宋体" w:eastAsia="宋体" w:hAnsi="宋体" w:cs="黑体" w:hint="eastAsia"/>
          <w:position w:val="-28"/>
          <w:szCs w:val="21"/>
        </w:rPr>
        <w:t xml:space="preserve"> </w:t>
      </w:r>
    </w:p>
    <w:p w14:paraId="67C2AE02" w14:textId="77777777" w:rsidR="0086002B" w:rsidRPr="0086002B" w:rsidRDefault="0086002B" w:rsidP="0086002B">
      <w:pPr>
        <w:rPr>
          <w:rFonts w:ascii="宋体" w:eastAsia="宋体" w:hAnsi="宋体" w:cs="黑体"/>
          <w:szCs w:val="21"/>
        </w:rPr>
      </w:pPr>
      <m:oMathPara>
        <m:oMath>
          <m:r>
            <w:rPr>
              <w:rFonts w:ascii="Cambria Math" w:eastAsia="宋体" w:hAnsi="Cambria Math" w:cs="黑体"/>
              <w:szCs w:val="21"/>
            </w:rPr>
            <m:t>I=</m:t>
          </m:r>
          <m:nary>
            <m:naryPr>
              <m:chr m:val="∭"/>
              <m:limLoc m:val="undOvr"/>
              <m:ctrlPr>
                <w:rPr>
                  <w:rFonts w:ascii="Cambria Math" w:eastAsia="宋体" w:hAnsi="Cambria Math" w:cs="黑体"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黑体"/>
                  <w:szCs w:val="21"/>
                </w:rPr>
                <m:t>Π</m:t>
              </m:r>
            </m:sub>
            <m:sup/>
            <m:e>
              <m:d>
                <m:dPr>
                  <m:ctrlPr>
                    <w:rPr>
                      <w:rFonts w:ascii="Cambria Math" w:eastAsia="宋体" w:hAnsi="Cambria Math" w:cs="黑体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黑体"/>
                      <w:szCs w:val="21"/>
                    </w:rPr>
                    <m:t>-4x+8x-4x</m:t>
                  </m:r>
                </m:e>
              </m:d>
              <m:r>
                <w:rPr>
                  <w:rFonts w:ascii="Cambria Math" w:eastAsia="宋体" w:hAnsi="Cambria Math" w:cs="黑体"/>
                  <w:szCs w:val="21"/>
                </w:rPr>
                <m:t>dxdydz-</m:t>
              </m:r>
              <m:nary>
                <m:naryPr>
                  <m:chr m:val="∬"/>
                  <m:limLoc m:val="undOvr"/>
                  <m:ctrlPr>
                    <w:rPr>
                      <w:rFonts w:ascii="Cambria Math" w:eastAsia="宋体" w:hAnsi="Cambria Math" w:cs="黑体"/>
                      <w:i/>
                      <w:szCs w:val="21"/>
                    </w:rPr>
                  </m:ctrlPr>
                </m:naryPr>
                <m:sub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eastAsia="宋体" w:hAnsi="Cambria Math" w:cs="黑体"/>
                          <w:i/>
                          <w:szCs w:val="21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黑体"/>
                          <w:szCs w:val="21"/>
                        </w:rPr>
                        <m:t>1</m:t>
                      </m:r>
                    </m:sub>
                    <m:sup/>
                    <m:e/>
                  </m:nary>
                </m:sub>
                <m:sup/>
                <m:e>
                  <m:d>
                    <m:dPr>
                      <m:ctrlPr>
                        <w:rPr>
                          <w:rFonts w:ascii="Cambria Math" w:eastAsia="宋体" w:hAnsi="Cambria Math" w:cs="黑体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黑体"/>
                          <w:szCs w:val="21"/>
                        </w:rPr>
                        <m:t>2-2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黑体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黑体"/>
                              <w:szCs w:val="21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黑体"/>
                              <w:szCs w:val="21"/>
                            </w:rPr>
                            <m:t>2a</m:t>
                          </m:r>
                        </m:sup>
                      </m:sSup>
                    </m:e>
                  </m:d>
                  <m:r>
                    <w:rPr>
                      <w:rFonts w:ascii="Cambria Math" w:eastAsia="宋体" w:hAnsi="Cambria Math" w:cs="黑体"/>
                      <w:szCs w:val="21"/>
                    </w:rPr>
                    <m:t>dydz</m:t>
                  </m:r>
                </m:e>
              </m:nary>
            </m:e>
          </m:nary>
        </m:oMath>
      </m:oMathPara>
    </w:p>
    <w:p w14:paraId="329A81A8" w14:textId="77777777" w:rsidR="0086002B" w:rsidRPr="0086002B" w:rsidRDefault="0086002B" w:rsidP="0086002B">
      <w:pPr>
        <w:rPr>
          <w:rFonts w:ascii="宋体" w:eastAsia="宋体" w:hAnsi="宋体" w:cs="黑体"/>
          <w:szCs w:val="21"/>
        </w:rPr>
      </w:pPr>
      <w:r w:rsidRPr="0086002B">
        <w:rPr>
          <w:rFonts w:ascii="宋体" w:eastAsia="宋体" w:hAnsi="宋体" w:cs="黑体" w:hint="eastAsia"/>
          <w:szCs w:val="21"/>
        </w:rPr>
        <w:tab/>
      </w:r>
      <w:r w:rsidRPr="0086002B">
        <w:rPr>
          <w:rFonts w:ascii="宋体" w:eastAsia="宋体" w:hAnsi="宋体" w:cs="黑体" w:hint="eastAsia"/>
          <w:szCs w:val="21"/>
        </w:rPr>
        <w:tab/>
      </w:r>
      <m:oMath>
        <m:r>
          <w:rPr>
            <w:rFonts w:ascii="Cambria Math" w:eastAsia="宋体" w:hAnsi="Cambria Math" w:cs="黑体"/>
            <w:szCs w:val="21"/>
          </w:rPr>
          <m:t>=2</m:t>
        </m:r>
        <m:d>
          <m:dPr>
            <m:ctrlPr>
              <w:rPr>
                <w:rFonts w:ascii="Cambria Math" w:eastAsia="宋体" w:hAnsi="Cambria Math" w:cs="黑体"/>
                <w:i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黑体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黑体"/>
                    <w:szCs w:val="21"/>
                  </w:rPr>
                  <m:t>e</m:t>
                </m:r>
              </m:e>
              <m:sup>
                <m:r>
                  <w:rPr>
                    <w:rFonts w:ascii="Cambria Math" w:eastAsia="宋体" w:hAnsi="Cambria Math" w:cs="黑体"/>
                    <w:szCs w:val="21"/>
                  </w:rPr>
                  <m:t>2a</m:t>
                </m:r>
              </m:sup>
            </m:sSup>
            <m:r>
              <w:rPr>
                <w:rFonts w:ascii="Cambria Math" w:eastAsia="宋体" w:hAnsi="Cambria Math" w:cs="黑体"/>
                <w:szCs w:val="21"/>
              </w:rPr>
              <m:t>-1</m:t>
            </m:r>
          </m:e>
        </m:d>
        <m:nary>
          <m:naryPr>
            <m:chr m:val="∬"/>
            <m:limLoc m:val="undOvr"/>
            <m:ctrlPr>
              <w:rPr>
                <w:rFonts w:ascii="Cambria Math" w:eastAsia="宋体" w:hAnsi="Cambria Math" w:cs="黑体"/>
                <w:i/>
                <w:szCs w:val="21"/>
              </w:rPr>
            </m:ctrlPr>
          </m:naryPr>
          <m:sub>
            <m:sSup>
              <m:sSupPr>
                <m:ctrlPr>
                  <w:rPr>
                    <w:rFonts w:ascii="Cambria Math" w:eastAsia="宋体" w:hAnsi="Cambria Math" w:cs="宋体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="宋体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宋体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 w:cs="宋体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Cs w:val="21"/>
                  </w:rPr>
                  <m:t>z</m:t>
                </m:r>
              </m:e>
              <m:sup>
                <m:r>
                  <w:rPr>
                    <w:rFonts w:ascii="Cambria Math" w:eastAsia="宋体" w:hAnsi="Cambria Math" w:cs="宋体"/>
                    <w:szCs w:val="21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 w:cs="黑体" w:hint="eastAsia"/>
                <w:szCs w:val="21"/>
              </w:rPr>
              <m:t>≤</m:t>
            </m:r>
            <m:sSup>
              <m:sSupPr>
                <m:ctrlPr>
                  <w:rPr>
                    <w:rFonts w:ascii="Cambria Math" w:eastAsia="宋体" w:hAnsi="Cambria Math" w:cs="宋体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/>
                    <w:szCs w:val="21"/>
                  </w:rPr>
                  <m:t>a</m:t>
                </m:r>
              </m:e>
              <m:sup>
                <m:r>
                  <w:rPr>
                    <w:rFonts w:ascii="Cambria Math" w:eastAsia="宋体" w:hAnsi="Cambria Math" w:cs="宋体"/>
                    <w:szCs w:val="21"/>
                  </w:rPr>
                  <m:t>2</m:t>
                </m:r>
              </m:sup>
            </m:sSup>
          </m:sub>
          <m:sup/>
          <m:e>
            <m:r>
              <w:rPr>
                <w:rFonts w:ascii="Cambria Math" w:eastAsia="宋体" w:hAnsi="Cambria Math" w:cs="黑体"/>
                <w:szCs w:val="21"/>
              </w:rPr>
              <m:t>dxdy=2</m:t>
            </m:r>
            <m:r>
              <w:rPr>
                <w:rFonts w:ascii="Cambria Math" w:eastAsia="宋体" w:hAnsi="Cambria Math" w:cs="黑体" w:hint="eastAsia"/>
                <w:szCs w:val="21"/>
              </w:rPr>
              <m:t>π</m:t>
            </m:r>
            <m:sSup>
              <m:sSupPr>
                <m:ctrlPr>
                  <w:rPr>
                    <w:rFonts w:ascii="Cambria Math" w:eastAsia="宋体" w:hAnsi="Cambria Math" w:cs="黑体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黑体"/>
                    <w:szCs w:val="21"/>
                  </w:rPr>
                  <m:t>a</m:t>
                </m:r>
              </m:e>
              <m:sup>
                <m:r>
                  <w:rPr>
                    <w:rFonts w:ascii="Cambria Math" w:eastAsia="宋体" w:hAnsi="Cambria Math" w:cs="黑体"/>
                    <w:szCs w:val="21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宋体" w:hAnsi="Cambria Math" w:cs="黑体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 w:cs="黑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黑体"/>
                        <w:szCs w:val="21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 w:cs="黑体"/>
                        <w:szCs w:val="21"/>
                      </w:rPr>
                      <m:t>2a</m:t>
                    </m:r>
                  </m:sup>
                </m:sSup>
                <m:r>
                  <w:rPr>
                    <w:rFonts w:ascii="Cambria Math" w:eastAsia="宋体" w:hAnsi="Cambria Math" w:cs="黑体"/>
                    <w:szCs w:val="21"/>
                  </w:rPr>
                  <m:t>-1</m:t>
                </m:r>
              </m:e>
            </m:d>
          </m:e>
        </m:nary>
      </m:oMath>
    </w:p>
    <w:p w14:paraId="6C6CD854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t>5, 计算I=</w:t>
      </w:r>
      <w:r w:rsidRPr="0086002B">
        <w:rPr>
          <w:rFonts w:ascii="宋体" w:eastAsia="宋体" w:hAnsi="宋体" w:cs="宋体"/>
          <w:position w:val="-36"/>
          <w:szCs w:val="21"/>
        </w:rPr>
        <w:object w:dxaOrig="2420" w:dyaOrig="780" w14:anchorId="3EC2B369">
          <v:shape id="_x0000_i2286" type="#_x0000_t75" style="width:120.75pt;height:38.9pt" o:ole="">
            <v:imagedata r:id="rId982" o:title=""/>
          </v:shape>
          <o:OLEObject Type="Embed" ProgID="Equation.KSEE3" ShapeID="_x0000_i2286" DrawAspect="Content" ObjectID="_1654737246" r:id="rId983"/>
        </w:object>
      </w:r>
      <w:r w:rsidRPr="0086002B">
        <w:rPr>
          <w:rFonts w:ascii="宋体" w:eastAsia="宋体" w:hAnsi="宋体" w:cs="宋体" w:hint="eastAsia"/>
          <w:szCs w:val="21"/>
        </w:rPr>
        <w:t>, 其中∑为下半球面z=</w:t>
      </w:r>
      <w:r w:rsidRPr="0086002B">
        <w:rPr>
          <w:rFonts w:ascii="宋体" w:eastAsia="宋体" w:hAnsi="宋体" w:cs="宋体"/>
          <w:position w:val="-12"/>
          <w:szCs w:val="21"/>
        </w:rPr>
        <w:object w:dxaOrig="1560" w:dyaOrig="440" w14:anchorId="4E699F61">
          <v:shape id="_x0000_i2287" type="#_x0000_t75" style="width:77.8pt;height:22.05pt" o:ole="">
            <v:imagedata r:id="rId984" o:title=""/>
          </v:shape>
          <o:OLEObject Type="Embed" ProgID="Equation.KSEE3" ShapeID="_x0000_i2287" DrawAspect="Content" ObjectID="_1654737247" r:id="rId985"/>
        </w:object>
      </w:r>
      <w:r w:rsidRPr="0086002B">
        <w:rPr>
          <w:rFonts w:ascii="宋体" w:eastAsia="宋体" w:hAnsi="宋体" w:cs="宋体" w:hint="eastAsia"/>
          <w:szCs w:val="21"/>
        </w:rPr>
        <w:t xml:space="preserve">的上侧, a为一个正数. </w:t>
      </w:r>
    </w:p>
    <w:p w14:paraId="26B4079A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t xml:space="preserve">解: 将 </w:t>
      </w:r>
      <w:r w:rsidRPr="0086002B">
        <w:rPr>
          <w:rFonts w:ascii="宋体" w:eastAsia="宋体" w:hAnsi="宋体" w:cs="宋体"/>
          <w:position w:val="-12"/>
          <w:szCs w:val="21"/>
        </w:rPr>
        <w:object w:dxaOrig="1380" w:dyaOrig="440" w14:anchorId="45143D15">
          <v:shape id="_x0000_i2288" type="#_x0000_t75" style="width:69.1pt;height:22.05pt" o:ole="">
            <v:imagedata r:id="rId986" o:title=""/>
          </v:shape>
          <o:OLEObject Type="Embed" ProgID="Equation.KSEE3" ShapeID="_x0000_i2288" DrawAspect="Content" ObjectID="_1654737248" r:id="rId987"/>
        </w:object>
      </w:r>
      <w:r w:rsidRPr="0086002B">
        <w:rPr>
          <w:rFonts w:ascii="宋体" w:eastAsia="宋体" w:hAnsi="宋体" w:cs="宋体" w:hint="eastAsia"/>
          <w:szCs w:val="21"/>
        </w:rPr>
        <w:t>=a代入被积函数，则</w:t>
      </w:r>
    </w:p>
    <w:p w14:paraId="639466CD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/>
          <w:position w:val="-36"/>
          <w:szCs w:val="21"/>
        </w:rPr>
        <w:object w:dxaOrig="2420" w:dyaOrig="780" w14:anchorId="3478173C">
          <v:shape id="_x0000_i2289" type="#_x0000_t75" style="width:120.75pt;height:38.9pt" o:ole="">
            <v:imagedata r:id="rId982" o:title=""/>
          </v:shape>
          <o:OLEObject Type="Embed" ProgID="Equation.KSEE3" ShapeID="_x0000_i2289" DrawAspect="Content" ObjectID="_1654737249" r:id="rId988"/>
        </w:object>
      </w:r>
      <w:r w:rsidRPr="0086002B">
        <w:rPr>
          <w:rFonts w:ascii="宋体" w:eastAsia="宋体" w:hAnsi="宋体" w:cs="宋体" w:hint="eastAsia"/>
          <w:szCs w:val="21"/>
        </w:rPr>
        <w:t xml:space="preserve"> = </w:t>
      </w:r>
      <w:r w:rsidRPr="0086002B">
        <w:rPr>
          <w:rFonts w:ascii="宋体" w:eastAsia="宋体" w:hAnsi="宋体" w:cs="宋体"/>
          <w:position w:val="-32"/>
          <w:szCs w:val="21"/>
        </w:rPr>
        <w:object w:dxaOrig="2560" w:dyaOrig="700" w14:anchorId="7E203302">
          <v:shape id="_x0000_i2290" type="#_x0000_t75" style="width:127.75pt;height:34.85pt" o:ole="">
            <v:imagedata r:id="rId989" o:title=""/>
          </v:shape>
          <o:OLEObject Type="Embed" ProgID="Equation.KSEE3" ShapeID="_x0000_i2290" DrawAspect="Content" ObjectID="_1654737250" r:id="rId990"/>
        </w:object>
      </w:r>
    </w:p>
    <w:p w14:paraId="4F38A7BB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t>设</w:t>
      </w:r>
      <w:r w:rsidRPr="0086002B">
        <w:rPr>
          <w:rFonts w:ascii="宋体" w:eastAsia="宋体" w:hAnsi="宋体" w:cs="宋体"/>
          <w:position w:val="-10"/>
          <w:szCs w:val="21"/>
        </w:rPr>
        <w:object w:dxaOrig="300" w:dyaOrig="340" w14:anchorId="3451C83E">
          <v:shape id="_x0000_i2291" type="#_x0000_t75" style="width:15.1pt;height:16.85pt" o:ole="">
            <v:imagedata r:id="rId980" o:title=""/>
          </v:shape>
          <o:OLEObject Type="Embed" ProgID="Equation.KSEE3" ShapeID="_x0000_i2291" DrawAspect="Content" ObjectID="_1654737251" r:id="rId991"/>
        </w:object>
      </w:r>
      <w:r w:rsidRPr="0086002B">
        <w:rPr>
          <w:rFonts w:ascii="宋体" w:eastAsia="宋体" w:hAnsi="宋体" w:cs="宋体" w:hint="eastAsia"/>
          <w:szCs w:val="21"/>
        </w:rPr>
        <w:t>: z=0(</w:t>
      </w:r>
      <w:r w:rsidRPr="0086002B">
        <w:rPr>
          <w:rFonts w:ascii="宋体" w:eastAsia="宋体" w:hAnsi="宋体" w:cs="宋体"/>
          <w:position w:val="-10"/>
          <w:szCs w:val="21"/>
        </w:rPr>
        <w:object w:dxaOrig="1219" w:dyaOrig="360" w14:anchorId="407BB762">
          <v:shape id="_x0000_i2292" type="#_x0000_t75" style="width:60.95pt;height:18pt" o:ole="">
            <v:imagedata r:id="rId992" o:title=""/>
          </v:shape>
          <o:OLEObject Type="Embed" ProgID="Equation.KSEE3" ShapeID="_x0000_i2292" DrawAspect="Content" ObjectID="_1654737252" r:id="rId993"/>
        </w:object>
      </w:r>
      <w:r w:rsidRPr="0086002B">
        <w:rPr>
          <w:rFonts w:ascii="宋体" w:eastAsia="宋体" w:hAnsi="宋体" w:cs="宋体" w:hint="eastAsia"/>
          <w:szCs w:val="21"/>
        </w:rPr>
        <w:t>), 取其上侧, 由高斯公式, 得</w:t>
      </w:r>
    </w:p>
    <w:p w14:paraId="4B8781EE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t xml:space="preserve">I= </w:t>
      </w:r>
      <w:r w:rsidRPr="0086002B">
        <w:rPr>
          <w:rFonts w:ascii="宋体" w:eastAsia="宋体" w:hAnsi="宋体" w:cs="宋体"/>
          <w:position w:val="-34"/>
          <w:szCs w:val="21"/>
        </w:rPr>
        <w:object w:dxaOrig="2659" w:dyaOrig="720" w14:anchorId="653701AB">
          <v:shape id="_x0000_i2293" type="#_x0000_t75" style="width:132.95pt;height:36pt" o:ole="">
            <v:imagedata r:id="rId994" o:title=""/>
          </v:shape>
          <o:OLEObject Type="Embed" ProgID="Equation.KSEE3" ShapeID="_x0000_i2293" DrawAspect="Content" ObjectID="_1654737253" r:id="rId995"/>
        </w:object>
      </w:r>
      <w:r w:rsidRPr="0086002B">
        <w:rPr>
          <w:rFonts w:ascii="宋体" w:eastAsia="宋体" w:hAnsi="宋体" w:cs="宋体" w:hint="eastAsia"/>
          <w:szCs w:val="21"/>
        </w:rPr>
        <w:t xml:space="preserve">－ </w:t>
      </w:r>
      <w:r w:rsidRPr="0086002B">
        <w:rPr>
          <w:rFonts w:ascii="宋体" w:eastAsia="宋体" w:hAnsi="宋体" w:cs="宋体"/>
          <w:position w:val="-34"/>
          <w:szCs w:val="21"/>
        </w:rPr>
        <w:object w:dxaOrig="2600" w:dyaOrig="720" w14:anchorId="0A47D983">
          <v:shape id="_x0000_i2294" type="#_x0000_t75" style="width:130.05pt;height:36pt" o:ole="">
            <v:imagedata r:id="rId996" o:title=""/>
          </v:shape>
          <o:OLEObject Type="Embed" ProgID="Equation.KSEE3" ShapeID="_x0000_i2294" DrawAspect="Content" ObjectID="_1654737254" r:id="rId997"/>
        </w:object>
      </w:r>
    </w:p>
    <w:p w14:paraId="28906EDD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t xml:space="preserve"> =</w:t>
      </w:r>
      <w:r w:rsidRPr="0086002B">
        <w:rPr>
          <w:rFonts w:ascii="宋体" w:eastAsia="宋体" w:hAnsi="宋体" w:cs="宋体"/>
          <w:position w:val="-30"/>
          <w:szCs w:val="21"/>
        </w:rPr>
        <w:object w:dxaOrig="3620" w:dyaOrig="680" w14:anchorId="017028A5">
          <v:shape id="_x0000_i2295" type="#_x0000_t75" style="width:181.15pt;height:34.25pt" o:ole="">
            <v:imagedata r:id="rId998" o:title=""/>
          </v:shape>
          <o:OLEObject Type="Embed" ProgID="Equation.KSEE3" ShapeID="_x0000_i2295" DrawAspect="Content" ObjectID="_1654737255" r:id="rId999"/>
        </w:object>
      </w:r>
    </w:p>
    <w:p w14:paraId="47F9E13D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t>其中Ω为</w:t>
      </w:r>
      <w:r w:rsidRPr="0086002B">
        <w:rPr>
          <w:rFonts w:ascii="宋体" w:eastAsia="宋体" w:hAnsi="宋体" w:cs="宋体"/>
          <w:position w:val="-10"/>
          <w:szCs w:val="21"/>
        </w:rPr>
        <w:object w:dxaOrig="680" w:dyaOrig="340" w14:anchorId="46D4024E">
          <v:shape id="_x0000_i2296" type="#_x0000_t75" style="width:34.25pt;height:16.85pt" o:ole="">
            <v:imagedata r:id="rId1000" o:title=""/>
          </v:shape>
          <o:OLEObject Type="Embed" ProgID="Equation.KSEE3" ShapeID="_x0000_i2296" DrawAspect="Content" ObjectID="_1654737256" r:id="rId1001"/>
        </w:object>
      </w:r>
      <w:r w:rsidRPr="0086002B">
        <w:rPr>
          <w:rFonts w:ascii="宋体" w:eastAsia="宋体" w:hAnsi="宋体" w:cs="宋体" w:hint="eastAsia"/>
          <w:szCs w:val="21"/>
        </w:rPr>
        <w:t>所包围的区域, D为z=0上的平面区域</w:t>
      </w:r>
      <w:r w:rsidRPr="0086002B">
        <w:rPr>
          <w:rFonts w:ascii="宋体" w:eastAsia="宋体" w:hAnsi="宋体" w:cs="宋体"/>
          <w:position w:val="-10"/>
          <w:szCs w:val="21"/>
        </w:rPr>
        <w:object w:dxaOrig="1219" w:dyaOrig="360" w14:anchorId="4E69454D">
          <v:shape id="_x0000_i2297" type="#_x0000_t75" style="width:60.95pt;height:18pt" o:ole="">
            <v:imagedata r:id="rId992" o:title=""/>
          </v:shape>
          <o:OLEObject Type="Embed" ProgID="Equation.KSEE3" ShapeID="_x0000_i2297" DrawAspect="Content" ObjectID="_1654737257" r:id="rId1002"/>
        </w:object>
      </w:r>
      <w:r w:rsidRPr="0086002B">
        <w:rPr>
          <w:rFonts w:ascii="宋体" w:eastAsia="宋体" w:hAnsi="宋体" w:cs="宋体" w:hint="eastAsia"/>
          <w:szCs w:val="21"/>
        </w:rPr>
        <w:t>, 于是</w:t>
      </w:r>
    </w:p>
    <w:p w14:paraId="5842A98A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t xml:space="preserve">I= </w:t>
      </w:r>
      <w:r w:rsidRPr="0086002B">
        <w:rPr>
          <w:rFonts w:ascii="宋体" w:eastAsia="宋体" w:hAnsi="宋体" w:cs="宋体"/>
          <w:position w:val="-32"/>
          <w:szCs w:val="21"/>
        </w:rPr>
        <w:object w:dxaOrig="3120" w:dyaOrig="760" w14:anchorId="37946D8B">
          <v:shape id="_x0000_i2298" type="#_x0000_t75" style="width:156.2pt;height:37.75pt" o:ole="">
            <v:imagedata r:id="rId1003" o:title=""/>
          </v:shape>
          <o:OLEObject Type="Embed" ProgID="Equation.KSEE3" ShapeID="_x0000_i2298" DrawAspect="Content" ObjectID="_1654737258" r:id="rId1004"/>
        </w:object>
      </w:r>
    </w:p>
    <w:p w14:paraId="106EFECF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t xml:space="preserve"> = </w:t>
      </w:r>
      <w:r w:rsidRPr="0086002B">
        <w:rPr>
          <w:rFonts w:ascii="宋体" w:eastAsia="宋体" w:hAnsi="宋体" w:cs="宋体"/>
          <w:position w:val="-24"/>
          <w:szCs w:val="21"/>
        </w:rPr>
        <w:object w:dxaOrig="3500" w:dyaOrig="620" w14:anchorId="543B4DC7">
          <v:shape id="_x0000_i2299" type="#_x0000_t75" style="width:174.75pt;height:30.75pt" o:ole="">
            <v:imagedata r:id="rId1005" o:title=""/>
          </v:shape>
          <o:OLEObject Type="Embed" ProgID="Equation.KSEE3" ShapeID="_x0000_i2299" DrawAspect="Content" ObjectID="_1654737259" r:id="rId1006"/>
        </w:object>
      </w:r>
    </w:p>
    <w:p w14:paraId="0D31FF5A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lastRenderedPageBreak/>
        <w:t xml:space="preserve"> = </w:t>
      </w:r>
      <w:r w:rsidRPr="0086002B">
        <w:rPr>
          <w:rFonts w:ascii="宋体" w:eastAsia="宋体" w:hAnsi="宋体" w:cs="宋体"/>
          <w:position w:val="-28"/>
          <w:szCs w:val="21"/>
        </w:rPr>
        <w:object w:dxaOrig="3100" w:dyaOrig="680" w14:anchorId="0223B4CC">
          <v:shape id="_x0000_i2300" type="#_x0000_t75" style="width:155.05pt;height:34.25pt" o:ole="">
            <v:imagedata r:id="rId1007" o:title=""/>
          </v:shape>
          <o:OLEObject Type="Embed" ProgID="Equation.KSEE3" ShapeID="_x0000_i2300" DrawAspect="Content" ObjectID="_1654737260" r:id="rId1008"/>
        </w:object>
      </w:r>
    </w:p>
    <w:p w14:paraId="521DE35B" w14:textId="77777777" w:rsidR="0086002B" w:rsidRPr="0086002B" w:rsidRDefault="0086002B" w:rsidP="0086002B">
      <w:pPr>
        <w:spacing w:line="300" w:lineRule="auto"/>
        <w:rPr>
          <w:rFonts w:ascii="宋体" w:eastAsia="宋体" w:hAnsi="宋体" w:cs="宋体"/>
          <w:szCs w:val="21"/>
        </w:rPr>
      </w:pPr>
      <w:r w:rsidRPr="0086002B">
        <w:rPr>
          <w:rFonts w:ascii="宋体" w:eastAsia="宋体" w:hAnsi="宋体" w:cs="宋体" w:hint="eastAsia"/>
          <w:szCs w:val="21"/>
        </w:rPr>
        <w:t xml:space="preserve"> = </w:t>
      </w:r>
      <w:r w:rsidRPr="0086002B">
        <w:rPr>
          <w:rFonts w:ascii="宋体" w:eastAsia="宋体" w:hAnsi="宋体" w:cs="宋体"/>
          <w:position w:val="-24"/>
          <w:szCs w:val="21"/>
        </w:rPr>
        <w:object w:dxaOrig="680" w:dyaOrig="620" w14:anchorId="2EDB9FFF">
          <v:shape id="_x0000_i2301" type="#_x0000_t75" style="width:34.25pt;height:30.75pt" o:ole="">
            <v:imagedata r:id="rId1009" o:title=""/>
          </v:shape>
          <o:OLEObject Type="Embed" ProgID="Equation.KSEE3" ShapeID="_x0000_i2301" DrawAspect="Content" ObjectID="_1654737261" r:id="rId1010"/>
        </w:object>
      </w:r>
    </w:p>
    <w:p w14:paraId="5FA7F4B8" w14:textId="77777777" w:rsidR="0086002B" w:rsidRPr="0086002B" w:rsidRDefault="0086002B" w:rsidP="00D046E4">
      <w:pPr>
        <w:numPr>
          <w:ilvl w:val="0"/>
          <w:numId w:val="42"/>
        </w:num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求向量</w:t>
      </w:r>
      <w:r w:rsidRPr="0086002B">
        <w:rPr>
          <w:rFonts w:ascii="宋体" w:eastAsia="宋体" w:hAnsi="宋体" w:cs="Times New Roman"/>
          <w:noProof/>
          <w:szCs w:val="21"/>
        </w:rPr>
        <w:drawing>
          <wp:inline distT="0" distB="0" distL="114300" distR="114300" wp14:anchorId="6ECE7950" wp14:editId="0210E3F5">
            <wp:extent cx="2390775" cy="238760"/>
            <wp:effectExtent l="0" t="0" r="0" b="508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01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02B">
        <w:rPr>
          <w:rFonts w:ascii="宋体" w:eastAsia="宋体" w:hAnsi="宋体" w:cs="Times New Roman" w:hint="eastAsia"/>
          <w:szCs w:val="21"/>
        </w:rPr>
        <w:t xml:space="preserve">穿过曲面∑流向指定侧的流量, 其中∑是以点(3, -1, 2)为球心, 半径R=3的球面, 流向外侧. </w:t>
      </w:r>
    </w:p>
    <w:p w14:paraId="49642ECE" w14:textId="77777777" w:rsidR="0086002B" w:rsidRPr="0086002B" w:rsidRDefault="0086002B" w:rsidP="0086002B">
      <w:pPr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解：</w:t>
      </w:r>
    </w:p>
    <w:p w14:paraId="23646742" w14:textId="77777777" w:rsidR="0086002B" w:rsidRPr="0086002B" w:rsidRDefault="0086002B" w:rsidP="0086002B">
      <w:pPr>
        <w:spacing w:line="240" w:lineRule="atLeast"/>
        <w:rPr>
          <w:rFonts w:ascii="宋体" w:eastAsia="宋体" w:hAnsi="宋体" w:cs="Times New Roman"/>
          <w:position w:val="-92"/>
          <w:szCs w:val="21"/>
        </w:rPr>
      </w:pPr>
      <w:r w:rsidRPr="0086002B">
        <w:rPr>
          <w:rFonts w:ascii="宋体" w:eastAsia="宋体" w:hAnsi="宋体" w:cs="Times New Roman"/>
          <w:position w:val="-10"/>
          <w:szCs w:val="21"/>
        </w:rPr>
        <w:object w:dxaOrig="180" w:dyaOrig="340" w14:anchorId="3A95C1B9">
          <v:shape id="_x0000_i2302" type="#_x0000_t75" style="width:9.3pt;height:16.85pt" o:ole="">
            <v:imagedata r:id="rId203" o:title=""/>
          </v:shape>
          <o:OLEObject Type="Embed" ProgID="Equation.KSEE3" ShapeID="_x0000_i2302" DrawAspect="Content" ObjectID="_1654737262" r:id="rId1012"/>
        </w:object>
      </w:r>
      <w:r w:rsidRPr="0086002B">
        <w:rPr>
          <w:rFonts w:ascii="宋体" w:eastAsia="宋体" w:hAnsi="宋体" w:cs="Times New Roman"/>
          <w:position w:val="-92"/>
          <w:szCs w:val="21"/>
        </w:rPr>
        <w:object w:dxaOrig="5820" w:dyaOrig="1960" w14:anchorId="1E3596A6">
          <v:shape id="_x0000_i2303" type="#_x0000_t75" style="width:290.9pt;height:98.15pt" o:ole="">
            <v:imagedata r:id="rId1013" o:title=""/>
          </v:shape>
          <o:OLEObject Type="Embed" ProgID="Equation.KSEE3" ShapeID="_x0000_i2303" DrawAspect="Content" ObjectID="_1654737263" r:id="rId1014"/>
        </w:object>
      </w:r>
    </w:p>
    <w:p w14:paraId="5DDA2152" w14:textId="77777777" w:rsidR="0086002B" w:rsidRPr="0086002B" w:rsidRDefault="0086002B" w:rsidP="0086002B">
      <w:pPr>
        <w:spacing w:line="240" w:lineRule="atLeast"/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7.</w:t>
      </w:r>
      <w:r w:rsidRPr="0086002B">
        <w:rPr>
          <w:rFonts w:ascii="宋体" w:eastAsia="宋体" w:hAnsi="宋体" w:cs="Times New Roman"/>
          <w:szCs w:val="21"/>
        </w:rPr>
        <w:t xml:space="preserve"> </w:t>
      </w:r>
      <w:r w:rsidRPr="0086002B">
        <w:rPr>
          <w:rFonts w:ascii="宋体" w:eastAsia="宋体" w:hAnsi="宋体" w:cs="Times New Roman" w:hint="eastAsia"/>
          <w:szCs w:val="21"/>
        </w:rPr>
        <w:t>求下列向量场的散度</w:t>
      </w:r>
    </w:p>
    <w:p w14:paraId="143D3889" w14:textId="77777777" w:rsidR="0086002B" w:rsidRPr="0086002B" w:rsidRDefault="0086002B" w:rsidP="0086002B">
      <w:pPr>
        <w:spacing w:line="240" w:lineRule="atLeast"/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(</w:t>
      </w:r>
      <w:r w:rsidRPr="0086002B">
        <w:rPr>
          <w:rFonts w:ascii="宋体" w:eastAsia="宋体" w:hAnsi="宋体" w:cs="Times New Roman"/>
          <w:szCs w:val="21"/>
        </w:rPr>
        <w:t>1)</w:t>
      </w:r>
      <m:oMath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</m:acc>
        <m:r>
          <w:rPr>
            <w:rFonts w:ascii="Cambria Math" w:eastAsia="宋体" w:hAnsi="Cambria Math" w:cs="Times New Roman"/>
            <w:szCs w:val="21"/>
          </w:rPr>
          <m:t>=</m:t>
        </m:r>
      </m:oMath>
      <w:r w:rsidRPr="0086002B">
        <w:rPr>
          <w:rFonts w:ascii="宋体" w:eastAsia="宋体" w:hAnsi="宋体" w:cs="Times New Roman"/>
          <w:szCs w:val="21"/>
        </w:rPr>
        <w:t xml:space="preserve"> (x</w:t>
      </w:r>
      <w:r w:rsidRPr="0086002B">
        <w:rPr>
          <w:rFonts w:ascii="宋体" w:eastAsia="宋体" w:hAnsi="宋体" w:cs="Times New Roman"/>
          <w:szCs w:val="21"/>
          <w:vertAlign w:val="superscript"/>
        </w:rPr>
        <w:t>2</w:t>
      </w:r>
      <w:r w:rsidRPr="0086002B">
        <w:rPr>
          <w:rFonts w:ascii="宋体" w:eastAsia="宋体" w:hAnsi="宋体" w:cs="Times New Roman"/>
          <w:szCs w:val="21"/>
        </w:rPr>
        <w:t>+yz)</w:t>
      </w:r>
      <m:oMath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i</m:t>
            </m:r>
          </m:e>
        </m:acc>
      </m:oMath>
      <w:r w:rsidRPr="0086002B">
        <w:rPr>
          <w:rFonts w:ascii="宋体" w:eastAsia="宋体" w:hAnsi="宋体" w:cs="Times New Roman" w:hint="eastAsia"/>
          <w:szCs w:val="21"/>
        </w:rPr>
        <w:t>+</w:t>
      </w:r>
      <w:r w:rsidRPr="0086002B">
        <w:rPr>
          <w:rFonts w:ascii="宋体" w:eastAsia="宋体" w:hAnsi="宋体" w:cs="Times New Roman"/>
          <w:szCs w:val="21"/>
        </w:rPr>
        <w:t>(y</w:t>
      </w:r>
      <w:r w:rsidRPr="0086002B">
        <w:rPr>
          <w:rFonts w:ascii="宋体" w:eastAsia="宋体" w:hAnsi="宋体" w:cs="Times New Roman"/>
          <w:szCs w:val="21"/>
          <w:vertAlign w:val="superscript"/>
        </w:rPr>
        <w:t>2</w:t>
      </w:r>
      <w:r w:rsidRPr="0086002B">
        <w:rPr>
          <w:rFonts w:ascii="宋体" w:eastAsia="宋体" w:hAnsi="宋体" w:cs="Times New Roman"/>
          <w:szCs w:val="21"/>
        </w:rPr>
        <w:t>+xz)</w:t>
      </w:r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j</m:t>
            </m:r>
          </m:e>
        </m:acc>
      </m:oMath>
      <w:r w:rsidRPr="0086002B">
        <w:rPr>
          <w:rFonts w:ascii="宋体" w:eastAsia="宋体" w:hAnsi="宋体" w:cs="Times New Roman"/>
          <w:szCs w:val="21"/>
        </w:rPr>
        <w:t>+(z</w:t>
      </w:r>
      <w:r w:rsidRPr="0086002B">
        <w:rPr>
          <w:rFonts w:ascii="宋体" w:eastAsia="宋体" w:hAnsi="宋体" w:cs="Times New Roman"/>
          <w:szCs w:val="21"/>
          <w:vertAlign w:val="superscript"/>
        </w:rPr>
        <w:t>2</w:t>
      </w:r>
      <w:r w:rsidRPr="0086002B">
        <w:rPr>
          <w:rFonts w:ascii="宋体" w:eastAsia="宋体" w:hAnsi="宋体" w:cs="Times New Roman"/>
          <w:szCs w:val="21"/>
        </w:rPr>
        <w:t>+xy)</w:t>
      </w:r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k</m:t>
            </m:r>
          </m:e>
        </m:acc>
      </m:oMath>
    </w:p>
    <w:p w14:paraId="0BAE88E9" w14:textId="77777777" w:rsidR="0086002B" w:rsidRPr="0086002B" w:rsidRDefault="0086002B" w:rsidP="0086002B">
      <w:pPr>
        <w:spacing w:line="240" w:lineRule="atLeast"/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iCs/>
          <w:szCs w:val="21"/>
        </w:rPr>
        <w:t>解:</w:t>
      </w:r>
      <w:r w:rsidRPr="0086002B">
        <w:rPr>
          <w:rFonts w:ascii="宋体" w:eastAsia="宋体" w:hAnsi="宋体" w:cs="Times New Roman"/>
          <w:iCs/>
          <w:szCs w:val="21"/>
        </w:rPr>
        <w:t xml:space="preserve"> </w:t>
      </w:r>
      <w:r w:rsidRPr="0086002B">
        <w:rPr>
          <w:rFonts w:ascii="宋体" w:eastAsia="宋体" w:hAnsi="宋体" w:cs="Times New Roman" w:hint="eastAsia"/>
          <w:iCs/>
          <w:szCs w:val="21"/>
        </w:rPr>
        <w:t>P</w:t>
      </w:r>
      <w:r w:rsidRPr="0086002B">
        <w:rPr>
          <w:rFonts w:ascii="宋体" w:eastAsia="宋体" w:hAnsi="宋体" w:cs="Times New Roman"/>
          <w:iCs/>
          <w:szCs w:val="21"/>
        </w:rPr>
        <w:t>=</w:t>
      </w:r>
      <w:r w:rsidRPr="0086002B">
        <w:rPr>
          <w:rFonts w:ascii="宋体" w:eastAsia="宋体" w:hAnsi="宋体" w:cs="Times New Roman"/>
          <w:szCs w:val="21"/>
        </w:rPr>
        <w:t xml:space="preserve"> x</w:t>
      </w:r>
      <w:r w:rsidRPr="0086002B">
        <w:rPr>
          <w:rFonts w:ascii="宋体" w:eastAsia="宋体" w:hAnsi="宋体" w:cs="Times New Roman"/>
          <w:szCs w:val="21"/>
          <w:vertAlign w:val="superscript"/>
        </w:rPr>
        <w:t>2</w:t>
      </w:r>
      <w:r w:rsidRPr="0086002B">
        <w:rPr>
          <w:rFonts w:ascii="宋体" w:eastAsia="宋体" w:hAnsi="宋体" w:cs="Times New Roman"/>
          <w:szCs w:val="21"/>
        </w:rPr>
        <w:t>+yz, Q= y</w:t>
      </w:r>
      <w:r w:rsidRPr="0086002B">
        <w:rPr>
          <w:rFonts w:ascii="宋体" w:eastAsia="宋体" w:hAnsi="宋体" w:cs="Times New Roman"/>
          <w:szCs w:val="21"/>
          <w:vertAlign w:val="superscript"/>
        </w:rPr>
        <w:t>2</w:t>
      </w:r>
      <w:r w:rsidRPr="0086002B">
        <w:rPr>
          <w:rFonts w:ascii="宋体" w:eastAsia="宋体" w:hAnsi="宋体" w:cs="Times New Roman"/>
          <w:szCs w:val="21"/>
        </w:rPr>
        <w:t>+xz, R= z</w:t>
      </w:r>
      <w:r w:rsidRPr="0086002B">
        <w:rPr>
          <w:rFonts w:ascii="宋体" w:eastAsia="宋体" w:hAnsi="宋体" w:cs="Times New Roman"/>
          <w:szCs w:val="21"/>
          <w:vertAlign w:val="superscript"/>
        </w:rPr>
        <w:t>2</w:t>
      </w:r>
      <w:r w:rsidRPr="0086002B">
        <w:rPr>
          <w:rFonts w:ascii="宋体" w:eastAsia="宋体" w:hAnsi="宋体" w:cs="Times New Roman"/>
          <w:szCs w:val="21"/>
        </w:rPr>
        <w:t xml:space="preserve">+xy, </w:t>
      </w:r>
    </w:p>
    <w:p w14:paraId="41C6FB68" w14:textId="77777777" w:rsidR="0086002B" w:rsidRPr="0086002B" w:rsidRDefault="0086002B" w:rsidP="0086002B">
      <w:pPr>
        <w:spacing w:line="240" w:lineRule="atLeast"/>
        <w:ind w:firstLineChars="200" w:firstLine="420"/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/>
          <w:szCs w:val="21"/>
        </w:rPr>
        <w:t>div (</w:t>
      </w:r>
      <m:oMath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</m:acc>
      </m:oMath>
      <w:r w:rsidRPr="0086002B">
        <w:rPr>
          <w:rFonts w:ascii="宋体" w:eastAsia="宋体" w:hAnsi="宋体" w:cs="Times New Roman"/>
          <w:szCs w:val="21"/>
        </w:rPr>
        <w:t>)=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∂P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∂x</m:t>
            </m:r>
          </m:den>
        </m:f>
      </m:oMath>
      <w:r w:rsidRPr="0086002B">
        <w:rPr>
          <w:rFonts w:ascii="宋体" w:eastAsia="宋体" w:hAnsi="宋体" w:cs="Times New Roman" w:hint="eastAsia"/>
          <w:szCs w:val="21"/>
        </w:rPr>
        <w:t>+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∂Q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∂y</m:t>
            </m:r>
          </m:den>
        </m:f>
      </m:oMath>
      <w:r w:rsidRPr="0086002B">
        <w:rPr>
          <w:rFonts w:ascii="宋体" w:eastAsia="宋体" w:hAnsi="宋体" w:cs="Times New Roman" w:hint="eastAsia"/>
          <w:szCs w:val="21"/>
        </w:rPr>
        <w:t>+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∂R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∂z</m:t>
            </m:r>
          </m:den>
        </m:f>
      </m:oMath>
      <w:r w:rsidRPr="0086002B">
        <w:rPr>
          <w:rFonts w:ascii="宋体" w:eastAsia="宋体" w:hAnsi="宋体" w:cs="Times New Roman" w:hint="eastAsia"/>
          <w:szCs w:val="21"/>
        </w:rPr>
        <w:t>=</w:t>
      </w:r>
      <w:r w:rsidRPr="0086002B">
        <w:rPr>
          <w:rFonts w:ascii="宋体" w:eastAsia="宋体" w:hAnsi="宋体" w:cs="Times New Roman"/>
          <w:szCs w:val="21"/>
        </w:rPr>
        <w:t>2x+2y+2z</w:t>
      </w:r>
    </w:p>
    <w:p w14:paraId="09A7976E" w14:textId="77777777" w:rsidR="0086002B" w:rsidRPr="0086002B" w:rsidRDefault="0086002B" w:rsidP="0086002B">
      <w:pPr>
        <w:spacing w:line="240" w:lineRule="atLeast"/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szCs w:val="21"/>
        </w:rPr>
        <w:t>(</w:t>
      </w:r>
      <w:r w:rsidRPr="0086002B">
        <w:rPr>
          <w:rFonts w:ascii="宋体" w:eastAsia="宋体" w:hAnsi="宋体" w:cs="Times New Roman"/>
          <w:szCs w:val="21"/>
        </w:rPr>
        <w:t>2)</w:t>
      </w:r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</m:acc>
        <m:r>
          <w:rPr>
            <w:rFonts w:ascii="Cambria Math" w:eastAsia="宋体" w:hAnsi="Cambria Math" w:cs="Times New Roman"/>
            <w:szCs w:val="21"/>
          </w:rPr>
          <m:t>=</m:t>
        </m:r>
      </m:oMath>
      <w:r w:rsidRPr="0086002B">
        <w:rPr>
          <w:rFonts w:ascii="宋体" w:eastAsia="宋体" w:hAnsi="宋体" w:cs="Times New Roman"/>
          <w:szCs w:val="21"/>
        </w:rPr>
        <w:t xml:space="preserve"> y</w:t>
      </w:r>
      <w:r w:rsidRPr="0086002B">
        <w:rPr>
          <w:rFonts w:ascii="宋体" w:eastAsia="宋体" w:hAnsi="宋体" w:cs="Times New Roman"/>
          <w:szCs w:val="21"/>
          <w:vertAlign w:val="superscript"/>
        </w:rPr>
        <w:t>2</w:t>
      </w:r>
      <m:oMath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i</m:t>
            </m:r>
          </m:e>
        </m:acc>
      </m:oMath>
      <w:r w:rsidRPr="0086002B">
        <w:rPr>
          <w:rFonts w:ascii="宋体" w:eastAsia="宋体" w:hAnsi="宋体" w:cs="Times New Roman" w:hint="eastAsia"/>
          <w:szCs w:val="21"/>
        </w:rPr>
        <w:t>+</w:t>
      </w:r>
      <w:proofErr w:type="spellStart"/>
      <w:r w:rsidRPr="0086002B">
        <w:rPr>
          <w:rFonts w:ascii="宋体" w:eastAsia="宋体" w:hAnsi="宋体" w:cs="Times New Roman"/>
          <w:szCs w:val="21"/>
        </w:rPr>
        <w:t>xy</w:t>
      </w:r>
      <w:proofErr w:type="spellEnd"/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j</m:t>
            </m:r>
          </m:e>
        </m:acc>
      </m:oMath>
      <w:r w:rsidRPr="0086002B">
        <w:rPr>
          <w:rFonts w:ascii="宋体" w:eastAsia="宋体" w:hAnsi="宋体" w:cs="Times New Roman"/>
          <w:szCs w:val="21"/>
        </w:rPr>
        <w:t>+xz</w:t>
      </w:r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k</m:t>
            </m:r>
          </m:e>
        </m:acc>
      </m:oMath>
    </w:p>
    <w:p w14:paraId="7D6917D8" w14:textId="77777777" w:rsidR="0086002B" w:rsidRPr="0086002B" w:rsidRDefault="0086002B" w:rsidP="0086002B">
      <w:pPr>
        <w:spacing w:line="240" w:lineRule="atLeast"/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 w:hint="eastAsia"/>
          <w:iCs/>
          <w:szCs w:val="21"/>
        </w:rPr>
        <w:t>解:</w:t>
      </w:r>
      <w:r w:rsidRPr="0086002B">
        <w:rPr>
          <w:rFonts w:ascii="宋体" w:eastAsia="宋体" w:hAnsi="宋体" w:cs="Times New Roman"/>
          <w:iCs/>
          <w:szCs w:val="21"/>
        </w:rPr>
        <w:t xml:space="preserve"> </w:t>
      </w:r>
      <w:r w:rsidRPr="0086002B">
        <w:rPr>
          <w:rFonts w:ascii="宋体" w:eastAsia="宋体" w:hAnsi="宋体" w:cs="Times New Roman" w:hint="eastAsia"/>
          <w:iCs/>
          <w:szCs w:val="21"/>
        </w:rPr>
        <w:t>P</w:t>
      </w:r>
      <w:r w:rsidRPr="0086002B">
        <w:rPr>
          <w:rFonts w:ascii="宋体" w:eastAsia="宋体" w:hAnsi="宋体" w:cs="Times New Roman"/>
          <w:iCs/>
          <w:szCs w:val="21"/>
        </w:rPr>
        <w:t>=</w:t>
      </w:r>
      <w:r w:rsidRPr="0086002B">
        <w:rPr>
          <w:rFonts w:ascii="宋体" w:eastAsia="宋体" w:hAnsi="宋体" w:cs="Times New Roman"/>
          <w:szCs w:val="21"/>
        </w:rPr>
        <w:t>y</w:t>
      </w:r>
      <w:r w:rsidRPr="0086002B">
        <w:rPr>
          <w:rFonts w:ascii="宋体" w:eastAsia="宋体" w:hAnsi="宋体" w:cs="Times New Roman"/>
          <w:szCs w:val="21"/>
          <w:vertAlign w:val="superscript"/>
        </w:rPr>
        <w:t>2</w:t>
      </w:r>
      <w:r w:rsidRPr="0086002B">
        <w:rPr>
          <w:rFonts w:ascii="宋体" w:eastAsia="宋体" w:hAnsi="宋体" w:cs="Times New Roman"/>
          <w:szCs w:val="21"/>
        </w:rPr>
        <w:t>, Q=</w:t>
      </w:r>
      <w:proofErr w:type="spellStart"/>
      <w:r w:rsidRPr="0086002B">
        <w:rPr>
          <w:rFonts w:ascii="宋体" w:eastAsia="宋体" w:hAnsi="宋体" w:cs="Times New Roman"/>
          <w:szCs w:val="21"/>
        </w:rPr>
        <w:t>xy</w:t>
      </w:r>
      <w:proofErr w:type="spellEnd"/>
      <w:r w:rsidRPr="0086002B">
        <w:rPr>
          <w:rFonts w:ascii="宋体" w:eastAsia="宋体" w:hAnsi="宋体" w:cs="Times New Roman"/>
          <w:szCs w:val="21"/>
        </w:rPr>
        <w:t xml:space="preserve">, R= </w:t>
      </w:r>
      <w:proofErr w:type="spellStart"/>
      <w:r w:rsidRPr="0086002B">
        <w:rPr>
          <w:rFonts w:ascii="宋体" w:eastAsia="宋体" w:hAnsi="宋体" w:cs="Times New Roman"/>
          <w:szCs w:val="21"/>
        </w:rPr>
        <w:t>xz</w:t>
      </w:r>
      <w:proofErr w:type="spellEnd"/>
      <w:r w:rsidRPr="0086002B">
        <w:rPr>
          <w:rFonts w:ascii="宋体" w:eastAsia="宋体" w:hAnsi="宋体" w:cs="Times New Roman"/>
          <w:szCs w:val="21"/>
        </w:rPr>
        <w:t xml:space="preserve">, </w:t>
      </w:r>
    </w:p>
    <w:p w14:paraId="43C4C536" w14:textId="77777777" w:rsidR="0086002B" w:rsidRPr="0086002B" w:rsidRDefault="0086002B" w:rsidP="0086002B">
      <w:pPr>
        <w:spacing w:line="240" w:lineRule="atLeast"/>
        <w:ind w:firstLineChars="200" w:firstLine="420"/>
        <w:rPr>
          <w:rFonts w:ascii="宋体" w:eastAsia="宋体" w:hAnsi="宋体" w:cs="Times New Roman"/>
          <w:szCs w:val="21"/>
        </w:rPr>
      </w:pPr>
      <w:r w:rsidRPr="0086002B">
        <w:rPr>
          <w:rFonts w:ascii="宋体" w:eastAsia="宋体" w:hAnsi="宋体" w:cs="Times New Roman"/>
          <w:szCs w:val="21"/>
        </w:rPr>
        <w:t>div (</w:t>
      </w:r>
      <m:oMath>
        <m:acc>
          <m:accPr>
            <m:chr m:val="⃗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</m:acc>
      </m:oMath>
      <w:r w:rsidRPr="0086002B">
        <w:rPr>
          <w:rFonts w:ascii="宋体" w:eastAsia="宋体" w:hAnsi="宋体" w:cs="Times New Roman"/>
          <w:szCs w:val="21"/>
        </w:rPr>
        <w:t>)=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∂P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∂x</m:t>
            </m:r>
          </m:den>
        </m:f>
      </m:oMath>
      <w:r w:rsidRPr="0086002B">
        <w:rPr>
          <w:rFonts w:ascii="宋体" w:eastAsia="宋体" w:hAnsi="宋体" w:cs="Times New Roman" w:hint="eastAsia"/>
          <w:szCs w:val="21"/>
        </w:rPr>
        <w:t>+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∂Q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∂y</m:t>
            </m:r>
          </m:den>
        </m:f>
      </m:oMath>
      <w:r w:rsidRPr="0086002B">
        <w:rPr>
          <w:rFonts w:ascii="宋体" w:eastAsia="宋体" w:hAnsi="宋体" w:cs="Times New Roman" w:hint="eastAsia"/>
          <w:szCs w:val="21"/>
        </w:rPr>
        <w:t>+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∂R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∂z</m:t>
            </m:r>
          </m:den>
        </m:f>
      </m:oMath>
      <w:r w:rsidRPr="0086002B">
        <w:rPr>
          <w:rFonts w:ascii="宋体" w:eastAsia="宋体" w:hAnsi="宋体" w:cs="Times New Roman" w:hint="eastAsia"/>
          <w:szCs w:val="21"/>
        </w:rPr>
        <w:t>=</w:t>
      </w:r>
      <w:r w:rsidRPr="0086002B">
        <w:rPr>
          <w:rFonts w:ascii="宋体" w:eastAsia="宋体" w:hAnsi="宋体" w:cs="Times New Roman"/>
          <w:szCs w:val="21"/>
        </w:rPr>
        <w:t>0+x+x=2x</w:t>
      </w:r>
    </w:p>
    <w:p w14:paraId="1726719C" w14:textId="38E1195B" w:rsidR="004C5264" w:rsidRDefault="004C5264" w:rsidP="00777CD8">
      <w:pPr>
        <w:spacing w:line="300" w:lineRule="auto"/>
        <w:ind w:firstLine="420"/>
        <w:rPr>
          <w:rFonts w:ascii="宋体" w:eastAsia="宋体" w:hAnsi="宋体" w:cs="宋体"/>
          <w:szCs w:val="21"/>
        </w:rPr>
      </w:pPr>
    </w:p>
    <w:p w14:paraId="769EB4C3" w14:textId="77777777" w:rsidR="004C5264" w:rsidRDefault="004C5264" w:rsidP="004C5264">
      <w:pPr>
        <w:jc w:val="center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22.斯托克斯公式</w:t>
      </w:r>
    </w:p>
    <w:p w14:paraId="418989F0" w14:textId="77777777" w:rsidR="004C5264" w:rsidRDefault="004C5264" w:rsidP="00D046E4">
      <w:pPr>
        <w:numPr>
          <w:ilvl w:val="0"/>
          <w:numId w:val="60"/>
        </w:numPr>
        <w:adjustRightInd w:val="0"/>
        <w:snapToGrid w:val="0"/>
        <w:spacing w:after="200" w:line="220" w:lineRule="atLeas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t>设∑为平面</w:t>
      </w:r>
      <w:proofErr w:type="spellStart"/>
      <w:r>
        <w:rPr>
          <w:rFonts w:ascii="宋体" w:eastAsia="宋体" w:hAnsi="宋体" w:cs="Times New Roman" w:hint="eastAsia"/>
          <w:szCs w:val="21"/>
        </w:rPr>
        <w:t>x+y+z</w:t>
      </w:r>
      <w:proofErr w:type="spellEnd"/>
      <w:r>
        <w:rPr>
          <w:rFonts w:ascii="宋体" w:eastAsia="宋体" w:hAnsi="宋体" w:cs="Times New Roman" w:hint="eastAsia"/>
          <w:szCs w:val="21"/>
        </w:rPr>
        <w:t>=0上L所围成的部分，则∑上侧的单位向量为：</w:t>
      </w:r>
    </w:p>
    <w:p w14:paraId="547D81A5" w14:textId="77777777" w:rsidR="004C5264" w:rsidRDefault="004C5264" w:rsidP="004C5264">
      <w:pPr>
        <w:adjustRightInd w:val="0"/>
        <w:snapToGrid w:val="0"/>
        <w:spacing w:after="200" w:line="220" w:lineRule="atLeast"/>
        <w:ind w:left="360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b/>
          <w:szCs w:val="21"/>
        </w:rPr>
        <w:t>n</w:t>
      </w:r>
      <w:r>
        <w:rPr>
          <w:rFonts w:ascii="宋体" w:eastAsia="宋体" w:hAnsi="宋体" w:cs="Times New Roman" w:hint="eastAsia"/>
          <w:szCs w:val="21"/>
        </w:rPr>
        <w:t>=( cos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α</m:t>
        </m:r>
      </m:oMath>
      <w:r>
        <w:rPr>
          <w:rFonts w:ascii="宋体" w:eastAsia="宋体" w:hAnsi="宋体" w:cs="Times New Roman" w:hint="eastAsia"/>
          <w:szCs w:val="21"/>
        </w:rPr>
        <w:t>,cos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β</m:t>
        </m:r>
      </m:oMath>
      <w:r>
        <w:rPr>
          <w:rFonts w:ascii="宋体" w:eastAsia="宋体" w:hAnsi="宋体" w:cs="Times New Roman" w:hint="eastAsia"/>
          <w:szCs w:val="21"/>
        </w:rPr>
        <w:t>,cos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γ</m:t>
        </m:r>
      </m:oMath>
      <w:r>
        <w:rPr>
          <w:rFonts w:ascii="宋体" w:eastAsia="宋体" w:hAnsi="宋体" w:cs="Times New Roman" w:hint="eastAsia"/>
          <w:szCs w:val="21"/>
        </w:rPr>
        <w:t>)=(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3</m:t>
                </m:r>
              </m:e>
            </m:rad>
          </m:den>
        </m:f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,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3</m:t>
                </m:r>
              </m:e>
            </m:rad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,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Cs w:val="21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3</m:t>
                </m:r>
              </m:e>
            </m:rad>
          </m:den>
        </m:f>
      </m:oMath>
      <w:r>
        <w:rPr>
          <w:rFonts w:ascii="宋体" w:eastAsia="宋体" w:hAnsi="宋体" w:cs="Times New Roman" w:hint="eastAsia"/>
          <w:szCs w:val="21"/>
        </w:rPr>
        <w:t>)</w:t>
      </w:r>
    </w:p>
    <w:p w14:paraId="6DE37F64" w14:textId="77777777" w:rsidR="004C5264" w:rsidRDefault="004C5264" w:rsidP="004C5264">
      <w:pPr>
        <w:adjustRightInd w:val="0"/>
        <w:snapToGrid w:val="0"/>
        <w:spacing w:after="200" w:line="220" w:lineRule="atLeast"/>
        <w:ind w:left="360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t>于是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∮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</m:t>
            </m:r>
          </m:sub>
        </m:sSub>
      </m:oMath>
      <w:r>
        <w:rPr>
          <w:rFonts w:ascii="宋体" w:eastAsia="宋体" w:hAnsi="宋体" w:cs="Times New Roman" w:hint="eastAsia"/>
          <w:szCs w:val="21"/>
        </w:rPr>
        <w:t xml:space="preserve">ydx+zdy+xdz </w:t>
      </w:r>
    </w:p>
    <w:p w14:paraId="4B9B011C" w14:textId="77777777" w:rsidR="004C5264" w:rsidRDefault="004C5264" w:rsidP="004C5264">
      <w:pPr>
        <w:adjustRightInd w:val="0"/>
        <w:snapToGrid w:val="0"/>
        <w:spacing w:after="200" w:line="220" w:lineRule="atLeast"/>
        <w:ind w:left="360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t xml:space="preserve"> =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  <w:szCs w:val="21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Cs w:val="21"/>
                </w:rPr>
                <m:t>∫∫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Cs w:val="21"/>
                </w:rPr>
                <m:t>∑</m:t>
              </m:r>
            </m:e>
          </m:mr>
        </m:m>
        <m:d>
          <m:dPr>
            <m:begChr m:val="["/>
            <m:endChr m:val="]"/>
            <m:ctrlPr>
              <w:rPr>
                <w:rFonts w:ascii="Cambria Math" w:eastAsia="宋体" w:hAnsi="Cambria Math"/>
                <w:szCs w:val="21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/>
                    <w:szCs w:val="21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hint="eastAsia"/>
                      <w:szCs w:val="21"/>
                    </w:rPr>
                    <m:t>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hint="eastAsia"/>
                      <w:szCs w:val="21"/>
                    </w:rPr>
                    <m:t>β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hint="eastAsia"/>
                      <w:szCs w:val="21"/>
                    </w:rPr>
                    <m:t>γ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1"/>
                        </w:rPr>
                        <m:t>α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1"/>
                        </w:rPr>
                        <m:t>α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宋体" w:hAnsi="Cambria Math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1"/>
                        </w:rPr>
                        <m:t>α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宋体" w:hAnsi="Cambria Math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z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1"/>
                        </w:rPr>
                        <m:t>α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z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y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z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x</m:t>
                  </m:r>
                </m:e>
              </m:mr>
            </m:m>
          </m:e>
        </m:d>
      </m:oMath>
      <w:r>
        <w:rPr>
          <w:rFonts w:ascii="宋体" w:eastAsia="宋体" w:hAnsi="宋体" w:cs="Times New Roman" w:hint="eastAsia"/>
          <w:szCs w:val="21"/>
        </w:rPr>
        <w:t>dS</w:t>
      </w:r>
    </w:p>
    <w:p w14:paraId="14866AAA" w14:textId="77777777" w:rsidR="004C5264" w:rsidRDefault="004C5264" w:rsidP="004C5264">
      <w:pPr>
        <w:adjustRightInd w:val="0"/>
        <w:snapToGrid w:val="0"/>
        <w:spacing w:after="200" w:line="220" w:lineRule="atLeast"/>
        <w:ind w:left="360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t xml:space="preserve"> =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  <w:szCs w:val="21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Cs w:val="21"/>
                </w:rPr>
                <m:t>∫∫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eastAsia="宋体" w:hAnsi="Cambria Math" w:hint="eastAsia"/>
                  <w:szCs w:val="21"/>
                </w:rPr>
                <m:t>∑</m:t>
              </m:r>
            </m:e>
          </m:mr>
        </m:m>
        <m:r>
          <m:rPr>
            <m:sty m:val="p"/>
          </m:rPr>
          <w:rPr>
            <w:rFonts w:ascii="Cambria Math" w:eastAsia="宋体" w:hAnsi="Cambria Math"/>
            <w:szCs w:val="21"/>
          </w:rPr>
          <m:t>(</m:t>
        </m:r>
      </m:oMath>
      <w:r>
        <w:rPr>
          <w:rFonts w:ascii="宋体" w:eastAsia="宋体" w:hAnsi="宋体" w:cs="Times New Roman" w:hint="eastAsia"/>
          <w:szCs w:val="21"/>
        </w:rPr>
        <w:t>cos</w:t>
      </w:r>
      <m:oMath>
        <m:r>
          <m:rPr>
            <m:sty m:val="p"/>
          </m:rPr>
          <w:rPr>
            <w:rFonts w:ascii="Cambria Math" w:eastAsia="宋体" w:hAnsi="Cambria Math" w:hint="eastAsia"/>
            <w:szCs w:val="21"/>
          </w:rPr>
          <m:t>α</m:t>
        </m:r>
        <m:r>
          <m:rPr>
            <m:sty m:val="p"/>
          </m:rPr>
          <w:rPr>
            <w:rFonts w:ascii="Cambria Math" w:eastAsia="宋体" w:hAnsi="Cambria Math"/>
            <w:szCs w:val="21"/>
          </w:rPr>
          <m:t>-cos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β</m:t>
        </m:r>
        <m:r>
          <m:rPr>
            <m:sty m:val="p"/>
          </m:rPr>
          <w:rPr>
            <w:rFonts w:ascii="Cambria Math" w:eastAsia="宋体" w:hAnsi="Cambria Math"/>
            <w:szCs w:val="21"/>
          </w:rPr>
          <m:t>-cos</m:t>
        </m:r>
        <m:r>
          <m:rPr>
            <m:sty m:val="p"/>
          </m:rPr>
          <w:rPr>
            <w:rFonts w:ascii="Cambria Math" w:eastAsia="宋体" w:hAnsi="Cambria Math" w:hint="eastAsia"/>
            <w:szCs w:val="21"/>
          </w:rPr>
          <m:t>γ</m:t>
        </m:r>
      </m:oMath>
      <w:r>
        <w:rPr>
          <w:rFonts w:ascii="宋体" w:eastAsia="宋体" w:hAnsi="宋体" w:cs="Times New Roman" w:hint="eastAsia"/>
          <w:szCs w:val="21"/>
        </w:rPr>
        <w:t>)dS</w:t>
      </w:r>
    </w:p>
    <w:p w14:paraId="03B6A6EC" w14:textId="77777777" w:rsidR="004C5264" w:rsidRDefault="004C5264" w:rsidP="004C5264">
      <w:pPr>
        <w:adjustRightInd w:val="0"/>
        <w:snapToGrid w:val="0"/>
        <w:spacing w:after="200" w:line="220" w:lineRule="atLeast"/>
        <w:ind w:left="360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t xml:space="preserve"> =-</w:t>
      </w:r>
      <m:oMath>
        <m:rad>
          <m:radPr>
            <m:degHide m:val="1"/>
            <m:ctrlPr>
              <w:rPr>
                <w:rFonts w:ascii="Cambria Math" w:eastAsia="宋体" w:hAnsi="Cambria Math"/>
                <w:szCs w:val="21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3</m:t>
            </m:r>
          </m:e>
        </m:rad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∫∫</m:t>
            </m:r>
          </m:num>
          <m:den>
            <m:r>
              <m:rPr>
                <m:sty m:val="p"/>
              </m:rPr>
              <w:rPr>
                <w:rFonts w:ascii="Cambria Math" w:eastAsia="宋体" w:hAnsi="Cambria Math" w:hint="eastAsia"/>
                <w:szCs w:val="21"/>
              </w:rPr>
              <m:t>∑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dS</m:t>
        </m:r>
      </m:oMath>
    </w:p>
    <w:p w14:paraId="112E50D4" w14:textId="77777777" w:rsidR="004C5264" w:rsidRDefault="004C5264" w:rsidP="004C5264">
      <w:pPr>
        <w:adjustRightInd w:val="0"/>
        <w:snapToGrid w:val="0"/>
        <w:spacing w:after="200" w:line="220" w:lineRule="atLeast"/>
        <w:ind w:left="360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t xml:space="preserve"> =-</w:t>
      </w:r>
      <m:oMath>
        <m:rad>
          <m:radPr>
            <m:degHide m:val="1"/>
            <m:ctrlPr>
              <w:rPr>
                <w:rFonts w:ascii="Cambria Math" w:eastAsia="宋体" w:hAnsi="Cambria Math"/>
                <w:szCs w:val="21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3</m:t>
            </m:r>
          </m:e>
        </m:rad>
      </m:oMath>
      <w:r>
        <w:rPr>
          <w:rFonts w:ascii="宋体" w:eastAsia="宋体" w:hAnsi="宋体" w:cs="Times New Roman" w:hint="eastAsia"/>
          <w:szCs w:val="21"/>
        </w:rPr>
        <w:t>π</w:t>
      </w:r>
      <m:oMath>
        <m:sSup>
          <m:sSupPr>
            <m:ctrlPr>
              <w:rPr>
                <w:rFonts w:ascii="Cambria Math" w:eastAsia="宋体" w:hAnsi="Cambria Math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</w:p>
    <w:p w14:paraId="38DF851F" w14:textId="77777777" w:rsidR="004C5264" w:rsidRDefault="004C5264" w:rsidP="004C5264">
      <w:pPr>
        <w:adjustRightInd w:val="0"/>
        <w:snapToGrid w:val="0"/>
        <w:spacing w:after="200" w:line="220" w:lineRule="atLeast"/>
        <w:ind w:left="360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t xml:space="preserve"> </w:t>
      </w:r>
    </w:p>
    <w:p w14:paraId="7202C143" w14:textId="77777777" w:rsidR="004C5264" w:rsidRDefault="004C5264" w:rsidP="004C5264">
      <w:pPr>
        <w:adjustRightInd w:val="0"/>
        <w:snapToGrid w:val="0"/>
        <w:spacing w:after="200" w:line="220" w:lineRule="atLeast"/>
        <w:ind w:left="360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lastRenderedPageBreak/>
        <w:t>2.（1）</w:t>
      </w:r>
    </w:p>
    <w:p w14:paraId="6EBD20B9" w14:textId="77777777" w:rsidR="004C5264" w:rsidRDefault="004C5264" w:rsidP="004C5264">
      <w:pPr>
        <w:widowControl/>
        <w:adjustRightInd w:val="0"/>
        <w:snapToGrid w:val="0"/>
        <w:spacing w:after="200" w:line="220" w:lineRule="atLeast"/>
        <w:jc w:val="left"/>
        <w:rPr>
          <w:rFonts w:ascii="宋体" w:eastAsia="宋体" w:hAnsi="宋体" w:hint="eastAsia"/>
          <w:kern w:val="0"/>
          <w:szCs w:val="21"/>
        </w:rPr>
      </w:pPr>
      <w:r>
        <w:rPr>
          <w:rFonts w:ascii="宋体" w:eastAsia="宋体" w:hAnsi="宋体" w:hint="eastAsia"/>
          <w:kern w:val="0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kern w:val="0"/>
          <w:szCs w:val="21"/>
        </w:rPr>
        <w:t>rotA</w:t>
      </w:r>
      <w:proofErr w:type="spellEnd"/>
      <w:r>
        <w:rPr>
          <w:rFonts w:ascii="宋体" w:eastAsia="宋体" w:hAnsi="宋体" w:hint="eastAsia"/>
          <w:kern w:val="0"/>
          <w:szCs w:val="21"/>
        </w:rPr>
        <w:t>=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  <w:szCs w:val="21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/>
                    <w:szCs w:val="21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eastAsia="宋体" w:hAnsi="Cambria Math"/>
                      <w:szCs w:val="21"/>
                    </w:rPr>
                    <m:t>i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eastAsia="宋体" w:hAnsi="Cambria Math"/>
                      <w:szCs w:val="21"/>
                    </w:rPr>
                    <m:t>j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eastAsia="宋体" w:hAnsi="Cambria Math"/>
                      <w:szCs w:val="21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="宋体" w:hAnsi="Cambria Math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1"/>
                        </w:rPr>
                        <m:t>α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1"/>
                        </w:rPr>
                        <m:t>α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宋体" w:hAnsi="Cambria Math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1"/>
                        </w:rPr>
                        <m:t>α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宋体" w:hAnsi="Cambria Math"/>
                          <w:szCs w:val="2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z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1"/>
                        </w:rPr>
                        <m:t>α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z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2z-3y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3x-z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y-2x</m:t>
                  </m:r>
                </m:e>
              </m:mr>
            </m:m>
          </m:e>
        </m:d>
      </m:oMath>
    </w:p>
    <w:p w14:paraId="689D3CEF" w14:textId="77777777" w:rsidR="004C5264" w:rsidRDefault="004C5264" w:rsidP="004C5264">
      <w:pPr>
        <w:widowControl/>
        <w:adjustRightInd w:val="0"/>
        <w:snapToGrid w:val="0"/>
        <w:spacing w:after="200" w:line="220" w:lineRule="atLeast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kern w:val="0"/>
          <w:szCs w:val="21"/>
        </w:rPr>
        <w:t xml:space="preserve">       =2</w:t>
      </w:r>
      <w:r>
        <w:rPr>
          <w:rFonts w:ascii="宋体" w:eastAsia="宋体" w:hAnsi="宋体" w:hint="eastAsia"/>
          <w:b/>
          <w:kern w:val="0"/>
          <w:szCs w:val="21"/>
        </w:rPr>
        <w:t>i</w:t>
      </w:r>
      <w:r>
        <w:rPr>
          <w:rFonts w:ascii="宋体" w:eastAsia="宋体" w:hAnsi="宋体" w:hint="eastAsia"/>
          <w:kern w:val="0"/>
          <w:szCs w:val="21"/>
        </w:rPr>
        <w:t>+4</w:t>
      </w:r>
      <w:r>
        <w:rPr>
          <w:rFonts w:ascii="宋体" w:eastAsia="宋体" w:hAnsi="宋体" w:hint="eastAsia"/>
          <w:b/>
          <w:kern w:val="0"/>
          <w:szCs w:val="21"/>
        </w:rPr>
        <w:t>j</w:t>
      </w:r>
      <w:r>
        <w:rPr>
          <w:rFonts w:ascii="宋体" w:eastAsia="宋体" w:hAnsi="宋体" w:hint="eastAsia"/>
          <w:kern w:val="0"/>
          <w:szCs w:val="21"/>
        </w:rPr>
        <w:t>+6</w:t>
      </w:r>
      <w:r>
        <w:rPr>
          <w:rFonts w:ascii="宋体" w:eastAsia="宋体" w:hAnsi="宋体" w:hint="eastAsia"/>
          <w:b/>
          <w:kern w:val="0"/>
          <w:szCs w:val="21"/>
        </w:rPr>
        <w:t>k</w:t>
      </w:r>
    </w:p>
    <w:p w14:paraId="73379408" w14:textId="77777777" w:rsidR="004C5264" w:rsidRDefault="004C5264" w:rsidP="004C5264">
      <w:pPr>
        <w:tabs>
          <w:tab w:val="left" w:pos="2538"/>
        </w:tabs>
        <w:spacing w:line="30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(2) 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A</m:t>
            </m:r>
          </m:e>
        </m:acc>
      </m:oMath>
      <w:r>
        <w:rPr>
          <w:rFonts w:ascii="宋体" w:eastAsia="宋体" w:hAnsi="宋体" w:hint="eastAsia"/>
          <w:szCs w:val="21"/>
        </w:rPr>
        <w:t>=(2x-3y)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</m:acc>
      </m:oMath>
      <w:r>
        <w:rPr>
          <w:rFonts w:ascii="宋体" w:eastAsia="宋体" w:hAnsi="宋体" w:hint="eastAsia"/>
          <w:szCs w:val="21"/>
        </w:rPr>
        <w:t>-(z-xcosy)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j</m:t>
            </m:r>
          </m:e>
        </m:acc>
      </m:oMath>
    </w:p>
    <w:p w14:paraId="3636F6BC" w14:textId="77777777" w:rsidR="004C5264" w:rsidRDefault="004C5264" w:rsidP="004C5264">
      <w:pPr>
        <w:tabs>
          <w:tab w:val="left" w:pos="2538"/>
        </w:tabs>
        <w:spacing w:line="30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解: rot 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A</m:t>
            </m:r>
          </m:e>
        </m:acc>
      </m:oMath>
      <w:r>
        <w:rPr>
          <w:rFonts w:ascii="宋体" w:eastAsia="宋体" w:hAnsi="宋体" w:hint="eastAsia"/>
          <w:szCs w:val="21"/>
        </w:rPr>
        <w:t>=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宋体" w:hAnsi="Cambria Math"/>
                <w:i/>
                <w:szCs w:val="21"/>
              </w:rPr>
            </m:ctrlPr>
          </m:mPr>
          <m:mr>
            <m:e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Cs w:val="21"/>
                    </w:rPr>
                    <m:t>i</m:t>
                  </m:r>
                </m:e>
              </m:acc>
            </m:e>
            <m:e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Cs w:val="21"/>
                    </w:rPr>
                    <m:t>j</m:t>
                  </m:r>
                </m:e>
              </m:acc>
            </m:e>
            <m:e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Cs w:val="21"/>
                    </w:rPr>
                    <m:t>k</m:t>
                  </m:r>
                </m:e>
              </m:acc>
            </m:e>
          </m:mr>
          <m:mr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  <w:color w:val="333333"/>
                      <w:szCs w:val="21"/>
                      <w:shd w:val="clear" w:color="auto" w:fill="FFFFFF"/>
                    </w:rPr>
                    <m:t>∂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∂x</m:t>
                  </m:r>
                </m:den>
              </m:f>
            </m:e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∂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∂y</m:t>
                  </m:r>
                </m:den>
              </m:f>
            </m:e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∂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∂z</m:t>
                  </m:r>
                </m:den>
              </m:f>
            </m:e>
          </m:mr>
          <m:mr>
            <m:e>
              <m:r>
                <w:rPr>
                  <w:rFonts w:ascii="Cambria Math" w:eastAsia="宋体" w:hAnsi="Cambria Math"/>
                  <w:szCs w:val="21"/>
                </w:rPr>
                <m:t>z+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sin</m:t>
                  </m:r>
                </m:fName>
                <m:e>
                  <m:r>
                    <w:rPr>
                      <w:rFonts w:ascii="Cambria Math" w:eastAsia="宋体" w:hAnsi="Cambria Math"/>
                      <w:szCs w:val="21"/>
                    </w:rPr>
                    <m:t>y</m:t>
                  </m:r>
                </m:e>
              </m:func>
            </m:e>
            <m:e>
              <m:r>
                <w:rPr>
                  <w:rFonts w:ascii="Cambria Math" w:eastAsia="宋体" w:hAnsi="Cambria Math"/>
                  <w:szCs w:val="21"/>
                </w:rPr>
                <m:t>-(z-xcosy)</m:t>
              </m:r>
            </m:e>
            <m:e>
              <m:r>
                <w:rPr>
                  <w:rFonts w:ascii="Cambria Math" w:eastAsia="宋体" w:hAnsi="Cambria Math"/>
                  <w:szCs w:val="21"/>
                </w:rPr>
                <m:t>0</m:t>
              </m:r>
            </m:e>
          </m:mr>
        </m:m>
      </m:oMath>
      <w:r>
        <w:rPr>
          <w:rFonts w:ascii="宋体" w:eastAsia="宋体" w:hAnsi="宋体" w:hint="eastAsia"/>
          <w:szCs w:val="21"/>
        </w:rPr>
        <w:t>=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</m:acc>
      </m:oMath>
      <w:r>
        <w:rPr>
          <w:rFonts w:ascii="宋体" w:eastAsia="宋体" w:hAnsi="宋体" w:hint="eastAsia"/>
          <w:szCs w:val="21"/>
        </w:rPr>
        <w:t>+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j</m:t>
            </m:r>
          </m:e>
        </m:acc>
      </m:oMath>
      <w:r>
        <w:rPr>
          <w:rFonts w:ascii="宋体" w:eastAsia="宋体" w:hAnsi="宋体" w:hint="eastAsia"/>
          <w:szCs w:val="21"/>
        </w:rPr>
        <w:t>+(cosy-cosy)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</m:acc>
      </m:oMath>
      <w:r>
        <w:rPr>
          <w:rFonts w:ascii="宋体" w:eastAsia="宋体" w:hAnsi="宋体" w:hint="eastAsia"/>
          <w:szCs w:val="21"/>
        </w:rPr>
        <w:t>=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</m:acc>
      </m:oMath>
      <w:r>
        <w:rPr>
          <w:rFonts w:ascii="宋体" w:eastAsia="宋体" w:hAnsi="宋体" w:hint="eastAsia"/>
          <w:szCs w:val="21"/>
        </w:rPr>
        <w:t>+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j</m:t>
            </m:r>
          </m:e>
        </m:acc>
      </m:oMath>
    </w:p>
    <w:p w14:paraId="75A45FA3" w14:textId="77777777" w:rsidR="004C5264" w:rsidRDefault="004C5264" w:rsidP="004C5264">
      <w:pPr>
        <w:tabs>
          <w:tab w:val="left" w:pos="2538"/>
        </w:tabs>
        <w:spacing w:line="30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3. 设u=u(x, y, z)具有二阶连续偏导数, 求rot(grad(u)).</w:t>
      </w:r>
    </w:p>
    <w:p w14:paraId="3DF5EC26" w14:textId="77777777" w:rsidR="004C5264" w:rsidRDefault="004C5264" w:rsidP="004C5264">
      <w:pPr>
        <w:tabs>
          <w:tab w:val="left" w:pos="2538"/>
        </w:tabs>
        <w:spacing w:line="30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解: grad u =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∂u</m:t>
            </m:r>
          </m:num>
          <m:den>
            <m:r>
              <w:rPr>
                <w:rFonts w:ascii="Cambria Math" w:eastAsia="宋体" w:hAnsi="Cambria Math"/>
                <w:szCs w:val="21"/>
              </w:rPr>
              <m:t>∂x</m:t>
            </m:r>
          </m:den>
        </m:f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</m:acc>
        <m:r>
          <w:rPr>
            <w:rFonts w:ascii="Cambria Math" w:eastAsia="宋体" w:hAnsi="Cambria Math"/>
            <w:szCs w:val="21"/>
          </w:rPr>
          <m:t>+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∂u</m:t>
            </m:r>
          </m:num>
          <m:den>
            <m:r>
              <w:rPr>
                <w:rFonts w:ascii="Cambria Math" w:eastAsia="宋体" w:hAnsi="Cambria Math"/>
                <w:szCs w:val="21"/>
              </w:rPr>
              <m:t>∂y</m:t>
            </m:r>
          </m:den>
        </m:f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j</m:t>
            </m:r>
          </m:e>
        </m:acc>
        <m:r>
          <w:rPr>
            <w:rFonts w:ascii="Cambria Math" w:eastAsia="宋体" w:hAnsi="Cambria Math"/>
            <w:szCs w:val="21"/>
          </w:rPr>
          <m:t>+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∂u</m:t>
            </m:r>
          </m:num>
          <m:den>
            <m:r>
              <w:rPr>
                <w:rFonts w:ascii="Cambria Math" w:eastAsia="宋体" w:hAnsi="Cambria Math"/>
                <w:szCs w:val="21"/>
              </w:rPr>
              <m:t>∂z</m:t>
            </m:r>
          </m:den>
        </m:f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</m:acc>
      </m:oMath>
      <w:r>
        <w:rPr>
          <w:rFonts w:ascii="宋体" w:eastAsia="宋体" w:hAnsi="宋体" w:hint="eastAsia"/>
          <w:szCs w:val="21"/>
        </w:rPr>
        <w:t>,</w:t>
      </w:r>
    </w:p>
    <w:p w14:paraId="1E713211" w14:textId="77777777" w:rsidR="004C5264" w:rsidRDefault="004C5264" w:rsidP="004C5264">
      <w:pPr>
        <w:tabs>
          <w:tab w:val="left" w:pos="2538"/>
        </w:tabs>
        <w:spacing w:line="30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rot (grad u)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宋体" w:hAnsi="Cambria Math"/>
                <w:i/>
                <w:szCs w:val="21"/>
              </w:rPr>
            </m:ctrlPr>
          </m:mPr>
          <m:mr>
            <m:e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Cs w:val="21"/>
                    </w:rPr>
                    <m:t>i</m:t>
                  </m:r>
                </m:e>
              </m:acc>
            </m:e>
            <m:e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Cs w:val="21"/>
                    </w:rPr>
                    <m:t>j</m:t>
                  </m:r>
                </m:e>
              </m:acc>
            </m:e>
            <m:e>
              <m:acc>
                <m:accPr>
                  <m:chr m:val="⃗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Cs w:val="21"/>
                    </w:rPr>
                    <m:t>k</m:t>
                  </m:r>
                </m:e>
              </m:acc>
            </m:e>
          </m:mr>
          <m:mr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∂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∂x</m:t>
                  </m:r>
                </m:den>
              </m:f>
            </m:e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∂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∂y</m:t>
                  </m:r>
                </m:den>
              </m:f>
            </m:e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∂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∂z</m:t>
                  </m:r>
                </m:den>
              </m:f>
            </m:e>
          </m:mr>
          <m:mr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∂u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∂x</m:t>
                  </m:r>
                </m:den>
              </m:f>
            </m:e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∂u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∂y</m:t>
                  </m:r>
                </m:den>
              </m:f>
            </m:e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∂u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∂z</m:t>
                  </m:r>
                </m:den>
              </m:f>
            </m:e>
          </m:mr>
        </m:m>
      </m:oMath>
      <w:r>
        <w:rPr>
          <w:rFonts w:ascii="宋体" w:eastAsia="宋体" w:hAnsi="宋体" w:hint="eastAsia"/>
          <w:szCs w:val="21"/>
        </w:rPr>
        <w:t xml:space="preserve"> </w:t>
      </w:r>
    </w:p>
    <w:p w14:paraId="779A7BDB" w14:textId="77777777" w:rsidR="004C5264" w:rsidRDefault="004C5264" w:rsidP="004C5264">
      <w:pPr>
        <w:tabs>
          <w:tab w:val="left" w:pos="2538"/>
        </w:tabs>
        <w:spacing w:line="30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= (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∂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u</m:t>
            </m:r>
          </m:num>
          <m:den>
            <m:r>
              <w:rPr>
                <w:rFonts w:ascii="Cambria Math" w:eastAsia="宋体" w:hAnsi="Cambria Math"/>
                <w:szCs w:val="21"/>
              </w:rPr>
              <m:t>∂z∂y</m:t>
            </m:r>
          </m:den>
        </m:f>
        <m:r>
          <w:rPr>
            <w:rFonts w:ascii="Cambria Math" w:eastAsia="宋体" w:hAnsi="Cambria Math"/>
            <w:szCs w:val="21"/>
          </w:rPr>
          <m:t>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∂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u</m:t>
            </m:r>
          </m:num>
          <m:den>
            <m:r>
              <w:rPr>
                <w:rFonts w:ascii="Cambria Math" w:eastAsia="宋体" w:hAnsi="Cambria Math"/>
                <w:szCs w:val="21"/>
              </w:rPr>
              <m:t>∂y∂z</m:t>
            </m:r>
          </m:den>
        </m:f>
        <m:r>
          <w:rPr>
            <w:rFonts w:ascii="Cambria Math" w:eastAsia="宋体" w:hAnsi="Cambria Math"/>
            <w:szCs w:val="21"/>
          </w:rPr>
          <m:t>)</m:t>
        </m:r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</m:acc>
      </m:oMath>
      <w:r>
        <w:rPr>
          <w:rFonts w:ascii="宋体" w:eastAsia="宋体" w:hAnsi="宋体" w:hint="eastAsia"/>
          <w:szCs w:val="21"/>
        </w:rPr>
        <w:t xml:space="preserve"> + (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∂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u</m:t>
            </m:r>
          </m:num>
          <m:den>
            <m:r>
              <w:rPr>
                <w:rFonts w:ascii="Cambria Math" w:eastAsia="宋体" w:hAnsi="Cambria Math"/>
                <w:szCs w:val="21"/>
              </w:rPr>
              <m:t>∂x∂z</m:t>
            </m:r>
          </m:den>
        </m:f>
        <m:r>
          <w:rPr>
            <w:rFonts w:ascii="Cambria Math" w:eastAsia="宋体" w:hAnsi="Cambria Math"/>
            <w:szCs w:val="21"/>
          </w:rPr>
          <m:t>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∂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u</m:t>
            </m:r>
          </m:num>
          <m:den>
            <m:r>
              <w:rPr>
                <w:rFonts w:ascii="Cambria Math" w:eastAsia="宋体" w:hAnsi="Cambria Math"/>
                <w:szCs w:val="21"/>
              </w:rPr>
              <m:t>∂z∂x</m:t>
            </m:r>
          </m:den>
        </m:f>
      </m:oMath>
      <w:r>
        <w:rPr>
          <w:rFonts w:ascii="宋体" w:eastAsia="宋体" w:hAnsi="宋体" w:hint="eastAsia"/>
          <w:szCs w:val="21"/>
        </w:rPr>
        <w:t>)</w:t>
      </w:r>
      <m:oMath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j</m:t>
            </m:r>
          </m:e>
        </m:acc>
      </m:oMath>
      <w:r>
        <w:rPr>
          <w:rFonts w:ascii="宋体" w:eastAsia="宋体" w:hAnsi="宋体" w:hint="eastAsia"/>
          <w:szCs w:val="21"/>
        </w:rPr>
        <w:t xml:space="preserve"> + (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∂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u</m:t>
            </m:r>
          </m:num>
          <m:den>
            <m:r>
              <w:rPr>
                <w:rFonts w:ascii="Cambria Math" w:eastAsia="宋体" w:hAnsi="Cambria Math"/>
                <w:szCs w:val="21"/>
              </w:rPr>
              <m:t>∂y∂x</m:t>
            </m:r>
          </m:den>
        </m:f>
        <m:r>
          <w:rPr>
            <w:rFonts w:ascii="Cambria Math" w:eastAsia="宋体" w:hAnsi="Cambria Math"/>
            <w:szCs w:val="21"/>
          </w:rPr>
          <m:t>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∂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u</m:t>
            </m:r>
          </m:num>
          <m:den>
            <m:r>
              <w:rPr>
                <w:rFonts w:ascii="Cambria Math" w:eastAsia="宋体" w:hAnsi="Cambria Math"/>
                <w:szCs w:val="21"/>
              </w:rPr>
              <m:t>∂x∂y</m:t>
            </m:r>
          </m:den>
        </m:f>
        <m:r>
          <w:rPr>
            <w:rFonts w:ascii="Cambria Math" w:eastAsia="宋体" w:hAnsi="Cambria Math"/>
            <w:szCs w:val="21"/>
          </w:rPr>
          <m:t>)</m:t>
        </m:r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</m:acc>
      </m:oMath>
      <w:r>
        <w:rPr>
          <w:rFonts w:ascii="宋体" w:eastAsia="宋体" w:hAnsi="宋体" w:hint="eastAsia"/>
          <w:szCs w:val="21"/>
        </w:rPr>
        <w:t xml:space="preserve"> (由于个二阶偏导数连续)</w:t>
      </w:r>
    </w:p>
    <w:p w14:paraId="7C8E7DE9" w14:textId="77777777" w:rsidR="004C5264" w:rsidRDefault="004C5264" w:rsidP="004C5264">
      <w:pPr>
        <w:tabs>
          <w:tab w:val="left" w:pos="2538"/>
        </w:tabs>
        <w:spacing w:line="300" w:lineRule="auto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=</w:t>
      </w:r>
      <m:oMath>
        <m:r>
          <w:rPr>
            <w:rFonts w:ascii="Cambria Math" w:eastAsia="宋体" w:hAnsi="Cambria Math"/>
            <w:szCs w:val="21"/>
          </w:rPr>
          <m:t>0</m:t>
        </m:r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</m:acc>
        <m:r>
          <w:rPr>
            <w:rFonts w:ascii="Cambria Math" w:eastAsia="宋体" w:hAnsi="Cambria Math"/>
            <w:szCs w:val="21"/>
          </w:rPr>
          <m:t>+0</m:t>
        </m:r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j</m:t>
            </m:r>
          </m:e>
        </m:acc>
        <m:r>
          <w:rPr>
            <w:rFonts w:ascii="Cambria Math" w:eastAsia="宋体" w:hAnsi="Cambria Math"/>
            <w:szCs w:val="21"/>
          </w:rPr>
          <m:t>+0</m:t>
        </m:r>
        <m:acc>
          <m:accPr>
            <m:chr m:val="⃗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k</m:t>
            </m:r>
          </m:e>
        </m:acc>
      </m:oMath>
      <w:r>
        <w:rPr>
          <w:rFonts w:ascii="宋体" w:eastAsia="宋体" w:hAnsi="宋体" w:hint="eastAsia"/>
          <w:szCs w:val="21"/>
        </w:rPr>
        <w:t xml:space="preserve"> =0</w:t>
      </w:r>
    </w:p>
    <w:p w14:paraId="2E968DEE" w14:textId="18E2C752" w:rsidR="004C5264" w:rsidRDefault="004C5264" w:rsidP="00BD5ABC">
      <w:pPr>
        <w:spacing w:line="300" w:lineRule="auto"/>
        <w:rPr>
          <w:rFonts w:ascii="宋体" w:eastAsia="宋体" w:hAnsi="宋体" w:cs="宋体"/>
          <w:szCs w:val="21"/>
        </w:rPr>
      </w:pPr>
    </w:p>
    <w:p w14:paraId="4F054F15" w14:textId="19B7BE9C" w:rsidR="00BD5ABC" w:rsidRDefault="00BD5ABC" w:rsidP="00BD5ABC">
      <w:pPr>
        <w:spacing w:line="300" w:lineRule="auto"/>
        <w:rPr>
          <w:rFonts w:ascii="宋体" w:eastAsia="宋体" w:hAnsi="宋体" w:cs="宋体"/>
          <w:szCs w:val="21"/>
        </w:rPr>
      </w:pPr>
    </w:p>
    <w:p w14:paraId="06634F12" w14:textId="77777777" w:rsidR="00C807CB" w:rsidRPr="009E7798" w:rsidRDefault="00C807CB" w:rsidP="00C807CB">
      <w:pPr>
        <w:spacing w:line="300" w:lineRule="auto"/>
        <w:ind w:firstLine="420"/>
        <w:jc w:val="center"/>
        <w:rPr>
          <w:rFonts w:ascii="宋体" w:eastAsia="宋体" w:hAnsi="宋体" w:cs="STXingkai"/>
          <w:b/>
          <w:bCs/>
          <w:sz w:val="30"/>
          <w:szCs w:val="30"/>
        </w:rPr>
      </w:pPr>
      <w:r w:rsidRPr="009E7798">
        <w:rPr>
          <w:rFonts w:ascii="宋体" w:eastAsia="宋体" w:hAnsi="宋体" w:cs="STXingkai" w:hint="eastAsia"/>
          <w:b/>
          <w:bCs/>
          <w:sz w:val="30"/>
          <w:szCs w:val="30"/>
        </w:rPr>
        <w:t>23.常数项级数的概念和性质</w:t>
      </w:r>
    </w:p>
    <w:p w14:paraId="2ADD10C6" w14:textId="77777777" w:rsidR="00C807CB" w:rsidRDefault="00C807CB" w:rsidP="00D046E4">
      <w:pPr>
        <w:numPr>
          <w:ilvl w:val="0"/>
          <w:numId w:val="22"/>
        </w:num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判断下列级数的敛散性,并说明原因:</w:t>
      </w:r>
    </w:p>
    <w:p w14:paraId="7DD94E59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(1)</w:t>
      </w:r>
      <w:r>
        <w:rPr>
          <w:rFonts w:ascii="宋体" w:eastAsia="宋体" w:hAnsi="宋体" w:cs="宋体" w:hint="eastAsia"/>
          <w:position w:val="-28"/>
          <w:szCs w:val="21"/>
        </w:rPr>
        <w:object w:dxaOrig="1260" w:dyaOrig="680" w14:anchorId="55B9F256">
          <v:shape id="_x0000_i2337" type="#_x0000_t75" style="width:63.3pt;height:34.25pt" o:ole="">
            <v:imagedata r:id="rId1015" o:title=""/>
          </v:shape>
          <o:OLEObject Type="Embed" ProgID="Equation.KSEE3" ShapeID="_x0000_i2337" DrawAspect="Content" ObjectID="_1654737264" r:id="rId1016"/>
        </w:object>
      </w:r>
    </w:p>
    <w:p w14:paraId="149FA50B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解:</w:t>
      </w:r>
    </w:p>
    <w:p w14:paraId="4B8B6273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</w:t>
      </w:r>
      <w:r>
        <w:rPr>
          <w:rFonts w:ascii="宋体" w:eastAsia="宋体" w:hAnsi="宋体" w:cs="宋体" w:hint="eastAsia"/>
          <w:position w:val="-28"/>
          <w:szCs w:val="21"/>
        </w:rPr>
        <w:object w:dxaOrig="7600" w:dyaOrig="680" w14:anchorId="5992BEC2">
          <v:shape id="_x0000_i2338" type="#_x0000_t75" style="width:379.75pt;height:34.25pt" o:ole="">
            <v:imagedata r:id="rId1017" o:title=""/>
          </v:shape>
          <o:OLEObject Type="Embed" ProgID="Equation.KSEE3" ShapeID="_x0000_i2338" DrawAspect="Content" ObjectID="_1654737265" r:id="rId1018"/>
        </w:object>
      </w:r>
    </w:p>
    <w:p w14:paraId="3D4CAC3F" w14:textId="77777777" w:rsidR="00C807CB" w:rsidRDefault="00C807CB" w:rsidP="00D046E4">
      <w:pPr>
        <w:numPr>
          <w:ilvl w:val="0"/>
          <w:numId w:val="23"/>
        </w:num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position w:val="-28"/>
          <w:szCs w:val="21"/>
        </w:rPr>
        <w:object w:dxaOrig="2140" w:dyaOrig="680" w14:anchorId="6DACF96E">
          <v:shape id="_x0000_i2339" type="#_x0000_t75" style="width:106.85pt;height:34.25pt" o:ole="">
            <v:imagedata r:id="rId1019" o:title=""/>
          </v:shape>
          <o:OLEObject Type="Embed" ProgID="Equation.KSEE3" ShapeID="_x0000_i2339" DrawAspect="Content" ObjectID="_1654737266" r:id="rId1020"/>
        </w:object>
      </w:r>
    </w:p>
    <w:p w14:paraId="4178B7E4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解: </w:t>
      </w:r>
    </w:p>
    <w:p w14:paraId="4F3378D9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m:oMath>
        <m:r>
          <w:rPr>
            <w:rFonts w:ascii="Cambria Math" w:eastAsia="宋体" w:hAnsi="宋体" w:cs="宋体"/>
            <w:szCs w:val="21"/>
          </w:rPr>
          <m:t>∵</m:t>
        </m:r>
        <m:rad>
          <m:radPr>
            <m:degHide m:val="1"/>
            <m:ctrlPr>
              <w:rPr>
                <w:rFonts w:ascii="Cambria Math" w:eastAsia="宋体" w:hAnsi="宋体" w:cs="宋体"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宋体" w:cs="宋体"/>
                    <w:szCs w:val="21"/>
                  </w:rPr>
                  <m:t>n</m:t>
                </m:r>
              </m:e>
              <m:sup>
                <m:r>
                  <w:rPr>
                    <w:rFonts w:ascii="Cambria Math" w:eastAsia="宋体" w:hAnsi="宋体" w:cs="宋体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宋体" w:cs="宋体"/>
                <w:szCs w:val="21"/>
              </w:rPr>
              <m:t>+1</m:t>
            </m:r>
          </m:e>
        </m:rad>
        <m:r>
          <w:rPr>
            <w:rFonts w:ascii="Cambria Math" w:eastAsia="微软雅黑" w:hAnsi="Cambria Math" w:cs="微软雅黑" w:hint="eastAsia"/>
            <w:szCs w:val="21"/>
          </w:rPr>
          <m:t>-</m:t>
        </m:r>
        <m:rad>
          <m:radPr>
            <m:degHide m:val="1"/>
            <m:ctrlPr>
              <w:rPr>
                <w:rFonts w:ascii="Cambria Math" w:eastAsia="宋体" w:hAnsi="宋体" w:cs="宋体"/>
                <w:i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宋体" w:cs="宋体"/>
                    <w:szCs w:val="21"/>
                  </w:rPr>
                  <m:t>n</m:t>
                </m:r>
              </m:e>
              <m:sup>
                <m:r>
                  <w:rPr>
                    <w:rFonts w:ascii="Cambria Math" w:eastAsia="宋体" w:hAnsi="宋体" w:cs="宋体"/>
                    <w:szCs w:val="21"/>
                  </w:rPr>
                  <m:t>2</m:t>
                </m:r>
              </m:sup>
            </m:sSup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eastAsia="宋体" w:hAnsi="宋体" w:cs="宋体"/>
                <w:szCs w:val="21"/>
              </w:rPr>
              <m:t>1</m:t>
            </m:r>
          </m:e>
        </m:rad>
        <m:r>
          <w:rPr>
            <w:rFonts w:ascii="Cambria Math" w:eastAsia="宋体" w:hAnsi="宋体" w:cs="宋体"/>
            <w:szCs w:val="21"/>
          </w:rPr>
          <m:t>=</m:t>
        </m:r>
        <m:f>
          <m:fPr>
            <m:ctrlPr>
              <w:rPr>
                <w:rFonts w:ascii="Cambria Math" w:eastAsia="宋体" w:hAnsi="宋体" w:cs="宋体"/>
                <w:i/>
                <w:szCs w:val="21"/>
              </w:rPr>
            </m:ctrlPr>
          </m:fPr>
          <m:num>
            <m:r>
              <w:rPr>
                <w:rFonts w:ascii="Cambria Math" w:eastAsia="宋体" w:hAnsi="宋体" w:cs="宋体"/>
                <w:szCs w:val="21"/>
              </w:rPr>
              <m:t>(</m:t>
            </m:r>
            <m:rad>
              <m:radPr>
                <m:degHide m:val="1"/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宋体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宋体" w:cs="宋体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宋体" w:cs="宋体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宋体" w:cs="宋体"/>
                    <w:szCs w:val="21"/>
                  </w:rPr>
                  <m:t>+1</m:t>
                </m:r>
              </m:e>
            </m:rad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ad>
              <m:radPr>
                <m:degHide m:val="1"/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宋体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宋体" w:cs="宋体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宋体" w:cs="宋体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宋体" w:cs="宋体"/>
                    <w:szCs w:val="21"/>
                  </w:rPr>
                  <m:t>1</m:t>
                </m:r>
              </m:e>
            </m:rad>
            <m:r>
              <w:rPr>
                <w:rFonts w:ascii="Cambria Math" w:eastAsia="宋体" w:hAnsi="宋体" w:cs="宋体"/>
                <w:szCs w:val="21"/>
              </w:rPr>
              <m:t>)(</m:t>
            </m:r>
            <m:rad>
              <m:radPr>
                <m:degHide m:val="1"/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宋体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宋体" w:cs="宋体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宋体" w:cs="宋体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宋体" w:cs="宋体"/>
                    <w:szCs w:val="21"/>
                  </w:rPr>
                  <m:t>+1</m:t>
                </m:r>
              </m:e>
            </m:rad>
            <m:r>
              <w:rPr>
                <w:rFonts w:ascii="Cambria Math" w:eastAsia="宋体" w:hAnsi="宋体" w:cs="宋体"/>
                <w:szCs w:val="21"/>
              </w:rPr>
              <m:t>+</m:t>
            </m:r>
            <m:rad>
              <m:radPr>
                <m:degHide m:val="1"/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宋体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宋体" w:cs="宋体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宋体" w:cs="宋体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宋体" w:cs="宋体"/>
                    <w:szCs w:val="21"/>
                  </w:rPr>
                  <m:t>1</m:t>
                </m:r>
              </m:e>
            </m:rad>
            <m:r>
              <w:rPr>
                <w:rFonts w:ascii="Cambria Math" w:eastAsia="宋体" w:hAnsi="宋体" w:cs="宋体"/>
                <w:szCs w:val="21"/>
              </w:rPr>
              <m:t>)</m:t>
            </m:r>
          </m:num>
          <m:den>
            <m:r>
              <w:rPr>
                <w:rFonts w:ascii="Cambria Math" w:eastAsia="宋体" w:hAnsi="宋体" w:cs="宋体"/>
                <w:szCs w:val="21"/>
              </w:rPr>
              <m:t>(</m:t>
            </m:r>
            <m:rad>
              <m:radPr>
                <m:degHide m:val="1"/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宋体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宋体" w:cs="宋体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宋体" w:cs="宋体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宋体" w:cs="宋体"/>
                    <w:szCs w:val="21"/>
                  </w:rPr>
                  <m:t>+1</m:t>
                </m:r>
              </m:e>
            </m:rad>
            <m:r>
              <w:rPr>
                <w:rFonts w:ascii="Cambria Math" w:eastAsia="宋体" w:hAnsi="宋体" w:cs="宋体"/>
                <w:szCs w:val="21"/>
              </w:rPr>
              <m:t>+</m:t>
            </m:r>
            <m:rad>
              <m:radPr>
                <m:degHide m:val="1"/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宋体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宋体" w:cs="宋体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宋体" w:cs="宋体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宋体" w:cs="宋体"/>
                    <w:szCs w:val="21"/>
                  </w:rPr>
                  <m:t>1)</m:t>
                </m:r>
              </m:e>
            </m:rad>
            <m:ctrlPr>
              <w:rPr>
                <w:rFonts w:ascii="Cambria Math" w:eastAsia="宋体" w:hAnsi="Cambria Math" w:cs="宋体"/>
                <w:i/>
                <w:szCs w:val="21"/>
              </w:rPr>
            </m:ctrlPr>
          </m:den>
        </m:f>
        <m:r>
          <w:rPr>
            <w:rFonts w:ascii="Cambria Math" w:eastAsia="宋体" w:hAnsi="宋体" w:cs="宋体"/>
            <w:szCs w:val="21"/>
          </w:rPr>
          <m:t>=</m:t>
        </m:r>
        <m:f>
          <m:fPr>
            <m:ctrlPr>
              <w:rPr>
                <w:rFonts w:ascii="Cambria Math" w:eastAsia="宋体" w:hAnsi="宋体" w:cs="宋体"/>
                <w:i/>
                <w:szCs w:val="21"/>
              </w:rPr>
            </m:ctrlPr>
          </m:fPr>
          <m:num>
            <m:r>
              <w:rPr>
                <w:rFonts w:ascii="Cambria Math" w:eastAsia="宋体" w:hAnsi="宋体" w:cs="宋体"/>
                <w:szCs w:val="21"/>
              </w:rPr>
              <m:t>2</m:t>
            </m:r>
          </m:num>
          <m:den>
            <m:r>
              <w:rPr>
                <w:rFonts w:ascii="Cambria Math" w:eastAsia="宋体" w:hAnsi="宋体" w:cs="宋体"/>
                <w:szCs w:val="21"/>
              </w:rPr>
              <m:t>(</m:t>
            </m:r>
            <m:rad>
              <m:radPr>
                <m:degHide m:val="1"/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宋体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宋体" w:cs="宋体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宋体" w:cs="宋体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宋体" w:cs="宋体"/>
                    <w:szCs w:val="21"/>
                  </w:rPr>
                  <m:t>+1</m:t>
                </m:r>
              </m:e>
            </m:rad>
            <m:r>
              <w:rPr>
                <w:rFonts w:ascii="Cambria Math" w:eastAsia="宋体" w:hAnsi="宋体" w:cs="宋体"/>
                <w:szCs w:val="21"/>
              </w:rPr>
              <m:t>+</m:t>
            </m:r>
            <m:rad>
              <m:radPr>
                <m:degHide m:val="1"/>
                <m:ctrlPr>
                  <w:rPr>
                    <w:rFonts w:ascii="Cambria Math" w:eastAsia="宋体" w:hAnsi="宋体" w:cs="宋体"/>
                    <w:i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宋体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宋体" w:cs="宋体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宋体" w:cs="宋体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宋体" w:cs="宋体"/>
                    <w:szCs w:val="21"/>
                  </w:rPr>
                  <m:t>1</m:t>
                </m:r>
              </m:e>
            </m:rad>
            <m:r>
              <w:rPr>
                <w:rFonts w:ascii="Cambria Math" w:eastAsia="宋体" w:hAnsi="宋体" w:cs="宋体"/>
                <w:szCs w:val="21"/>
              </w:rPr>
              <m:t>)</m:t>
            </m:r>
          </m:den>
        </m:f>
        <m:r>
          <w:rPr>
            <w:rFonts w:ascii="Cambria Math" w:eastAsia="宋体" w:hAnsi="宋体" w:cs="宋体"/>
            <w:szCs w:val="21"/>
          </w:rPr>
          <m:t>&gt;</m:t>
        </m:r>
        <m:f>
          <m:fPr>
            <m:ctrlPr>
              <w:rPr>
                <w:rFonts w:ascii="Cambria Math" w:eastAsia="宋体" w:hAnsi="宋体" w:cs="宋体"/>
                <w:i/>
                <w:szCs w:val="21"/>
              </w:rPr>
            </m:ctrlPr>
          </m:fPr>
          <m:num>
            <m:r>
              <w:rPr>
                <w:rFonts w:ascii="Cambria Math" w:eastAsia="宋体" w:hAnsi="宋体" w:cs="宋体"/>
                <w:szCs w:val="21"/>
              </w:rPr>
              <m:t>1</m:t>
            </m:r>
          </m:num>
          <m:den>
            <m:r>
              <w:rPr>
                <w:rFonts w:ascii="Cambria Math" w:eastAsia="宋体" w:hAnsi="宋体" w:cs="宋体"/>
                <w:szCs w:val="21"/>
              </w:rPr>
              <m:t>n</m:t>
            </m:r>
          </m:den>
        </m:f>
      </m:oMath>
      <w:r>
        <w:rPr>
          <w:rFonts w:ascii="宋体" w:eastAsia="宋体" w:hAnsi="宋体" w:cs="宋体" w:hint="eastAsia"/>
          <w:position w:val="-8"/>
          <w:szCs w:val="21"/>
        </w:rPr>
        <w:object w:dxaOrig="740" w:dyaOrig="320" w14:anchorId="1FE9F2D0">
          <v:shape id="_x0000_i2340" type="#_x0000_t75" style="width:37.15pt;height:16.25pt" o:ole="">
            <v:imagedata r:id="rId1021" o:title=""/>
          </v:shape>
          <o:OLEObject Type="Embed" ProgID="Equation.KSEE3" ShapeID="_x0000_i2340" DrawAspect="Content" ObjectID="_1654737267" r:id="rId1022"/>
        </w:object>
      </w:r>
      <w:r>
        <w:rPr>
          <w:rFonts w:ascii="宋体" w:eastAsia="宋体" w:hAnsi="宋体" w:cs="宋体" w:hint="eastAsia"/>
          <w:szCs w:val="21"/>
        </w:rPr>
        <w:t>。</w:t>
      </w:r>
    </w:p>
    <w:p w14:paraId="04B00091" w14:textId="77777777" w:rsidR="00C807CB" w:rsidRDefault="00C807CB" w:rsidP="00D046E4">
      <w:pPr>
        <w:numPr>
          <w:ilvl w:val="0"/>
          <w:numId w:val="23"/>
        </w:num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position w:val="-28"/>
          <w:szCs w:val="21"/>
        </w:rPr>
        <w:object w:dxaOrig="1320" w:dyaOrig="680" w14:anchorId="6D14E728">
          <v:shape id="_x0000_i2341" type="#_x0000_t75" style="width:66.2pt;height:34.25pt" o:ole="">
            <v:imagedata r:id="rId1023" o:title=""/>
          </v:shape>
          <o:OLEObject Type="Embed" ProgID="Equation.KSEE3" ShapeID="_x0000_i2341" DrawAspect="Content" ObjectID="_1654737268" r:id="rId1024"/>
        </w:object>
      </w:r>
    </w:p>
    <w:p w14:paraId="6F126515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 xml:space="preserve">解: </w:t>
      </w:r>
    </w:p>
    <w:p w14:paraId="2FBCCF7D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position w:val="-58"/>
          <w:szCs w:val="21"/>
        </w:rPr>
        <w:object w:dxaOrig="5160" w:dyaOrig="1280" w14:anchorId="55F4E251">
          <v:shape id="_x0000_i2342" type="#_x0000_t75" style="width:257.8pt;height:64.45pt" o:ole="">
            <v:imagedata r:id="rId1025" o:title=""/>
          </v:shape>
          <o:OLEObject Type="Embed" ProgID="Equation.KSEE3" ShapeID="_x0000_i2342" DrawAspect="Content" ObjectID="_1654737269" r:id="rId1026"/>
        </w:object>
      </w:r>
    </w:p>
    <w:p w14:paraId="7970C7CC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(4)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n+</m:t>
                    </m:r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n</m:t>
                        </m:r>
                      </m:den>
                    </m:f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(n+</m:t>
                    </m:r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)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sup>
                </m:sSup>
              </m:den>
            </m:f>
          </m:e>
        </m:nary>
      </m:oMath>
    </w:p>
    <w:p w14:paraId="76ADD1B2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解: ∵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n+</m:t>
                    </m:r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n</m:t>
                        </m:r>
                      </m:den>
                    </m:f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(n+</m:t>
                    </m:r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)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sup>
                </m:sSup>
              </m:den>
            </m:f>
          </m:e>
        </m:nary>
        <m:r>
          <w:rPr>
            <w:rFonts w:ascii="Cambria Math" w:eastAsia="宋体" w:hAnsi="Cambria Math" w:cs="宋体" w:hint="eastAsia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n+</m:t>
                    </m:r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n</m:t>
                        </m:r>
                      </m:den>
                    </m:f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(1+</m:t>
                    </m:r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 w:cs="宋体" w:hint="eastAsia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宋体" w:hint="eastAsia"/>
                                <w:szCs w:val="21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宋体" w:hint="eastAsia"/>
                                <w:szCs w:val="21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)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sup>
                </m:sSup>
              </m:den>
            </m:f>
          </m:e>
        </m:nary>
        <m:r>
          <w:rPr>
            <w:rFonts w:ascii="Cambria Math" w:eastAsia="宋体" w:hAnsi="Cambria Math" w:cs="宋体" w:hint="eastAsia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n</m:t>
                        </m:r>
                      </m:den>
                    </m:f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(1+</m:t>
                    </m:r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 w:cs="宋体" w:hint="eastAsia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宋体" w:hint="eastAsia"/>
                                <w:szCs w:val="21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宋体" w:hint="eastAsia"/>
                                <w:szCs w:val="21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)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sup>
                </m:sSup>
              </m:den>
            </m:f>
          </m:e>
        </m:nary>
      </m:oMath>
      <w:r>
        <w:rPr>
          <w:rFonts w:ascii="宋体" w:eastAsia="宋体" w:hAnsi="宋体" w:cs="宋体" w:hint="eastAsia"/>
          <w:i/>
          <w:position w:val="-10"/>
          <w:szCs w:val="21"/>
        </w:rPr>
        <w:object w:dxaOrig="1440" w:dyaOrig="340" w14:anchorId="2E9B0FC6">
          <v:shape id="_x0000_i2343" type="#_x0000_t75" style="width:1in;height:16.85pt" o:ole="">
            <v:imagedata r:id="rId203" o:title=""/>
          </v:shape>
          <o:OLEObject Type="Embed" ProgID="Equation.KSEE3" ShapeID="_x0000_i2343" DrawAspect="Content" ObjectID="_1654737270" r:id="rId1027"/>
        </w:object>
      </w:r>
    </w:p>
    <w:p w14:paraId="05528BC9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∴</w:t>
      </w:r>
      <m:oMath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宋体" w:hint="eastAsia"/>
                    <w:szCs w:val="21"/>
                  </w:rPr>
                  <m:t>n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n</m:t>
                        </m:r>
                      </m:den>
                    </m:f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[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(1+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 w:cs="宋体" w:hint="eastAsia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宋体" w:hint="eastAsia"/>
                                <w:szCs w:val="21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="宋体" w:hAnsi="Cambria Math" w:cs="宋体" w:hint="eastAsia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 w:cs="宋体" w:hint="eastAsia"/>
                                    <w:szCs w:val="21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 w:cs="宋体" w:hint="eastAsia"/>
                                    <w:szCs w:val="21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)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eastAsia="宋体" w:hAnsi="Cambria Math" w:cs="宋体" w:hint="eastAsia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宋体" w:hint="eastAsia"/>
                                <w:szCs w:val="21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宋体" w:hint="eastAsia"/>
                                <w:szCs w:val="21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]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="宋体" w:hAnsi="Cambria Math" w:cs="宋体" w:hint="eastAsia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n</m:t>
                        </m:r>
                      </m:den>
                    </m:f>
                  </m:sup>
                </m:sSup>
              </m:den>
            </m:f>
          </m:e>
        </m:func>
        <m:r>
          <w:rPr>
            <w:rFonts w:ascii="Cambria Math" w:eastAsia="宋体" w:hAnsi="Cambria Math" w:cs="宋体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n</m:t>
                    </m:r>
                  </m:den>
                </m:f>
              </m:sup>
            </m:sSup>
          </m:den>
        </m:f>
        <m:r>
          <w:rPr>
            <w:rFonts w:ascii="Cambria Math" w:eastAsia="宋体" w:hAnsi="Cambria Math" w:cs="宋体" w:hint="eastAsia"/>
            <w:szCs w:val="21"/>
          </w:rPr>
          <m:t xml:space="preserve">= </m:t>
        </m:r>
      </m:oMath>
      <w:r>
        <w:rPr>
          <w:rFonts w:ascii="宋体" w:eastAsia="宋体" w:hAnsi="宋体" w:cs="宋体" w:hint="eastAsia"/>
          <w:szCs w:val="21"/>
        </w:rPr>
        <w:t>1≠0</w:t>
      </w:r>
      <w:r>
        <w:rPr>
          <w:rFonts w:ascii="宋体" w:eastAsia="宋体" w:hAnsi="宋体" w:cs="宋体" w:hint="eastAsia"/>
          <w:szCs w:val="21"/>
        </w:rPr>
        <w:tab/>
        <w:t>∴发散</w:t>
      </w:r>
    </w:p>
    <w:p w14:paraId="4AC943B5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(5)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∞</m:t>
            </m:r>
          </m:sup>
          <m:e>
            <m:r>
              <w:rPr>
                <w:rFonts w:ascii="Cambria Math" w:eastAsia="宋体" w:hAnsi="Cambria Math" w:cs="宋体" w:hint="eastAsia"/>
                <w:szCs w:val="21"/>
              </w:rPr>
              <m:t>sin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nπ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6</m:t>
                </m:r>
              </m:den>
            </m:f>
          </m:e>
        </m:nary>
      </m:oMath>
    </w:p>
    <w:p w14:paraId="26375E9B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解: ∵</w:t>
      </w:r>
      <m:oMath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宋体" w:hint="eastAsia"/>
                    <w:szCs w:val="21"/>
                  </w:rPr>
                  <m:t>n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→∞</m:t>
                </m:r>
              </m:lim>
            </m:limLow>
          </m:fName>
          <m:e>
            <m:r>
              <w:rPr>
                <w:rFonts w:ascii="Cambria Math" w:eastAsia="宋体" w:hAnsi="Cambria Math" w:cs="宋体" w:hint="eastAsia"/>
                <w:szCs w:val="21"/>
              </w:rPr>
              <m:t>sin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nπ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6</m:t>
                </m:r>
              </m:den>
            </m:f>
          </m:e>
        </m:func>
      </m:oMath>
      <w:r>
        <w:rPr>
          <w:rFonts w:ascii="宋体" w:eastAsia="宋体" w:hAnsi="宋体" w:cs="宋体" w:hint="eastAsia"/>
          <w:szCs w:val="21"/>
        </w:rPr>
        <w:tab/>
        <w:t>∴发散</w:t>
      </w:r>
    </w:p>
    <w:p w14:paraId="353530B5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2.求下列级数的和:</w:t>
      </w:r>
    </w:p>
    <w:p w14:paraId="549A65C5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(1)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n=2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n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n!</m:t>
                </m:r>
              </m:den>
            </m:f>
          </m:e>
        </m:nary>
      </m:oMath>
    </w:p>
    <w:p w14:paraId="423F247D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解:∵</w:t>
      </w:r>
      <m:oMath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n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n!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d>
              <m:d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n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e>
            </m:d>
            <m:r>
              <w:rPr>
                <w:rFonts w:ascii="Cambria Math" w:eastAsia="宋体" w:hAnsi="Cambria Math" w:cs="宋体" w:hint="eastAsia"/>
                <w:szCs w:val="21"/>
              </w:rPr>
              <m:t>!</m:t>
            </m:r>
          </m:den>
        </m:f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n!</m:t>
            </m:r>
          </m:den>
        </m:f>
      </m:oMath>
    </w:p>
    <w:p w14:paraId="0B6794CC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∴</w:t>
      </w:r>
      <m:oMath>
        <m:sSub>
          <m:sSub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宋体" w:hint="eastAsia"/>
                <w:szCs w:val="21"/>
              </w:rPr>
              <m:t>S</m:t>
            </m:r>
          </m:e>
          <m:sub>
            <m:r>
              <w:rPr>
                <w:rFonts w:ascii="Cambria Math" w:eastAsia="宋体" w:hAnsi="Cambria Math" w:cs="宋体" w:hint="eastAsia"/>
                <w:szCs w:val="21"/>
              </w:rPr>
              <m:t>n</m:t>
            </m:r>
          </m:sub>
        </m:sSub>
        <m:r>
          <w:rPr>
            <w:rFonts w:ascii="Cambria Math" w:eastAsia="宋体" w:hAnsi="Cambria Math" w:cs="宋体" w:hint="eastAsia"/>
            <w:szCs w:val="21"/>
          </w:rPr>
          <m:t>=1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2!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+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2!</m:t>
            </m:r>
          </m:den>
        </m:f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3!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+</m:t>
        </m:r>
        <m:r>
          <w:rPr>
            <w:rFonts w:ascii="Cambria Math" w:eastAsia="宋体" w:hAnsi="Cambria Math" w:cs="宋体" w:hint="eastAsia"/>
            <w:szCs w:val="21"/>
          </w:rPr>
          <m:t>…</m:t>
        </m:r>
        <m:r>
          <w:rPr>
            <w:rFonts w:ascii="Cambria Math" w:eastAsia="宋体" w:hAnsi="Cambria Math" w:cs="宋体" w:hint="eastAsia"/>
            <w:szCs w:val="21"/>
          </w:rPr>
          <m:t>+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d>
              <m:d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n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e>
            </m:d>
            <m:r>
              <w:rPr>
                <w:rFonts w:ascii="Cambria Math" w:eastAsia="宋体" w:hAnsi="Cambria Math" w:cs="宋体" w:hint="eastAsia"/>
                <w:szCs w:val="21"/>
              </w:rPr>
              <m:t>!</m:t>
            </m:r>
          </m:den>
        </m:f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n!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=1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n!</m:t>
            </m:r>
          </m:den>
        </m:f>
      </m:oMath>
    </w:p>
    <w:p w14:paraId="1FC4113B" w14:textId="77777777" w:rsidR="00C807CB" w:rsidRDefault="00C807CB" w:rsidP="00C807CB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∴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n=2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n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n!</m:t>
                </m:r>
              </m:den>
            </m:f>
          </m:e>
        </m:nary>
        <m:r>
          <w:rPr>
            <w:rFonts w:ascii="Cambria Math" w:eastAsia="宋体" w:hAnsi="Cambria Math" w:cs="宋体" w:hint="eastAsia"/>
            <w:szCs w:val="21"/>
          </w:rPr>
          <m:t>=</m:t>
        </m:r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宋体" w:hint="eastAsia"/>
                    <w:szCs w:val="21"/>
                  </w:rPr>
                  <m:t>n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S</m:t>
                </m:r>
              </m:e>
              <m:sub>
                <m:r>
                  <w:rPr>
                    <w:rFonts w:ascii="Cambria Math" w:eastAsia="宋体" w:hAnsi="Cambria Math" w:cs="宋体" w:hint="eastAsia"/>
                    <w:szCs w:val="21"/>
                  </w:rPr>
                  <m:t>n</m:t>
                </m:r>
              </m:sub>
            </m:sSub>
          </m:e>
        </m:func>
        <m:r>
          <w:rPr>
            <w:rFonts w:ascii="Cambria Math" w:eastAsia="宋体" w:hAnsi="Cambria Math" w:cs="宋体" w:hint="eastAsia"/>
            <w:szCs w:val="21"/>
          </w:rPr>
          <m:t>=</m:t>
        </m:r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宋体" w:hint="eastAsia"/>
                    <w:szCs w:val="21"/>
                  </w:rPr>
                  <m:t>n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→∞</m:t>
                </m:r>
              </m:lim>
            </m:limLow>
          </m:fName>
          <m:e>
            <m:r>
              <w:rPr>
                <w:rFonts w:ascii="Cambria Math" w:eastAsia="宋体" w:hAnsi="Cambria Math" w:cs="宋体" w:hint="eastAsia"/>
                <w:szCs w:val="21"/>
              </w:rPr>
              <m:t>(1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n!</m:t>
                </m:r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)</m:t>
            </m:r>
          </m:e>
        </m:func>
        <m:r>
          <w:rPr>
            <w:rFonts w:ascii="Cambria Math" w:eastAsia="宋体" w:hAnsi="Cambria Math" w:cs="宋体" w:hint="eastAsia"/>
            <w:szCs w:val="21"/>
          </w:rPr>
          <m:t>=1</m:t>
        </m:r>
      </m:oMath>
    </w:p>
    <w:p w14:paraId="3FD5C3F9" w14:textId="77777777" w:rsidR="00C807CB" w:rsidRDefault="00C807CB" w:rsidP="00D046E4">
      <w:pPr>
        <w:numPr>
          <w:ilvl w:val="0"/>
          <w:numId w:val="24"/>
        </w:num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position w:val="-46"/>
          <w:szCs w:val="21"/>
          <w:shd w:val="clear" w:color="auto" w:fill="FFFFFF"/>
        </w:rPr>
        <w:object w:dxaOrig="1719" w:dyaOrig="1040" w14:anchorId="0DB8EA50">
          <v:shape id="_x0000_i2344" type="#_x0000_t75" style="width:85.95pt;height:52.25pt" o:ole="">
            <v:imagedata r:id="rId1028" o:title=""/>
          </v:shape>
          <o:OLEObject Type="Embed" ProgID="Equation.KSEE3" ShapeID="_x0000_i2344" DrawAspect="Content" ObjectID="_1654737271" r:id="rId1029"/>
        </w:object>
      </w:r>
    </w:p>
    <w:p w14:paraId="06CC0280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解：</w:t>
      </w:r>
    </w:p>
    <w:p w14:paraId="5B889036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position w:val="-6"/>
          <w:szCs w:val="21"/>
          <w:shd w:val="clear" w:color="auto" w:fill="FFFFFF"/>
        </w:rPr>
        <w:object w:dxaOrig="279" w:dyaOrig="279" w14:anchorId="0A01A834">
          <v:shape id="_x0000_i2345" type="#_x0000_t75" style="width:13.95pt;height:13.95pt" o:ole="">
            <v:imagedata r:id="rId1030" o:title=""/>
          </v:shape>
          <o:OLEObject Type="Embed" ProgID="Equation.KSEE3" ShapeID="_x0000_i2345" DrawAspect="Content" ObjectID="_1654737272" r:id="rId1031"/>
        </w:object>
      </w: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=</w:t>
      </w:r>
      <w:r>
        <w:rPr>
          <w:rFonts w:ascii="宋体" w:eastAsia="宋体" w:hAnsi="宋体" w:cs="宋体" w:hint="eastAsia"/>
          <w:color w:val="333333"/>
          <w:position w:val="-28"/>
          <w:szCs w:val="21"/>
          <w:shd w:val="clear" w:color="auto" w:fill="FFFFFF"/>
        </w:rPr>
        <w:object w:dxaOrig="4860" w:dyaOrig="660" w14:anchorId="7C9E7BA6">
          <v:shape id="_x0000_i2346" type="#_x0000_t75" style="width:243.3pt;height:33.1pt" o:ole="">
            <v:imagedata r:id="rId1032" o:title=""/>
          </v:shape>
          <o:OLEObject Type="Embed" ProgID="Equation.KSEE3" ShapeID="_x0000_i2346" DrawAspect="Content" ObjectID="_1654737273" r:id="rId1033"/>
        </w:object>
      </w:r>
    </w:p>
    <w:p w14:paraId="21114BCC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=</w:t>
      </w:r>
      <w:r>
        <w:rPr>
          <w:rFonts w:ascii="宋体" w:eastAsia="宋体" w:hAnsi="宋体" w:cs="宋体" w:hint="eastAsia"/>
          <w:color w:val="333333"/>
          <w:position w:val="-28"/>
          <w:szCs w:val="21"/>
          <w:shd w:val="clear" w:color="auto" w:fill="FFFFFF"/>
        </w:rPr>
        <w:object w:dxaOrig="6420" w:dyaOrig="660" w14:anchorId="66FA8850">
          <v:shape id="_x0000_i2347" type="#_x0000_t75" style="width:321.1pt;height:33.1pt" o:ole="">
            <v:imagedata r:id="rId1034" o:title=""/>
          </v:shape>
          <o:OLEObject Type="Embed" ProgID="Equation.KSEE3" ShapeID="_x0000_i2347" DrawAspect="Content" ObjectID="_1654737274" r:id="rId1035"/>
        </w:object>
      </w:r>
    </w:p>
    <w:p w14:paraId="2F95A555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=</w:t>
      </w:r>
      <w:r>
        <w:rPr>
          <w:rFonts w:ascii="宋体" w:eastAsia="宋体" w:hAnsi="宋体" w:cs="宋体" w:hint="eastAsia"/>
          <w:color w:val="333333"/>
          <w:position w:val="-28"/>
          <w:szCs w:val="21"/>
          <w:shd w:val="clear" w:color="auto" w:fill="FFFFFF"/>
        </w:rPr>
        <w:object w:dxaOrig="2180" w:dyaOrig="660" w14:anchorId="344C4C64">
          <v:shape id="_x0000_i2348" type="#_x0000_t75" style="width:109.15pt;height:33.1pt" o:ole="">
            <v:imagedata r:id="rId1036" o:title=""/>
          </v:shape>
          <o:OLEObject Type="Embed" ProgID="Equation.KSEE3" ShapeID="_x0000_i2348" DrawAspect="Content" ObjectID="_1654737275" r:id="rId1037"/>
        </w:object>
      </w:r>
    </w:p>
    <w:p w14:paraId="1AF467A7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=</w:t>
      </w:r>
      <w:r>
        <w:rPr>
          <w:rFonts w:ascii="宋体" w:eastAsia="宋体" w:hAnsi="宋体" w:cs="宋体" w:hint="eastAsia"/>
          <w:color w:val="333333"/>
          <w:position w:val="-28"/>
          <w:szCs w:val="21"/>
          <w:shd w:val="clear" w:color="auto" w:fill="FFFFFF"/>
        </w:rPr>
        <w:object w:dxaOrig="1740" w:dyaOrig="660" w14:anchorId="6E1B5E4F">
          <v:shape id="_x0000_i2349" type="#_x0000_t75" style="width:87.1pt;height:33.1pt" o:ole="">
            <v:imagedata r:id="rId1038" o:title=""/>
          </v:shape>
          <o:OLEObject Type="Embed" ProgID="Equation.KSEE3" ShapeID="_x0000_i2349" DrawAspect="Content" ObjectID="_1654737276" r:id="rId1039"/>
        </w:object>
      </w:r>
    </w:p>
    <w:p w14:paraId="2D3926DE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lastRenderedPageBreak/>
        <w:t>∴</w:t>
      </w:r>
      <w:r>
        <w:rPr>
          <w:rFonts w:ascii="宋体" w:eastAsia="宋体" w:hAnsi="宋体" w:cs="宋体" w:hint="eastAsia"/>
          <w:color w:val="333333"/>
          <w:position w:val="-20"/>
          <w:szCs w:val="21"/>
          <w:shd w:val="clear" w:color="auto" w:fill="FFFFFF"/>
        </w:rPr>
        <w:object w:dxaOrig="940" w:dyaOrig="460" w14:anchorId="2AFDEF91">
          <v:shape id="_x0000_i2350" type="#_x0000_t75" style="width:47.05pt;height:22.65pt" o:ole="">
            <v:imagedata r:id="rId1040" o:title=""/>
          </v:shape>
          <o:OLEObject Type="Embed" ProgID="Equation.KSEE3" ShapeID="_x0000_i2350" DrawAspect="Content" ObjectID="_1654737277" r:id="rId1041"/>
        </w:object>
      </w: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 xml:space="preserve"> </w:t>
      </w:r>
    </w:p>
    <w:p w14:paraId="0494EB25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（3）</w:t>
      </w:r>
      <w:r>
        <w:rPr>
          <w:rFonts w:ascii="宋体" w:eastAsia="宋体" w:hAnsi="宋体" w:cs="宋体" w:hint="eastAsia"/>
          <w:color w:val="333333"/>
          <w:position w:val="-28"/>
          <w:szCs w:val="21"/>
          <w:shd w:val="clear" w:color="auto" w:fill="FFFFFF"/>
        </w:rPr>
        <w:object w:dxaOrig="1260" w:dyaOrig="680" w14:anchorId="6ADC52AF">
          <v:shape id="_x0000_i2351" type="#_x0000_t75" style="width:63.3pt;height:34.25pt" o:ole="">
            <v:imagedata r:id="rId1042" o:title=""/>
          </v:shape>
          <o:OLEObject Type="Embed" ProgID="Equation.KSEE3" ShapeID="_x0000_i2351" DrawAspect="Content" ObjectID="_1654737278" r:id="rId1043"/>
        </w:object>
      </w:r>
    </w:p>
    <w:p w14:paraId="600D8B69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解：</w:t>
      </w:r>
    </w:p>
    <w:p w14:paraId="02AA11FE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position w:val="-24"/>
          <w:szCs w:val="21"/>
          <w:shd w:val="clear" w:color="auto" w:fill="FFFFFF"/>
        </w:rPr>
        <w:object w:dxaOrig="2640" w:dyaOrig="620" w14:anchorId="215CE894">
          <v:shape id="_x0000_i2352" type="#_x0000_t75" style="width:131.8pt;height:31.35pt" o:ole="">
            <v:imagedata r:id="rId1044" o:title=""/>
          </v:shape>
          <o:OLEObject Type="Embed" ProgID="Equation.KSEE3" ShapeID="_x0000_i2352" DrawAspect="Content" ObjectID="_1654737279" r:id="rId1045"/>
        </w:object>
      </w:r>
    </w:p>
    <w:p w14:paraId="5180DE64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=</w:t>
      </w:r>
      <w:r>
        <w:rPr>
          <w:rFonts w:ascii="宋体" w:eastAsia="宋体" w:hAnsi="宋体" w:cs="宋体" w:hint="eastAsia"/>
          <w:color w:val="333333"/>
          <w:position w:val="-24"/>
          <w:szCs w:val="21"/>
          <w:shd w:val="clear" w:color="auto" w:fill="FFFFFF"/>
        </w:rPr>
        <w:object w:dxaOrig="1640" w:dyaOrig="620" w14:anchorId="045349EA">
          <v:shape id="_x0000_i2353" type="#_x0000_t75" style="width:82.45pt;height:31.35pt" o:ole="">
            <v:imagedata r:id="rId1046" o:title=""/>
          </v:shape>
          <o:OLEObject Type="Embed" ProgID="Equation.KSEE3" ShapeID="_x0000_i2353" DrawAspect="Content" ObjectID="_1654737280" r:id="rId1047"/>
        </w:object>
      </w:r>
    </w:p>
    <w:p w14:paraId="57E0871C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position w:val="-24"/>
          <w:szCs w:val="21"/>
          <w:shd w:val="clear" w:color="auto" w:fill="FFFFFF"/>
        </w:rPr>
        <w:object w:dxaOrig="3159" w:dyaOrig="620" w14:anchorId="0A4748D0">
          <v:shape id="_x0000_i2354" type="#_x0000_t75" style="width:157.95pt;height:31.35pt" o:ole="">
            <v:imagedata r:id="rId1048" o:title=""/>
          </v:shape>
          <o:OLEObject Type="Embed" ProgID="Equation.KSEE3" ShapeID="_x0000_i2354" DrawAspect="Content" ObjectID="_1654737281" r:id="rId1049"/>
        </w:object>
      </w:r>
    </w:p>
    <w:p w14:paraId="5BAC136A" w14:textId="77777777" w:rsidR="00C807CB" w:rsidRDefault="00C807CB" w:rsidP="00C807CB">
      <w:pPr>
        <w:spacing w:line="300" w:lineRule="auto"/>
        <w:rPr>
          <w:rFonts w:ascii="宋体" w:eastAsia="宋体" w:hAnsi="宋体" w:cs="宋体"/>
          <w:color w:val="333333"/>
          <w:position w:val="-2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∴</w:t>
      </w:r>
      <w:r>
        <w:rPr>
          <w:rFonts w:ascii="宋体" w:eastAsia="宋体" w:hAnsi="宋体" w:cs="宋体" w:hint="eastAsia"/>
          <w:color w:val="333333"/>
          <w:position w:val="-20"/>
          <w:szCs w:val="21"/>
          <w:shd w:val="clear" w:color="auto" w:fill="FFFFFF"/>
        </w:rPr>
        <w:object w:dxaOrig="1380" w:dyaOrig="440" w14:anchorId="6BC10CE1">
          <v:shape id="_x0000_i2355" type="#_x0000_t75" style="width:69.1pt;height:22.05pt" o:ole="">
            <v:imagedata r:id="rId1050" o:title=""/>
          </v:shape>
          <o:OLEObject Type="Embed" ProgID="Equation.KSEE3" ShapeID="_x0000_i2355" DrawAspect="Content" ObjectID="_1654737282" r:id="rId1051"/>
        </w:object>
      </w:r>
    </w:p>
    <w:p w14:paraId="7371A5F7" w14:textId="77777777" w:rsidR="00C807CB" w:rsidRDefault="00C807CB" w:rsidP="00C807CB"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（4）</w:t>
      </w:r>
      <w:r>
        <w:rPr>
          <w:rFonts w:asciiTheme="minorEastAsia" w:hAnsiTheme="minorEastAsia" w:cstheme="minorEastAsia" w:hint="eastAsia"/>
          <w:position w:val="-32"/>
          <w:szCs w:val="21"/>
        </w:rPr>
        <w:object w:dxaOrig="2400" w:dyaOrig="720" w14:anchorId="68181237">
          <v:shape id="_x0000_i2356" type="#_x0000_t75" style="width:120.2pt;height:36pt" o:ole="">
            <v:imagedata r:id="rId1052" o:title=""/>
          </v:shape>
          <o:OLEObject Type="Embed" ProgID="Equation.KSEE3" ShapeID="_x0000_i2356" DrawAspect="Content" ObjectID="_1654737283" r:id="rId1053"/>
        </w:object>
      </w:r>
    </w:p>
    <w:p w14:paraId="69F8FA7A" w14:textId="77777777" w:rsidR="00C807CB" w:rsidRDefault="00C807CB" w:rsidP="00C807CB">
      <w:pPr>
        <w:spacing w:line="300" w:lineRule="auto"/>
        <w:ind w:firstLineChars="100" w:firstLine="21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position w:val="-188"/>
          <w:szCs w:val="21"/>
        </w:rPr>
        <w:object w:dxaOrig="4599" w:dyaOrig="3879" w14:anchorId="7E7FB932">
          <v:shape id="_x0000_i2357" type="#_x0000_t75" style="width:229.95pt;height:193.95pt" o:ole="">
            <v:imagedata r:id="rId1054" o:title=""/>
          </v:shape>
          <o:OLEObject Type="Embed" ProgID="Equation.KSEE3" ShapeID="_x0000_i2357" DrawAspect="Content" ObjectID="_1654737284" r:id="rId1055"/>
        </w:object>
      </w:r>
    </w:p>
    <w:p w14:paraId="0FADFD01" w14:textId="77777777" w:rsidR="00C807CB" w:rsidRDefault="00C807CB" w:rsidP="00C807CB">
      <w:pPr>
        <w:spacing w:line="300" w:lineRule="auto"/>
        <w:ind w:firstLineChars="100" w:firstLine="21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3.证明：若数列</w:t>
      </w:r>
      <w:r>
        <w:rPr>
          <w:rFonts w:asciiTheme="minorEastAsia" w:hAnsiTheme="minorEastAsia" w:cstheme="minorEastAsia" w:hint="eastAsia"/>
          <w:position w:val="-12"/>
          <w:szCs w:val="21"/>
        </w:rPr>
        <w:object w:dxaOrig="600" w:dyaOrig="360" w14:anchorId="04F09E9D">
          <v:shape id="_x0000_i2358" type="#_x0000_t75" style="width:30.2pt;height:18pt" o:ole="">
            <v:imagedata r:id="rId1056" o:title=""/>
          </v:shape>
          <o:OLEObject Type="Embed" ProgID="Equation.KSEE3" ShapeID="_x0000_i2358" DrawAspect="Content" ObjectID="_1654737285" r:id="rId1057"/>
        </w:object>
      </w:r>
      <w:r>
        <w:rPr>
          <w:rFonts w:asciiTheme="minorEastAsia" w:hAnsiTheme="minorEastAsia" w:cstheme="minorEastAsia" w:hint="eastAsia"/>
          <w:szCs w:val="21"/>
        </w:rPr>
        <w:t>收敛，且级数</w:t>
      </w:r>
      <w:r>
        <w:rPr>
          <w:rFonts w:asciiTheme="minorEastAsia" w:hAnsiTheme="minorEastAsia" w:cstheme="minorEastAsia" w:hint="eastAsia"/>
          <w:position w:val="-28"/>
          <w:szCs w:val="21"/>
        </w:rPr>
        <w:object w:dxaOrig="1440" w:dyaOrig="680" w14:anchorId="1E01B2CC">
          <v:shape id="_x0000_i2359" type="#_x0000_t75" style="width:1in;height:34.25pt" o:ole="">
            <v:imagedata r:id="rId1058" o:title=""/>
          </v:shape>
          <o:OLEObject Type="Embed" ProgID="Equation.KSEE3" ShapeID="_x0000_i2359" DrawAspect="Content" ObjectID="_1654737286" r:id="rId1059"/>
        </w:object>
      </w:r>
      <w:r>
        <w:rPr>
          <w:rFonts w:asciiTheme="minorEastAsia" w:hAnsiTheme="minorEastAsia" w:cstheme="minorEastAsia" w:hint="eastAsia"/>
          <w:szCs w:val="21"/>
        </w:rPr>
        <w:t>收敛，则级数</w:t>
      </w:r>
      <w:r>
        <w:rPr>
          <w:rFonts w:asciiTheme="minorEastAsia" w:hAnsiTheme="minorEastAsia" w:cstheme="minorEastAsia" w:hint="eastAsia"/>
          <w:position w:val="-28"/>
          <w:szCs w:val="21"/>
        </w:rPr>
        <w:object w:dxaOrig="580" w:dyaOrig="680" w14:anchorId="4234F3B5">
          <v:shape id="_x0000_i2360" type="#_x0000_t75" style="width:29.05pt;height:34.25pt" o:ole="">
            <v:imagedata r:id="rId1060" o:title=""/>
          </v:shape>
          <o:OLEObject Type="Embed" ProgID="Equation.KSEE3" ShapeID="_x0000_i2360" DrawAspect="Content" ObjectID="_1654737287" r:id="rId1061"/>
        </w:object>
      </w:r>
      <w:r>
        <w:rPr>
          <w:rFonts w:asciiTheme="minorEastAsia" w:hAnsiTheme="minorEastAsia" w:cstheme="minorEastAsia" w:hint="eastAsia"/>
          <w:szCs w:val="21"/>
        </w:rPr>
        <w:t>收敛</w:t>
      </w:r>
    </w:p>
    <w:p w14:paraId="20CFCB4F" w14:textId="77777777" w:rsidR="00C807CB" w:rsidRDefault="00C807CB" w:rsidP="00C807CB">
      <w:pPr>
        <w:spacing w:line="300" w:lineRule="auto"/>
        <w:ind w:firstLineChars="100" w:firstLine="21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设</w:t>
      </w:r>
      <w:r>
        <w:rPr>
          <w:rFonts w:asciiTheme="minorEastAsia" w:hAnsiTheme="minorEastAsia" w:cstheme="minorEastAsia" w:hint="eastAsia"/>
          <w:position w:val="-28"/>
          <w:szCs w:val="21"/>
        </w:rPr>
        <w:object w:dxaOrig="1460" w:dyaOrig="680" w14:anchorId="0476380E">
          <v:shape id="_x0000_i2361" type="#_x0000_t75" style="width:73.15pt;height:34.25pt" o:ole="">
            <v:imagedata r:id="rId1062" o:title=""/>
          </v:shape>
          <o:OLEObject Type="Embed" ProgID="Equation.KSEE3" ShapeID="_x0000_i2361" DrawAspect="Content" ObjectID="_1654737288" r:id="rId1063"/>
        </w:object>
      </w:r>
      <w:r>
        <w:rPr>
          <w:rFonts w:asciiTheme="minorEastAsia" w:hAnsiTheme="minorEastAsia" w:cstheme="minorEastAsia" w:hint="eastAsia"/>
          <w:szCs w:val="21"/>
        </w:rPr>
        <w:t>的部分和为</w:t>
      </w:r>
      <w:r>
        <w:rPr>
          <w:rFonts w:asciiTheme="minorEastAsia" w:hAnsiTheme="minorEastAsia" w:cstheme="minorEastAsia" w:hint="eastAsia"/>
          <w:position w:val="-10"/>
          <w:szCs w:val="21"/>
        </w:rPr>
        <w:object w:dxaOrig="320" w:dyaOrig="340" w14:anchorId="465127A2">
          <v:shape id="_x0000_i2362" type="#_x0000_t75" style="width:16.25pt;height:16.85pt" o:ole="">
            <v:imagedata r:id="rId1064" o:title=""/>
          </v:shape>
          <o:OLEObject Type="Embed" ProgID="Equation.KSEE3" ShapeID="_x0000_i2362" DrawAspect="Content" ObjectID="_1654737289" r:id="rId1065"/>
        </w:object>
      </w:r>
      <w:r>
        <w:rPr>
          <w:rFonts w:asciiTheme="minorEastAsia" w:hAnsiTheme="minorEastAsia" w:cstheme="minorEastAsia" w:hint="eastAsia"/>
          <w:position w:val="-10"/>
          <w:szCs w:val="21"/>
        </w:rPr>
        <w:t xml:space="preserve">, </w:t>
      </w:r>
      <w:r>
        <w:rPr>
          <w:rFonts w:asciiTheme="minorEastAsia" w:hAnsiTheme="minorEastAsia" w:cstheme="minorEastAsia" w:hint="eastAsia"/>
          <w:position w:val="-28"/>
          <w:szCs w:val="21"/>
        </w:rPr>
        <w:object w:dxaOrig="580" w:dyaOrig="680" w14:anchorId="326A54AF">
          <v:shape id="_x0000_i2363" type="#_x0000_t75" style="width:29.05pt;height:34.25pt" o:ole="">
            <v:imagedata r:id="rId1066" o:title=""/>
          </v:shape>
          <o:OLEObject Type="Embed" ProgID="Equation.KSEE3" ShapeID="_x0000_i2363" DrawAspect="Content" ObjectID="_1654737290" r:id="rId1067"/>
        </w:object>
      </w:r>
      <w:r>
        <w:rPr>
          <w:rFonts w:asciiTheme="minorEastAsia" w:hAnsiTheme="minorEastAsia" w:cstheme="minorEastAsia" w:hint="eastAsia"/>
          <w:szCs w:val="21"/>
        </w:rPr>
        <w:t>的部分和为</w:t>
      </w:r>
      <w:r>
        <w:rPr>
          <w:rFonts w:asciiTheme="minorEastAsia" w:hAnsiTheme="minorEastAsia" w:cstheme="minorEastAsia" w:hint="eastAsia"/>
          <w:position w:val="-10"/>
          <w:szCs w:val="21"/>
        </w:rPr>
        <w:object w:dxaOrig="300" w:dyaOrig="340" w14:anchorId="343F8774">
          <v:shape id="_x0000_i2364" type="#_x0000_t75" style="width:15.1pt;height:16.85pt" o:ole="">
            <v:imagedata r:id="rId1068" o:title=""/>
          </v:shape>
          <o:OLEObject Type="Embed" ProgID="Equation.KSEE3" ShapeID="_x0000_i2364" DrawAspect="Content" ObjectID="_1654737291" r:id="rId1069"/>
        </w:object>
      </w:r>
    </w:p>
    <w:p w14:paraId="5EB75529" w14:textId="77777777" w:rsidR="00C807CB" w:rsidRDefault="00C807CB" w:rsidP="00C807CB">
      <w:pPr>
        <w:spacing w:line="300" w:lineRule="auto"/>
        <w:ind w:firstLineChars="100" w:firstLine="21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设 </w:t>
      </w:r>
      <w:r>
        <w:rPr>
          <w:rFonts w:asciiTheme="minorEastAsia" w:hAnsiTheme="minorEastAsia" w:cstheme="minorEastAsia" w:hint="eastAsia"/>
          <w:position w:val="-20"/>
          <w:szCs w:val="21"/>
        </w:rPr>
        <w:object w:dxaOrig="1180" w:dyaOrig="440" w14:anchorId="043C4ABB">
          <v:shape id="_x0000_i2365" type="#_x0000_t75" style="width:58.65pt;height:22.05pt" o:ole="">
            <v:imagedata r:id="rId1070" o:title=""/>
          </v:shape>
          <o:OLEObject Type="Embed" ProgID="Equation.KSEE3" ShapeID="_x0000_i2365" DrawAspect="Content" ObjectID="_1654737292" r:id="rId1071"/>
        </w:object>
      </w:r>
      <w:r>
        <w:rPr>
          <w:rFonts w:asciiTheme="minorEastAsia" w:hAnsiTheme="minorEastAsia" w:cstheme="minorEastAsia" w:hint="eastAsia"/>
          <w:szCs w:val="21"/>
        </w:rPr>
        <w:t xml:space="preserve">    </w:t>
      </w:r>
      <w:r>
        <w:rPr>
          <w:rFonts w:asciiTheme="minorEastAsia" w:hAnsiTheme="minorEastAsia" w:cstheme="minorEastAsia" w:hint="eastAsia"/>
          <w:position w:val="-20"/>
          <w:szCs w:val="21"/>
        </w:rPr>
        <w:object w:dxaOrig="1080" w:dyaOrig="440" w14:anchorId="180B9664">
          <v:shape id="_x0000_i2366" type="#_x0000_t75" style="width:54pt;height:22.05pt" o:ole="">
            <v:imagedata r:id="rId1072" o:title=""/>
          </v:shape>
          <o:OLEObject Type="Embed" ProgID="Equation.KSEE3" ShapeID="_x0000_i2366" DrawAspect="Content" ObjectID="_1654737293" r:id="rId1073"/>
        </w:object>
      </w:r>
    </w:p>
    <w:p w14:paraId="3A4B0054" w14:textId="77777777" w:rsidR="00C807CB" w:rsidRDefault="00C807CB" w:rsidP="00C807CB">
      <w:pPr>
        <w:spacing w:line="300" w:lineRule="auto"/>
        <w:ind w:firstLineChars="100" w:firstLine="21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position w:val="-110"/>
          <w:szCs w:val="21"/>
        </w:rPr>
        <w:object w:dxaOrig="5620" w:dyaOrig="2560" w14:anchorId="0F95457C">
          <v:shape id="_x0000_i2367" type="#_x0000_t75" style="width:280.45pt;height:127.75pt" o:ole="">
            <v:imagedata r:id="rId1074" o:title=""/>
          </v:shape>
          <o:OLEObject Type="Embed" ProgID="Equation.KSEE3" ShapeID="_x0000_i2367" DrawAspect="Content" ObjectID="_1654737294" r:id="rId1075"/>
        </w:object>
      </w:r>
    </w:p>
    <w:p w14:paraId="6A5868B6" w14:textId="77777777" w:rsidR="00C807CB" w:rsidRDefault="00C807CB" w:rsidP="00C807CB">
      <w:pPr>
        <w:spacing w:line="300" w:lineRule="auto"/>
        <w:ind w:firstLineChars="100" w:firstLine="21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position w:val="-8"/>
          <w:szCs w:val="21"/>
        </w:rPr>
        <w:object w:dxaOrig="740" w:dyaOrig="320" w14:anchorId="6C9760A3">
          <v:shape id="_x0000_i2368" type="#_x0000_t75" style="width:37.15pt;height:16.25pt" o:ole="">
            <v:imagedata r:id="rId1076" o:title=""/>
          </v:shape>
          <o:OLEObject Type="Embed" ProgID="Equation.KSEE3" ShapeID="_x0000_i2368" DrawAspect="Content" ObjectID="_1654737295" r:id="rId1077"/>
        </w:object>
      </w:r>
    </w:p>
    <w:p w14:paraId="5CB5F1EC" w14:textId="77777777" w:rsidR="00C807CB" w:rsidRDefault="00C807CB" w:rsidP="00C807C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</w:t>
      </w:r>
      <w:r>
        <w:rPr>
          <w:rFonts w:asciiTheme="minorEastAsia" w:hAnsiTheme="minorEastAsia"/>
          <w:szCs w:val="21"/>
        </w:rPr>
        <w:t>.</w:t>
      </w:r>
      <w:r>
        <w:rPr>
          <w:rFonts w:asciiTheme="minorEastAsia" w:hAnsiTheme="minorEastAsia" w:hint="eastAsia"/>
          <w:szCs w:val="21"/>
        </w:rPr>
        <w:t>利用柯西收敛准则判断下列的收敛性</w:t>
      </w:r>
    </w:p>
    <w:p w14:paraId="4B0EC27A" w14:textId="77777777" w:rsidR="00C807CB" w:rsidRDefault="00C807CB" w:rsidP="00C807CB">
      <w:pPr>
        <w:rPr>
          <w:rFonts w:asciiTheme="minorEastAsia" w:hAnsiTheme="minorEastAsia"/>
          <w:iCs/>
          <w:sz w:val="32"/>
          <w:szCs w:val="32"/>
        </w:rPr>
      </w:pPr>
      <w:r>
        <w:rPr>
          <w:rFonts w:asciiTheme="minorEastAsia" w:hAnsiTheme="minorEastAsia" w:hint="eastAsia"/>
          <w:szCs w:val="21"/>
        </w:rPr>
        <w:t>（1）</w:t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m:oMath>
        <m:nary>
          <m:naryPr>
            <m:chr m:val="∑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n=0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den>
            </m:f>
          </m:e>
        </m:nary>
      </m:oMath>
    </w:p>
    <w:p w14:paraId="104790B3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>解：|</w:t>
      </w:r>
      <w:r>
        <w:rPr>
          <w:rFonts w:asciiTheme="minorEastAsia" w:hAnsiTheme="minorEastAsia"/>
          <w:iCs/>
          <w:szCs w:val="21"/>
        </w:rPr>
        <w:t xml:space="preserve"> </w:t>
      </w:r>
      <w:proofErr w:type="spellStart"/>
      <w:r>
        <w:rPr>
          <w:rFonts w:asciiTheme="minorEastAsia" w:hAnsiTheme="minorEastAsia"/>
          <w:iCs/>
          <w:szCs w:val="21"/>
        </w:rPr>
        <w:t>S</w:t>
      </w:r>
      <w:r>
        <w:rPr>
          <w:rFonts w:asciiTheme="minorEastAsia" w:hAnsiTheme="minorEastAsia"/>
          <w:iCs/>
          <w:szCs w:val="21"/>
          <w:vertAlign w:val="subscript"/>
        </w:rPr>
        <w:t>n+p</w:t>
      </w:r>
      <w:proofErr w:type="spellEnd"/>
      <w:r>
        <w:rPr>
          <w:rFonts w:asciiTheme="minorEastAsia" w:hAnsiTheme="minorEastAsia"/>
          <w:iCs/>
          <w:szCs w:val="21"/>
        </w:rPr>
        <w:t>– S</w:t>
      </w:r>
      <w:r>
        <w:rPr>
          <w:rFonts w:asciiTheme="minorEastAsia" w:hAnsiTheme="minorEastAsia"/>
          <w:iCs/>
          <w:szCs w:val="21"/>
          <w:vertAlign w:val="subscript"/>
        </w:rPr>
        <w:t xml:space="preserve">n </w:t>
      </w:r>
      <w:r>
        <w:rPr>
          <w:rFonts w:asciiTheme="minorEastAsia" w:hAnsiTheme="minorEastAsia"/>
          <w:iCs/>
          <w:szCs w:val="21"/>
        </w:rPr>
        <w:t>| = | U</w:t>
      </w:r>
      <w:r>
        <w:rPr>
          <w:rFonts w:asciiTheme="minorEastAsia" w:hAnsiTheme="minorEastAsia"/>
          <w:iCs/>
          <w:szCs w:val="21"/>
          <w:vertAlign w:val="subscript"/>
        </w:rPr>
        <w:t>n+1</w:t>
      </w:r>
      <w:r>
        <w:rPr>
          <w:rFonts w:asciiTheme="minorEastAsia" w:hAnsiTheme="minorEastAsia"/>
          <w:iCs/>
          <w:szCs w:val="21"/>
        </w:rPr>
        <w:t xml:space="preserve"> + U</w:t>
      </w:r>
      <w:r>
        <w:rPr>
          <w:rFonts w:asciiTheme="minorEastAsia" w:hAnsiTheme="minorEastAsia"/>
          <w:iCs/>
          <w:szCs w:val="21"/>
          <w:vertAlign w:val="subscript"/>
        </w:rPr>
        <w:t>n+2</w:t>
      </w:r>
      <w:r>
        <w:rPr>
          <w:rFonts w:asciiTheme="minorEastAsia" w:hAnsiTheme="minorEastAsia"/>
          <w:iCs/>
          <w:szCs w:val="21"/>
        </w:rPr>
        <w:t xml:space="preserve"> + …… + </w:t>
      </w:r>
      <w:proofErr w:type="spellStart"/>
      <w:r>
        <w:rPr>
          <w:rFonts w:asciiTheme="minorEastAsia" w:hAnsiTheme="minorEastAsia"/>
          <w:iCs/>
          <w:szCs w:val="21"/>
        </w:rPr>
        <w:t>U</w:t>
      </w:r>
      <w:r>
        <w:rPr>
          <w:rFonts w:asciiTheme="minorEastAsia" w:hAnsiTheme="minorEastAsia"/>
          <w:iCs/>
          <w:szCs w:val="21"/>
          <w:vertAlign w:val="subscript"/>
        </w:rPr>
        <w:t>n+p</w:t>
      </w:r>
      <w:proofErr w:type="spellEnd"/>
      <w:r>
        <w:rPr>
          <w:rFonts w:asciiTheme="minorEastAsia" w:hAnsiTheme="minorEastAsia"/>
          <w:iCs/>
          <w:szCs w:val="21"/>
        </w:rPr>
        <w:t xml:space="preserve"> |</w:t>
      </w:r>
    </w:p>
    <w:p w14:paraId="2486D65B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                  = |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n+2</m:t>
                </m:r>
              </m:sup>
            </m:sSup>
          </m:num>
          <m:den>
            <m:r>
              <w:rPr>
                <w:rFonts w:ascii="Cambria Math" w:hAnsi="Cambria Math"/>
                <w:szCs w:val="21"/>
              </w:rPr>
              <m:t>n+1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+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n+3</m:t>
                </m:r>
              </m:sup>
            </m:sSup>
          </m:num>
          <m:den>
            <m:r>
              <w:rPr>
                <w:rFonts w:ascii="Cambria Math" w:hAnsi="Cambria Math"/>
                <w:szCs w:val="21"/>
              </w:rPr>
              <m:t>n+2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+ …… +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n+p+1</m:t>
                </m:r>
              </m:sup>
            </m:sSup>
          </m:num>
          <m:den>
            <m:r>
              <w:rPr>
                <w:rFonts w:ascii="Cambria Math" w:hAnsi="Cambria Math"/>
                <w:szCs w:val="21"/>
              </w:rPr>
              <m:t>n+p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>|</w:t>
      </w:r>
    </w:p>
    <w:p w14:paraId="63DA24CB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                  = |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n+1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-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n+2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+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n+3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- …… +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n+p+1</m:t>
                </m:r>
              </m:sup>
            </m:sSup>
          </m:num>
          <m:den>
            <m:r>
              <w:rPr>
                <w:rFonts w:ascii="Cambria Math" w:hAnsi="Cambria Math"/>
                <w:szCs w:val="21"/>
              </w:rPr>
              <m:t>n+p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>|</w:t>
      </w:r>
    </w:p>
    <w:p w14:paraId="42C26161" w14:textId="77777777" w:rsidR="00C807CB" w:rsidRDefault="00C807CB" w:rsidP="00C807C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∴ 当p为奇数时：</w:t>
      </w:r>
    </w:p>
    <w:p w14:paraId="361E93B7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</w:t>
      </w:r>
      <w:r>
        <w:rPr>
          <w:rFonts w:asciiTheme="minorEastAsia" w:hAnsiTheme="minorEastAsia" w:hint="eastAsia"/>
          <w:iCs/>
          <w:szCs w:val="21"/>
        </w:rPr>
        <w:t>|</w:t>
      </w:r>
      <w:r>
        <w:rPr>
          <w:rFonts w:asciiTheme="minorEastAsia" w:hAnsiTheme="minorEastAsia"/>
          <w:iCs/>
          <w:szCs w:val="21"/>
        </w:rPr>
        <w:t xml:space="preserve"> </w:t>
      </w:r>
      <w:proofErr w:type="spellStart"/>
      <w:r>
        <w:rPr>
          <w:rFonts w:asciiTheme="minorEastAsia" w:hAnsiTheme="minorEastAsia"/>
          <w:iCs/>
          <w:szCs w:val="21"/>
        </w:rPr>
        <w:t>S</w:t>
      </w:r>
      <w:r>
        <w:rPr>
          <w:rFonts w:asciiTheme="minorEastAsia" w:hAnsiTheme="minorEastAsia"/>
          <w:iCs/>
          <w:szCs w:val="21"/>
          <w:vertAlign w:val="subscript"/>
        </w:rPr>
        <w:t>n+p</w:t>
      </w:r>
      <w:proofErr w:type="spellEnd"/>
      <w:r>
        <w:rPr>
          <w:rFonts w:asciiTheme="minorEastAsia" w:hAnsiTheme="minorEastAsia"/>
          <w:iCs/>
          <w:szCs w:val="21"/>
        </w:rPr>
        <w:t>– S</w:t>
      </w:r>
      <w:r>
        <w:rPr>
          <w:rFonts w:asciiTheme="minorEastAsia" w:hAnsiTheme="minorEastAsia"/>
          <w:iCs/>
          <w:szCs w:val="21"/>
          <w:vertAlign w:val="subscript"/>
        </w:rPr>
        <w:t xml:space="preserve">n </w:t>
      </w:r>
      <w:r>
        <w:rPr>
          <w:rFonts w:asciiTheme="minorEastAsia" w:hAnsiTheme="minorEastAsia"/>
          <w:iCs/>
          <w:szCs w:val="21"/>
        </w:rPr>
        <w:t xml:space="preserve">| </w:t>
      </w:r>
      <w:r>
        <w:rPr>
          <w:rFonts w:asciiTheme="minorEastAsia" w:hAnsiTheme="minorEastAsia" w:hint="eastAsia"/>
          <w:iCs/>
          <w:szCs w:val="21"/>
        </w:rPr>
        <w:t>=</w:t>
      </w:r>
      <w:r>
        <w:rPr>
          <w:rFonts w:asciiTheme="minorEastAsia" w:hAnsiTheme="minorEastAsia"/>
          <w:iCs/>
          <w:szCs w:val="2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n+1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- 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2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+ 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3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- …… - 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p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&lt;</w:t>
      </w:r>
      <w:r>
        <w:rPr>
          <w:rFonts w:asciiTheme="minorEastAsia" w:hAnsiTheme="minorEastAsia"/>
          <w:iCs/>
          <w:szCs w:val="21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n+1</m:t>
            </m:r>
          </m:den>
        </m:f>
      </m:oMath>
    </w:p>
    <w:p w14:paraId="4E15A647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  </w:t>
      </w:r>
      <w:r>
        <w:rPr>
          <w:rFonts w:asciiTheme="minorEastAsia" w:hAnsiTheme="minorEastAsia" w:hint="eastAsia"/>
          <w:iCs/>
          <w:szCs w:val="21"/>
        </w:rPr>
        <w:t>当p为偶数时：</w:t>
      </w:r>
    </w:p>
    <w:p w14:paraId="2F98C09E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</w:t>
      </w:r>
      <w:r>
        <w:rPr>
          <w:rFonts w:asciiTheme="minorEastAsia" w:hAnsiTheme="minorEastAsia" w:hint="eastAsia"/>
          <w:iCs/>
          <w:szCs w:val="21"/>
        </w:rPr>
        <w:t>|</w:t>
      </w:r>
      <w:r>
        <w:rPr>
          <w:rFonts w:asciiTheme="minorEastAsia" w:hAnsiTheme="minorEastAsia"/>
          <w:iCs/>
          <w:szCs w:val="21"/>
        </w:rPr>
        <w:t xml:space="preserve"> </w:t>
      </w:r>
      <w:proofErr w:type="spellStart"/>
      <w:r>
        <w:rPr>
          <w:rFonts w:asciiTheme="minorEastAsia" w:hAnsiTheme="minorEastAsia"/>
          <w:iCs/>
          <w:szCs w:val="21"/>
        </w:rPr>
        <w:t>S</w:t>
      </w:r>
      <w:r>
        <w:rPr>
          <w:rFonts w:asciiTheme="minorEastAsia" w:hAnsiTheme="minorEastAsia"/>
          <w:iCs/>
          <w:szCs w:val="21"/>
          <w:vertAlign w:val="subscript"/>
        </w:rPr>
        <w:t>n+p</w:t>
      </w:r>
      <w:proofErr w:type="spellEnd"/>
      <w:r>
        <w:rPr>
          <w:rFonts w:asciiTheme="minorEastAsia" w:hAnsiTheme="minorEastAsia"/>
          <w:iCs/>
          <w:szCs w:val="21"/>
        </w:rPr>
        <w:t>– S</w:t>
      </w:r>
      <w:r>
        <w:rPr>
          <w:rFonts w:asciiTheme="minorEastAsia" w:hAnsiTheme="minorEastAsia"/>
          <w:iCs/>
          <w:szCs w:val="21"/>
          <w:vertAlign w:val="subscript"/>
        </w:rPr>
        <w:t xml:space="preserve">n </w:t>
      </w:r>
      <w:r>
        <w:rPr>
          <w:rFonts w:asciiTheme="minorEastAsia" w:hAnsiTheme="minorEastAsia"/>
          <w:iCs/>
          <w:szCs w:val="21"/>
        </w:rPr>
        <w:t>|</w:t>
      </w:r>
      <w:r>
        <w:rPr>
          <w:rFonts w:asciiTheme="minorEastAsia" w:hAnsiTheme="minorEastAsia" w:hint="eastAsia"/>
          <w:iCs/>
          <w:szCs w:val="21"/>
        </w:rPr>
        <w:t>=</w:t>
      </w:r>
      <w:r>
        <w:rPr>
          <w:rFonts w:asciiTheme="minorEastAsia" w:hAnsiTheme="minorEastAsia"/>
          <w:iCs/>
          <w:szCs w:val="2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n+1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- 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2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+ 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3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- …… -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p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hAnsi="Cambria Math"/>
                <w:szCs w:val="21"/>
              </w:rPr>
              <m:t>2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+</w:t>
      </w:r>
      <w:r>
        <w:rPr>
          <w:rFonts w:asciiTheme="minorEastAsia" w:hAnsiTheme="minorEastAsia"/>
          <w:iCs/>
          <w:szCs w:val="2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p</m:t>
            </m:r>
            <m: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w:rPr>
                <w:rFonts w:ascii="Cambria Math" w:hAnsi="Cambria Math"/>
                <w:szCs w:val="21"/>
              </w:rPr>
              <m:t>1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-</w:t>
      </w:r>
      <w:r>
        <w:rPr>
          <w:rFonts w:asciiTheme="minorEastAsia" w:hAnsiTheme="minorEastAsia"/>
          <w:iCs/>
          <w:szCs w:val="2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p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&lt;</w:t>
      </w:r>
      <w:r>
        <w:rPr>
          <w:rFonts w:asciiTheme="minorEastAsia" w:hAnsiTheme="minorEastAsia"/>
          <w:iCs/>
          <w:szCs w:val="2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1</m:t>
            </m:r>
          </m:den>
        </m:f>
      </m:oMath>
    </w:p>
    <w:p w14:paraId="12224A8A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>∴</w:t>
      </w:r>
      <w:r>
        <w:rPr>
          <w:rFonts w:asciiTheme="minorEastAsia" w:hAnsiTheme="minorEastAsia"/>
          <w:iCs/>
          <w:szCs w:val="21"/>
        </w:rPr>
        <w:t xml:space="preserve"> </w:t>
      </w:r>
      <w:r>
        <w:rPr>
          <w:rFonts w:asciiTheme="minorEastAsia" w:hAnsiTheme="minorEastAsia" w:hint="eastAsia"/>
          <w:iCs/>
          <w:szCs w:val="21"/>
        </w:rPr>
        <w:t>|</w:t>
      </w:r>
      <w:r>
        <w:rPr>
          <w:rFonts w:asciiTheme="minorEastAsia" w:hAnsiTheme="minorEastAsia"/>
          <w:iCs/>
          <w:szCs w:val="21"/>
        </w:rPr>
        <w:t xml:space="preserve"> </w:t>
      </w:r>
      <w:proofErr w:type="spellStart"/>
      <w:r>
        <w:rPr>
          <w:rFonts w:asciiTheme="minorEastAsia" w:hAnsiTheme="minorEastAsia"/>
          <w:iCs/>
          <w:szCs w:val="21"/>
        </w:rPr>
        <w:t>S</w:t>
      </w:r>
      <w:r>
        <w:rPr>
          <w:rFonts w:asciiTheme="minorEastAsia" w:hAnsiTheme="minorEastAsia"/>
          <w:iCs/>
          <w:szCs w:val="21"/>
          <w:vertAlign w:val="subscript"/>
        </w:rPr>
        <w:t>n+p</w:t>
      </w:r>
      <w:proofErr w:type="spellEnd"/>
      <w:r>
        <w:rPr>
          <w:rFonts w:asciiTheme="minorEastAsia" w:hAnsiTheme="minorEastAsia"/>
          <w:iCs/>
          <w:szCs w:val="21"/>
        </w:rPr>
        <w:t>– S</w:t>
      </w:r>
      <w:r>
        <w:rPr>
          <w:rFonts w:asciiTheme="minorEastAsia" w:hAnsiTheme="minorEastAsia"/>
          <w:iCs/>
          <w:szCs w:val="21"/>
          <w:vertAlign w:val="subscript"/>
        </w:rPr>
        <w:t xml:space="preserve">n </w:t>
      </w:r>
      <w:r>
        <w:rPr>
          <w:rFonts w:asciiTheme="minorEastAsia" w:hAnsiTheme="minorEastAsia"/>
          <w:iCs/>
          <w:szCs w:val="21"/>
        </w:rPr>
        <w:t xml:space="preserve">| &lt;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n+1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>&lt;</w:t>
      </w:r>
      <w:r>
        <w:rPr>
          <w:rFonts w:asciiTheme="minorEastAsia" w:hAnsiTheme="minorEastAsia" w:hint="eastAsia"/>
          <w:iCs/>
          <w:szCs w:val="2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&lt; </w:t>
      </w:r>
      <w:r>
        <w:rPr>
          <w:rFonts w:asciiTheme="minorEastAsia" w:hAnsiTheme="minorEastAsia" w:hint="eastAsia"/>
          <w:iCs/>
          <w:szCs w:val="21"/>
        </w:rPr>
        <w:t>ε</w:t>
      </w:r>
    </w:p>
    <w:p w14:paraId="48923B24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 xml:space="preserve">取正整数 </w:t>
      </w:r>
      <w:r>
        <w:rPr>
          <w:rFonts w:asciiTheme="minorEastAsia" w:hAnsiTheme="minorEastAsia"/>
          <w:iCs/>
          <w:szCs w:val="21"/>
        </w:rPr>
        <w:t xml:space="preserve">N </w:t>
      </w:r>
      <w:r>
        <w:rPr>
          <w:rFonts w:asciiTheme="minorEastAsia" w:hAnsiTheme="minorEastAsia" w:hint="eastAsia"/>
          <w:iCs/>
          <w:szCs w:val="21"/>
        </w:rPr>
        <w:t>≥</w:t>
      </w:r>
      <w:r>
        <w:rPr>
          <w:rFonts w:asciiTheme="minorEastAsia" w:hAnsiTheme="minorEastAsia"/>
          <w:iCs/>
          <w:szCs w:val="2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ε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, </w:t>
      </w:r>
      <w:r>
        <w:rPr>
          <w:rFonts w:asciiTheme="minorEastAsia" w:hAnsiTheme="minorEastAsia" w:hint="eastAsia"/>
          <w:iCs/>
          <w:szCs w:val="21"/>
        </w:rPr>
        <w:t xml:space="preserve">当 </w:t>
      </w:r>
      <w:r>
        <w:rPr>
          <w:rFonts w:asciiTheme="minorEastAsia" w:hAnsiTheme="minorEastAsia"/>
          <w:iCs/>
          <w:szCs w:val="21"/>
        </w:rPr>
        <w:t xml:space="preserve">n &gt; N </w:t>
      </w:r>
      <w:r>
        <w:rPr>
          <w:rFonts w:asciiTheme="minorEastAsia" w:hAnsiTheme="minorEastAsia" w:hint="eastAsia"/>
          <w:iCs/>
          <w:szCs w:val="21"/>
        </w:rPr>
        <w:t>时,</w:t>
      </w:r>
      <w:r>
        <w:rPr>
          <w:rFonts w:asciiTheme="minorEastAsia" w:hAnsiTheme="minorEastAsia"/>
          <w:iCs/>
          <w:szCs w:val="21"/>
        </w:rPr>
        <w:t xml:space="preserve"> </w:t>
      </w:r>
      <w:r>
        <w:rPr>
          <w:rFonts w:asciiTheme="minorEastAsia" w:hAnsiTheme="minorEastAsia" w:hint="eastAsia"/>
          <w:iCs/>
          <w:szCs w:val="21"/>
        </w:rPr>
        <w:t>级数收敛</w:t>
      </w:r>
    </w:p>
    <w:p w14:paraId="2CF3B7F6" w14:textId="77777777" w:rsidR="00C807CB" w:rsidRDefault="00C807CB" w:rsidP="00C807CB">
      <w:pPr>
        <w:rPr>
          <w:rFonts w:asciiTheme="minorEastAsia" w:hAnsiTheme="minorEastAsia"/>
          <w:iCs/>
          <w:sz w:val="32"/>
          <w:szCs w:val="32"/>
        </w:rPr>
      </w:pPr>
      <w:r>
        <w:rPr>
          <w:rFonts w:asciiTheme="minorEastAsia" w:hAnsiTheme="minorEastAsia" w:hint="eastAsia"/>
          <w:iCs/>
          <w:szCs w:val="21"/>
        </w:rPr>
        <w:t xml:space="preserve">（2） </w:t>
      </w:r>
      <m:oMath>
        <m:nary>
          <m:naryPr>
            <m:chr m:val="∑"/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n=1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∞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3n+1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3n+2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3n+3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 xml:space="preserve"> ) </m:t>
            </m:r>
          </m:e>
        </m:nary>
      </m:oMath>
    </w:p>
    <w:p w14:paraId="1CE510B7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>解:</w:t>
      </w:r>
      <w:r>
        <w:rPr>
          <w:rFonts w:asciiTheme="minorEastAsia" w:hAnsiTheme="minorEastAsia"/>
          <w:iCs/>
          <w:szCs w:val="21"/>
        </w:rPr>
        <w:t xml:space="preserve"> U</w:t>
      </w:r>
      <w:r>
        <w:rPr>
          <w:rFonts w:asciiTheme="minorEastAsia" w:hAnsiTheme="minorEastAsia"/>
          <w:iCs/>
          <w:szCs w:val="21"/>
          <w:vertAlign w:val="subscript"/>
        </w:rPr>
        <w:t>n</w:t>
      </w:r>
      <w:r>
        <w:rPr>
          <w:rFonts w:asciiTheme="minorEastAsia" w:hAnsiTheme="minorEastAsia"/>
          <w:iCs/>
          <w:szCs w:val="21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3n+1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+ (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3n+2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-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3n+3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) &gt;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3n+1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≥</w:t>
      </w:r>
      <w:r>
        <w:rPr>
          <w:rFonts w:asciiTheme="minorEastAsia" w:hAnsiTheme="minorEastAsia"/>
          <w:iCs/>
          <w:szCs w:val="2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4n</m:t>
            </m:r>
          </m:den>
        </m:f>
      </m:oMath>
    </w:p>
    <w:p w14:paraId="1ABF06BD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>∴ p</w:t>
      </w:r>
      <w:r>
        <w:rPr>
          <w:rFonts w:asciiTheme="minorEastAsia" w:hAnsiTheme="minorEastAsia"/>
          <w:iCs/>
          <w:szCs w:val="21"/>
        </w:rPr>
        <w:t xml:space="preserve"> = n</w:t>
      </w:r>
    </w:p>
    <w:p w14:paraId="2D72345D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>∴ |</w:t>
      </w:r>
      <w:r>
        <w:rPr>
          <w:rFonts w:asciiTheme="minorEastAsia" w:hAnsiTheme="minorEastAsia"/>
          <w:iCs/>
          <w:szCs w:val="21"/>
        </w:rPr>
        <w:t xml:space="preserve"> </w:t>
      </w:r>
      <w:proofErr w:type="spellStart"/>
      <w:r>
        <w:rPr>
          <w:rFonts w:asciiTheme="minorEastAsia" w:hAnsiTheme="minorEastAsia"/>
          <w:iCs/>
          <w:szCs w:val="21"/>
        </w:rPr>
        <w:t>S</w:t>
      </w:r>
      <w:r>
        <w:rPr>
          <w:rFonts w:asciiTheme="minorEastAsia" w:hAnsiTheme="minorEastAsia"/>
          <w:iCs/>
          <w:szCs w:val="21"/>
          <w:vertAlign w:val="subscript"/>
        </w:rPr>
        <w:t>n+p</w:t>
      </w:r>
      <w:proofErr w:type="spellEnd"/>
      <w:r>
        <w:rPr>
          <w:rFonts w:asciiTheme="minorEastAsia" w:hAnsiTheme="minorEastAsia"/>
          <w:iCs/>
          <w:szCs w:val="21"/>
        </w:rPr>
        <w:t>– S</w:t>
      </w:r>
      <w:r>
        <w:rPr>
          <w:rFonts w:asciiTheme="minorEastAsia" w:hAnsiTheme="minorEastAsia"/>
          <w:iCs/>
          <w:szCs w:val="21"/>
          <w:vertAlign w:val="subscript"/>
        </w:rPr>
        <w:t xml:space="preserve">n </w:t>
      </w:r>
      <w:r>
        <w:rPr>
          <w:rFonts w:asciiTheme="minorEastAsia" w:hAnsiTheme="minorEastAsia"/>
          <w:iCs/>
          <w:szCs w:val="21"/>
        </w:rPr>
        <w:t>| = U</w:t>
      </w:r>
      <w:r>
        <w:rPr>
          <w:rFonts w:asciiTheme="minorEastAsia" w:hAnsiTheme="minorEastAsia"/>
          <w:iCs/>
          <w:szCs w:val="21"/>
          <w:vertAlign w:val="subscript"/>
        </w:rPr>
        <w:t xml:space="preserve">n+1 </w:t>
      </w:r>
      <w:r>
        <w:rPr>
          <w:rFonts w:asciiTheme="minorEastAsia" w:hAnsiTheme="minorEastAsia"/>
          <w:szCs w:val="21"/>
        </w:rPr>
        <w:t xml:space="preserve">+ </w:t>
      </w:r>
      <w:r>
        <w:rPr>
          <w:rFonts w:asciiTheme="minorEastAsia" w:hAnsiTheme="minorEastAsia"/>
          <w:iCs/>
          <w:szCs w:val="21"/>
        </w:rPr>
        <w:t>U</w:t>
      </w:r>
      <w:r>
        <w:rPr>
          <w:rFonts w:asciiTheme="minorEastAsia" w:hAnsiTheme="minorEastAsia"/>
          <w:iCs/>
          <w:szCs w:val="21"/>
          <w:vertAlign w:val="subscript"/>
        </w:rPr>
        <w:t xml:space="preserve">n+2 </w:t>
      </w:r>
      <w:r>
        <w:rPr>
          <w:rFonts w:asciiTheme="minorEastAsia" w:hAnsiTheme="minorEastAsia"/>
          <w:szCs w:val="21"/>
        </w:rPr>
        <w:t xml:space="preserve">+ …… + </w:t>
      </w:r>
      <w:proofErr w:type="spellStart"/>
      <w:r>
        <w:rPr>
          <w:rFonts w:asciiTheme="minorEastAsia" w:hAnsiTheme="minorEastAsia"/>
          <w:iCs/>
          <w:szCs w:val="21"/>
        </w:rPr>
        <w:t>U</w:t>
      </w:r>
      <w:r>
        <w:rPr>
          <w:rFonts w:asciiTheme="minorEastAsia" w:hAnsiTheme="minorEastAsia"/>
          <w:iCs/>
          <w:szCs w:val="21"/>
          <w:vertAlign w:val="subscript"/>
        </w:rPr>
        <w:t>n+n</w:t>
      </w:r>
      <w:proofErr w:type="spellEnd"/>
      <w:r>
        <w:rPr>
          <w:rFonts w:asciiTheme="minorEastAsia" w:hAnsiTheme="minorEastAsia"/>
          <w:iCs/>
          <w:szCs w:val="21"/>
          <w:vertAlign w:val="subscript"/>
        </w:rPr>
        <w:t xml:space="preserve">  </w:t>
      </w:r>
      <w:r>
        <w:rPr>
          <w:rFonts w:asciiTheme="minorEastAsia" w:hAnsiTheme="minorEastAsia" w:hint="eastAsia"/>
          <w:iCs/>
          <w:szCs w:val="21"/>
        </w:rPr>
        <w:t xml:space="preserve">≥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4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(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n+1</m:t>
            </m:r>
          </m:den>
        </m:f>
      </m:oMath>
      <w:r>
        <w:rPr>
          <w:rFonts w:asciiTheme="minorEastAsia" w:hAnsiTheme="minorEastAsia"/>
          <w:iCs/>
          <w:szCs w:val="21"/>
          <w:vertAlign w:val="subscript"/>
        </w:rPr>
        <w:t xml:space="preserve"> </w:t>
      </w:r>
      <w:r>
        <w:rPr>
          <w:rFonts w:asciiTheme="minorEastAsia" w:hAnsiTheme="minorEastAsia"/>
          <w:szCs w:val="21"/>
        </w:rPr>
        <w:t xml:space="preserve">+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 w:hint="eastAsia"/>
                <w:szCs w:val="21"/>
              </w:rPr>
              <m:t>n+</m:t>
            </m:r>
            <m:r>
              <w:rPr>
                <w:rFonts w:ascii="Cambria Math" w:hAnsi="Cambria Math"/>
                <w:szCs w:val="21"/>
              </w:rPr>
              <m:t>2</m:t>
            </m:r>
          </m:den>
        </m:f>
      </m:oMath>
      <w:r>
        <w:rPr>
          <w:rFonts w:asciiTheme="minorEastAsia" w:hAnsiTheme="minorEastAsia"/>
          <w:iCs/>
          <w:szCs w:val="21"/>
        </w:rPr>
        <w:t xml:space="preserve"> + …… +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  <m:r>
              <w:rPr>
                <w:rFonts w:ascii="Cambria Math" w:hAnsi="Cambria Math" w:hint="eastAsia"/>
                <w:szCs w:val="21"/>
              </w:rPr>
              <m:t>n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</w:t>
      </w:r>
      <w:r>
        <w:rPr>
          <w:rFonts w:asciiTheme="minorEastAsia" w:hAnsiTheme="minorEastAsia"/>
          <w:iCs/>
          <w:szCs w:val="21"/>
        </w:rPr>
        <w:t xml:space="preserve">) &gt;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8</m:t>
            </m:r>
          </m:den>
        </m:f>
      </m:oMath>
    </w:p>
    <w:p w14:paraId="114F9400" w14:textId="77777777" w:rsidR="00C807CB" w:rsidRDefault="00C807CB" w:rsidP="00C807CB">
      <w:pPr>
        <w:rPr>
          <w:rFonts w:asciiTheme="minorEastAsia" w:hAnsiTheme="minorEastAsia"/>
          <w:iCs/>
          <w:szCs w:val="21"/>
        </w:rPr>
      </w:pPr>
      <w:r>
        <w:rPr>
          <w:rFonts w:asciiTheme="minorEastAsia" w:hAnsiTheme="minorEastAsia" w:hint="eastAsia"/>
          <w:iCs/>
          <w:szCs w:val="21"/>
        </w:rPr>
        <w:t>∴ 取 ε</w:t>
      </w:r>
      <w:r>
        <w:rPr>
          <w:rFonts w:asciiTheme="minorEastAsia" w:hAnsiTheme="minorEastAsia"/>
          <w:iCs/>
          <w:szCs w:val="21"/>
        </w:rPr>
        <w:t xml:space="preserve"> </w:t>
      </w:r>
      <w:r>
        <w:rPr>
          <w:rFonts w:asciiTheme="minorEastAsia" w:hAnsiTheme="minorEastAsia" w:hint="eastAsia"/>
          <w:iCs/>
          <w:szCs w:val="21"/>
        </w:rPr>
        <w:t>=</w:t>
      </w:r>
      <w:r>
        <w:rPr>
          <w:rFonts w:asciiTheme="minorEastAsia" w:hAnsiTheme="minorEastAsia"/>
          <w:iCs/>
          <w:szCs w:val="21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iCs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8</m:t>
            </m:r>
          </m:den>
        </m:f>
      </m:oMath>
      <w:r>
        <w:rPr>
          <w:rFonts w:asciiTheme="minorEastAsia" w:hAnsiTheme="minorEastAsia" w:hint="eastAsia"/>
          <w:iCs/>
          <w:szCs w:val="21"/>
        </w:rPr>
        <w:t xml:space="preserve"> 即可证得该级数发散</w:t>
      </w:r>
    </w:p>
    <w:p w14:paraId="39182251" w14:textId="77777777" w:rsidR="00BD5ABC" w:rsidRPr="00C807CB" w:rsidRDefault="00BD5ABC" w:rsidP="00BD5ABC">
      <w:pPr>
        <w:spacing w:line="300" w:lineRule="auto"/>
        <w:rPr>
          <w:rFonts w:ascii="宋体" w:eastAsia="宋体" w:hAnsi="宋体" w:cs="宋体" w:hint="eastAsia"/>
          <w:szCs w:val="21"/>
        </w:rPr>
      </w:pPr>
    </w:p>
    <w:p w14:paraId="7D11F328" w14:textId="3767BA23" w:rsidR="00075B47" w:rsidRDefault="00075B47" w:rsidP="00C35CC3">
      <w:pPr>
        <w:jc w:val="left"/>
        <w:rPr>
          <w:rFonts w:ascii="宋体" w:eastAsia="宋体" w:hAnsi="宋体"/>
          <w:szCs w:val="21"/>
        </w:rPr>
      </w:pPr>
    </w:p>
    <w:p w14:paraId="09E9158C" w14:textId="77777777" w:rsidR="004A2E11" w:rsidRPr="004A2E11" w:rsidRDefault="004A2E11" w:rsidP="004A2E11">
      <w:pPr>
        <w:keepNext/>
        <w:keepLines/>
        <w:spacing w:before="260" w:after="260" w:line="413" w:lineRule="auto"/>
        <w:jc w:val="center"/>
        <w:outlineLvl w:val="2"/>
        <w:rPr>
          <w:rFonts w:ascii="宋体" w:eastAsia="宋体" w:hAnsi="宋体" w:cs="Times New Roman"/>
          <w:b/>
          <w:sz w:val="30"/>
          <w:szCs w:val="30"/>
        </w:rPr>
      </w:pPr>
      <w:r w:rsidRPr="004A2E11">
        <w:rPr>
          <w:rFonts w:ascii="宋体" w:eastAsia="宋体" w:hAnsi="宋体" w:cs="Times New Roman" w:hint="eastAsia"/>
          <w:b/>
          <w:sz w:val="30"/>
          <w:szCs w:val="30"/>
        </w:rPr>
        <w:lastRenderedPageBreak/>
        <w:t>24.正项级数</w:t>
      </w:r>
    </w:p>
    <w:p w14:paraId="4DEC5D59" w14:textId="77777777" w:rsidR="004A2E11" w:rsidRPr="004A2E11" w:rsidRDefault="004A2E11" w:rsidP="00D046E4">
      <w:pPr>
        <w:numPr>
          <w:ilvl w:val="0"/>
          <w:numId w:val="43"/>
        </w:numPr>
        <w:rPr>
          <w:rFonts w:ascii="宋体" w:eastAsia="宋体" w:hAnsi="宋体" w:cs="Times New Roman"/>
          <w:szCs w:val="21"/>
        </w:rPr>
      </w:pPr>
      <m:oMath>
        <m:nary>
          <m:naryPr>
            <m:chr m:val="∑"/>
            <m:limLoc m:val="subSup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 w:hint="eastAsia"/>
                <w:szCs w:val="21"/>
              </w:rPr>
              <m:t>n</m:t>
            </m:r>
            <m:r>
              <w:rPr>
                <w:rFonts w:ascii="Cambria Math" w:eastAsia="宋体" w:hAnsi="Cambria Math" w:cs="Times New Roman"/>
                <w:szCs w:val="21"/>
              </w:rPr>
              <m:t>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  <m:func>
                  <m:fun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szCs w:val="21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</m:fName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nπ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</m:den>
            </m:f>
          </m:e>
        </m:nary>
      </m:oMath>
    </w:p>
    <w:p w14:paraId="7FC5EFBA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>解：</w:t>
      </w:r>
      <m:oMath>
        <m:func>
          <m:func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uncPr>
          <m:fName>
            <w:bookmarkStart w:id="83" w:name="_Hlk43035571"/>
            <m:limLow>
              <m:limLow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  <m:r>
                  <w:rPr>
                    <w:rFonts w:ascii="Cambria Math" w:eastAsia="宋体" w:hAnsi="Cambria Math" w:cs="Times New Roman"/>
                    <w:szCs w:val="21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b>
                </m:sSub>
              </m:den>
            </m:f>
            <w:bookmarkEnd w:id="83"/>
          </m:e>
        </m:func>
        <m:r>
          <w:rPr>
            <w:rFonts w:ascii="Cambria Math" w:eastAsia="宋体" w:hAnsi="Cambria Math" w:cs="Times New Roman"/>
            <w:szCs w:val="21"/>
          </w:rPr>
          <m:t>=</m:t>
        </m:r>
        <m:func>
          <m:func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(n+1)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cos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(n+1)π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den>
                </m:f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sup>
                </m:sSup>
              </m:den>
            </m:f>
          </m:e>
        </m:func>
        <m:r>
          <w:rPr>
            <w:rFonts w:ascii="Cambria Math" w:eastAsia="宋体" w:hAnsi="Cambria Math" w:cs="Times New Roman"/>
            <w:szCs w:val="21"/>
          </w:rPr>
          <m:t>×</m:t>
        </m:r>
        <m:f>
          <m:f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n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cos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nπ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den>
            </m:f>
          </m:den>
        </m:f>
      </m:oMath>
      <w:r w:rsidRPr="004A2E11">
        <w:rPr>
          <w:rFonts w:ascii="宋体" w:eastAsia="宋体" w:hAnsi="宋体" w:cs="Times New Roman" w:hint="eastAsia"/>
          <w:iCs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r>
          <w:rPr>
            <w:rFonts w:ascii="Cambria Math" w:eastAsia="宋体" w:hAnsi="Cambria Math" w:cs="Times New Roman"/>
            <w:szCs w:val="21"/>
          </w:rPr>
          <m:t>&lt;1</m:t>
        </m:r>
      </m:oMath>
    </w:p>
    <w:p w14:paraId="678AAEF3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 xml:space="preserve"> </w:t>
      </w:r>
      <w:r w:rsidRPr="004A2E11">
        <w:rPr>
          <w:rFonts w:ascii="宋体" w:eastAsia="宋体" w:hAnsi="宋体" w:cs="Times New Roman"/>
          <w:iCs/>
          <w:szCs w:val="21"/>
        </w:rPr>
        <w:t xml:space="preserve">   </w:t>
      </w:r>
      <w:r w:rsidRPr="004A2E11">
        <w:rPr>
          <w:rFonts w:ascii="宋体" w:eastAsia="宋体" w:hAnsi="宋体" w:cs="Times New Roman" w:hint="eastAsia"/>
          <w:iCs/>
          <w:szCs w:val="21"/>
        </w:rPr>
        <w:t>故其收敛。</w:t>
      </w:r>
    </w:p>
    <w:p w14:paraId="4E668E32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</w:p>
    <w:p w14:paraId="4F69FFE9" w14:textId="77777777" w:rsidR="004A2E11" w:rsidRPr="004A2E11" w:rsidRDefault="004A2E11" w:rsidP="00D046E4">
      <w:pPr>
        <w:numPr>
          <w:ilvl w:val="0"/>
          <w:numId w:val="43"/>
        </w:numPr>
        <w:rPr>
          <w:rFonts w:ascii="宋体" w:eastAsia="宋体" w:hAnsi="宋体" w:cs="Times New Roman"/>
          <w:iCs/>
          <w:szCs w:val="21"/>
        </w:rPr>
      </w:pP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 w:hint="eastAsia"/>
                <w:szCs w:val="21"/>
              </w:rPr>
              <m:t>n</m:t>
            </m:r>
            <m:r>
              <w:rPr>
                <w:rFonts w:ascii="Cambria Math" w:eastAsia="宋体" w:hAnsi="Cambria Math" w:cs="Times New Roman"/>
                <w:szCs w:val="21"/>
              </w:rPr>
              <m:t>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e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-n</m:t>
                </m:r>
              </m:sup>
            </m:sSup>
          </m:e>
        </m:nary>
      </m:oMath>
    </w:p>
    <w:p w14:paraId="308B6F21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</w:p>
    <w:p w14:paraId="70330486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>解：</w:t>
      </w:r>
      <m:oMath>
        <m:func>
          <m:func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  <m:r>
                  <w:rPr>
                    <w:rFonts w:ascii="Cambria Math" w:eastAsia="宋体" w:hAnsi="Cambria Math" w:cs="Times New Roman"/>
                    <w:szCs w:val="21"/>
                  </w:rPr>
                  <m:t>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b>
                </m:sSub>
              </m:den>
            </m:f>
          </m:e>
        </m:func>
        <m:r>
          <w:rPr>
            <w:rFonts w:ascii="Cambria Math" w:eastAsia="宋体" w:hAnsi="Cambria Math" w:cs="Times New Roman"/>
            <w:szCs w:val="21"/>
          </w:rPr>
          <m:t>=</m:t>
        </m:r>
        <m:func>
          <m:func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(n+1)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sup>
                </m:sSup>
              </m:den>
            </m:f>
          </m:e>
        </m:func>
        <m:r>
          <w:rPr>
            <w:rFonts w:ascii="Cambria Math" w:eastAsia="宋体" w:hAnsi="Cambria Math" w:cs="Times New Roman"/>
            <w:szCs w:val="21"/>
          </w:rPr>
          <m:t>×</m:t>
        </m:r>
        <m:f>
          <m:f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e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Times New Roman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e</m:t>
            </m:r>
          </m:den>
        </m:f>
        <m:r>
          <w:rPr>
            <w:rFonts w:ascii="Cambria Math" w:eastAsia="宋体" w:hAnsi="Cambria Math" w:cs="Times New Roman"/>
            <w:szCs w:val="21"/>
          </w:rPr>
          <m:t>&lt;1</m:t>
        </m:r>
      </m:oMath>
    </w:p>
    <w:p w14:paraId="70418A14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 xml:space="preserve"> </w:t>
      </w:r>
      <w:r w:rsidRPr="004A2E11">
        <w:rPr>
          <w:rFonts w:ascii="宋体" w:eastAsia="宋体" w:hAnsi="宋体" w:cs="Times New Roman"/>
          <w:iCs/>
          <w:szCs w:val="21"/>
        </w:rPr>
        <w:t xml:space="preserve">   </w:t>
      </w:r>
      <w:r w:rsidRPr="004A2E11">
        <w:rPr>
          <w:rFonts w:ascii="宋体" w:eastAsia="宋体" w:hAnsi="宋体" w:cs="Times New Roman" w:hint="eastAsia"/>
          <w:iCs/>
          <w:szCs w:val="21"/>
        </w:rPr>
        <w:t>故其收敛。</w:t>
      </w:r>
    </w:p>
    <w:p w14:paraId="1D5B15C8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</w:p>
    <w:p w14:paraId="4A5F5E84" w14:textId="77777777" w:rsidR="004A2E11" w:rsidRPr="004A2E11" w:rsidRDefault="004A2E11" w:rsidP="004A2E11">
      <w:pPr>
        <w:rPr>
          <w:rFonts w:ascii="宋体" w:eastAsia="宋体" w:hAnsi="宋体" w:cs="Times New Roman"/>
          <w:szCs w:val="21"/>
        </w:rPr>
      </w:pPr>
    </w:p>
    <w:p w14:paraId="47B9C505" w14:textId="77777777" w:rsidR="004A2E11" w:rsidRPr="004A2E11" w:rsidRDefault="004A2E11" w:rsidP="00D046E4">
      <w:pPr>
        <w:numPr>
          <w:ilvl w:val="0"/>
          <w:numId w:val="43"/>
        </w:numPr>
        <w:rPr>
          <w:rFonts w:ascii="宋体" w:eastAsia="宋体" w:hAnsi="宋体" w:cs="Times New Roman"/>
          <w:szCs w:val="21"/>
        </w:rPr>
      </w:pP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m:rPr>
                <m:sty m:val="b"/>
              </m:rPr>
              <w:rPr>
                <w:rFonts w:ascii="Cambria Math" w:eastAsia="宋体" w:hAnsi="Cambria Math" w:cs="Helvetica"/>
                <w:color w:val="333333"/>
                <w:szCs w:val="21"/>
                <w:shd w:val="clear" w:color="auto" w:fill="FFFFFF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  <m:rad>
                  <m:ra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radPr>
                  <m:deg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deg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</m:rad>
              </m:den>
            </m:f>
          </m:e>
        </m:nary>
      </m:oMath>
    </w:p>
    <w:p w14:paraId="3CC82D34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>解：</w:t>
      </w:r>
    </w:p>
    <w:p w14:paraId="667AFC4E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>令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u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n</m:t>
            </m:r>
          </m:sub>
        </m:sSub>
      </m:oMath>
      <w:r w:rsidRPr="004A2E11">
        <w:rPr>
          <w:rFonts w:ascii="宋体" w:eastAsia="宋体" w:hAnsi="宋体" w:cs="Times New Roman" w:hint="eastAsia"/>
          <w:iCs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 w:hint="eastAsia"/>
                <w:szCs w:val="21"/>
              </w:rPr>
              <m:t>n</m:t>
            </m:r>
            <m:rad>
              <m:rad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radPr>
              <m:deg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</m:deg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e>
            </m:rad>
          </m:den>
        </m:f>
      </m:oMath>
      <w:r w:rsidRPr="004A2E11">
        <w:rPr>
          <w:rFonts w:ascii="宋体" w:eastAsia="宋体" w:hAnsi="宋体" w:cs="Times New Roman" w:hint="eastAsia"/>
          <w:iCs/>
          <w:szCs w:val="21"/>
        </w:rPr>
        <w:t xml:space="preserve"> </w:t>
      </w:r>
      <w:r w:rsidRPr="004A2E11">
        <w:rPr>
          <w:rFonts w:ascii="宋体" w:eastAsia="宋体" w:hAnsi="宋体" w:cs="Times New Roman"/>
          <w:iCs/>
          <w:szCs w:val="21"/>
        </w:rPr>
        <w:t xml:space="preserve">   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n</m:t>
            </m:r>
          </m:sub>
        </m:sSub>
      </m:oMath>
      <w:r w:rsidRPr="004A2E11">
        <w:rPr>
          <w:rFonts w:ascii="宋体" w:eastAsia="宋体" w:hAnsi="宋体" w:cs="Times New Roman" w:hint="eastAsia"/>
          <w:iCs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n</m:t>
            </m:r>
          </m:den>
        </m:f>
      </m:oMath>
      <w:r w:rsidRPr="004A2E11">
        <w:rPr>
          <w:rFonts w:ascii="宋体" w:eastAsia="宋体" w:hAnsi="宋体" w:cs="Times New Roman" w:hint="eastAsia"/>
          <w:iCs/>
          <w:szCs w:val="21"/>
        </w:rPr>
        <w:t xml:space="preserve"> </w:t>
      </w:r>
      <w:r w:rsidRPr="004A2E11">
        <w:rPr>
          <w:rFonts w:ascii="宋体" w:eastAsia="宋体" w:hAnsi="宋体" w:cs="Times New Roman"/>
          <w:iCs/>
          <w:szCs w:val="21"/>
        </w:rPr>
        <w:t xml:space="preserve">      </w:t>
      </w:r>
      <m:oMath>
        <m:func>
          <m:func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b>
                </m:sSub>
              </m:den>
            </m:f>
          </m:e>
        </m:func>
      </m:oMath>
      <w:r w:rsidRPr="004A2E11">
        <w:rPr>
          <w:rFonts w:ascii="宋体" w:eastAsia="宋体" w:hAnsi="宋体" w:cs="Times New Roman" w:hint="eastAsia"/>
          <w:iCs/>
          <w:szCs w:val="21"/>
        </w:rPr>
        <w:t>=</w:t>
      </w:r>
      <m:oMath>
        <m:func>
          <m:func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</m:lim>
            </m:limLow>
          </m:fName>
          <m:e>
            <m:rad>
              <m:rad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radPr>
              <m:deg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deg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e>
            </m:rad>
          </m:e>
        </m:func>
      </m:oMath>
      <w:r w:rsidRPr="004A2E11">
        <w:rPr>
          <w:rFonts w:ascii="宋体" w:eastAsia="宋体" w:hAnsi="宋体" w:cs="Times New Roman" w:hint="eastAsia"/>
          <w:iCs/>
          <w:szCs w:val="21"/>
        </w:rPr>
        <w:t>=</w:t>
      </w:r>
      <w:r w:rsidRPr="004A2E11">
        <w:rPr>
          <w:rFonts w:ascii="宋体" w:eastAsia="宋体" w:hAnsi="宋体" w:cs="Times New Roman"/>
          <w:iCs/>
          <w:szCs w:val="21"/>
        </w:rPr>
        <w:t>1</w:t>
      </w:r>
    </w:p>
    <w:p w14:paraId="172E2311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>因为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n</m:t>
            </m:r>
          </m:sub>
        </m:sSub>
      </m:oMath>
      <w:r w:rsidRPr="004A2E11">
        <w:rPr>
          <w:rFonts w:ascii="宋体" w:eastAsia="宋体" w:hAnsi="宋体" w:cs="Times New Roman" w:hint="eastAsia"/>
          <w:iCs/>
          <w:szCs w:val="21"/>
        </w:rPr>
        <w:t>为调和级数，发散</w:t>
      </w:r>
    </w:p>
    <w:p w14:paraId="6003F7C6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>所以可知该级数发散</w:t>
      </w:r>
    </w:p>
    <w:p w14:paraId="13455467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</w:p>
    <w:p w14:paraId="65C3B55A" w14:textId="77777777" w:rsidR="004A2E11" w:rsidRPr="004A2E11" w:rsidRDefault="004A2E11" w:rsidP="00D046E4">
      <w:pPr>
        <w:numPr>
          <w:ilvl w:val="0"/>
          <w:numId w:val="43"/>
        </w:numPr>
        <w:rPr>
          <w:rFonts w:ascii="宋体" w:eastAsia="宋体" w:hAnsi="宋体" w:cs="Times New Roman"/>
          <w:iCs/>
          <w:szCs w:val="21"/>
        </w:rPr>
      </w:pP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m:rPr>
                <m:sty m:val="b"/>
              </m:rPr>
              <w:rPr>
                <w:rFonts w:ascii="Cambria Math" w:eastAsia="宋体" w:hAnsi="Cambria Math" w:cs="Helvetica"/>
                <w:color w:val="333333"/>
                <w:szCs w:val="21"/>
                <w:shd w:val="clear" w:color="auto" w:fill="FFFFFF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n!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</m:den>
            </m:f>
          </m:e>
        </m:nary>
      </m:oMath>
    </w:p>
    <w:p w14:paraId="201137E8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</w:p>
    <w:p w14:paraId="4F9A7C92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>解：</w:t>
      </w:r>
    </w:p>
    <w:p w14:paraId="74A9DD34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 xml:space="preserve">因为 </w:t>
      </w:r>
      <m:oMath>
        <m:func>
          <m:func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b>
                </m:sSub>
              </m:den>
            </m:f>
          </m:e>
        </m:func>
      </m:oMath>
      <w:r w:rsidRPr="004A2E11">
        <w:rPr>
          <w:rFonts w:ascii="宋体" w:eastAsia="宋体" w:hAnsi="宋体" w:cs="Times New Roman" w:hint="eastAsia"/>
          <w:iCs/>
          <w:szCs w:val="21"/>
        </w:rPr>
        <w:t xml:space="preserve">= </w:t>
      </w:r>
      <m:oMath>
        <m:func>
          <m:func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(n+1)!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(n+1)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sup>
                </m:sSup>
              </m:den>
            </m:f>
            <m:r>
              <w:rPr>
                <w:rFonts w:ascii="Cambria Math" w:eastAsia="宋体" w:hAnsi="Cambria Math" w:cs="Times New Roman"/>
                <w:szCs w:val="21"/>
              </w:rPr>
              <m:t>*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n!</m:t>
                </m:r>
              </m:den>
            </m:f>
          </m:e>
        </m:func>
      </m:oMath>
      <w:r w:rsidRPr="004A2E11">
        <w:rPr>
          <w:rFonts w:ascii="宋体" w:eastAsia="宋体" w:hAnsi="宋体" w:cs="Times New Roman" w:hint="eastAsia"/>
          <w:iCs/>
          <w:szCs w:val="21"/>
        </w:rPr>
        <w:t>=2</w:t>
      </w:r>
      <m:oMath>
        <m:func>
          <m:func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iCs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</m:t>
                    </m:r>
                    <m:r>
                      <w:rPr>
                        <w:rFonts w:ascii="Cambria Math" w:eastAsia="微软雅黑" w:hAnsi="Cambria Math" w:cs="微软雅黑" w:hint="eastAsia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n+1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n+1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den>
                </m:f>
              </m:sup>
            </m:sSup>
          </m:e>
        </m:func>
      </m:oMath>
      <w:r w:rsidRPr="004A2E11">
        <w:rPr>
          <w:rFonts w:ascii="宋体" w:eastAsia="宋体" w:hAnsi="宋体" w:cs="Times New Roman" w:hint="eastAsia"/>
          <w:iCs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2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e</m:t>
            </m:r>
          </m:den>
        </m:f>
      </m:oMath>
      <w:r w:rsidRPr="004A2E11">
        <w:rPr>
          <w:rFonts w:ascii="宋体" w:eastAsia="宋体" w:hAnsi="宋体" w:cs="Times New Roman" w:hint="eastAsia"/>
          <w:iCs/>
          <w:szCs w:val="21"/>
        </w:rPr>
        <w:t>&lt;1;</w:t>
      </w:r>
    </w:p>
    <w:p w14:paraId="339810DF" w14:textId="77777777" w:rsidR="004A2E11" w:rsidRPr="004A2E11" w:rsidRDefault="004A2E11" w:rsidP="004A2E11">
      <w:pPr>
        <w:rPr>
          <w:rFonts w:ascii="宋体" w:eastAsia="宋体" w:hAnsi="宋体" w:cs="Times New Roman"/>
          <w:iCs/>
          <w:szCs w:val="21"/>
        </w:rPr>
      </w:pPr>
      <w:r w:rsidRPr="004A2E11">
        <w:rPr>
          <w:rFonts w:ascii="宋体" w:eastAsia="宋体" w:hAnsi="宋体" w:cs="Times New Roman" w:hint="eastAsia"/>
          <w:iCs/>
          <w:szCs w:val="21"/>
        </w:rPr>
        <w:t xml:space="preserve">     </w:t>
      </w:r>
      <m:oMath>
        <m:r>
          <w:rPr>
            <w:rFonts w:ascii="Cambria Math" w:eastAsia="宋体" w:hAnsi="Cambria Math" w:cs="Times New Roman"/>
            <w:szCs w:val="21"/>
          </w:rPr>
          <m:t>∴</m:t>
        </m:r>
      </m:oMath>
      <w:r w:rsidRPr="004A2E11">
        <w:rPr>
          <w:rFonts w:ascii="宋体" w:eastAsia="宋体" w:hAnsi="宋体" w:cs="Times New Roman" w:hint="eastAsia"/>
          <w:iCs/>
          <w:szCs w:val="21"/>
        </w:rPr>
        <w:t xml:space="preserve"> 根据比较审敛法可知该级数收敛</w:t>
      </w:r>
    </w:p>
    <w:p w14:paraId="6BCC13F3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</w:p>
    <w:p w14:paraId="0F26426C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</w:p>
    <w:p w14:paraId="49CEE780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</w:p>
    <w:p w14:paraId="2193F12B" w14:textId="77777777" w:rsidR="004A2E11" w:rsidRPr="004A2E11" w:rsidRDefault="004A2E11" w:rsidP="00D046E4">
      <w:pPr>
        <w:numPr>
          <w:ilvl w:val="0"/>
          <w:numId w:val="43"/>
        </w:num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已知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w:bookmarkStart w:id="84" w:name="_Hlk42545057"/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e>
                  <m:sup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</m:t>
                        </m:r>
                      </m:e>
                    </m:func>
                  </m:sup>
                </m:sSup>
              </m:den>
            </m:f>
            <w:bookmarkEnd w:id="84"/>
          </m:e>
        </m:nary>
      </m:oMath>
      <w:r w:rsidRPr="004A2E11">
        <w:rPr>
          <w:rFonts w:ascii="宋体" w:eastAsia="宋体" w:hAnsi="宋体" w:cs="Times New Roman"/>
          <w:szCs w:val="21"/>
        </w:rPr>
        <w:t xml:space="preserve">, </w:t>
      </w:r>
      <w:r w:rsidRPr="004A2E11">
        <w:rPr>
          <w:rFonts w:ascii="宋体" w:eastAsia="宋体" w:hAnsi="宋体" w:cs="Times New Roman" w:hint="eastAsia"/>
          <w:szCs w:val="21"/>
        </w:rPr>
        <w:t>求其敛散性</w:t>
      </w:r>
      <w:r w:rsidRPr="004A2E11">
        <w:rPr>
          <w:rFonts w:ascii="宋体" w:eastAsia="宋体" w:hAnsi="宋体" w:cs="Times New Roman"/>
          <w:szCs w:val="21"/>
        </w:rPr>
        <w:t>.</w:t>
      </w:r>
    </w:p>
    <w:p w14:paraId="4397C607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解:∵</w:t>
      </w:r>
      <w:bookmarkStart w:id="85" w:name="_Hlk42547887"/>
      <m:oMath>
        <m:limLow>
          <m:limLow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lim</m:t>
            </m:r>
          </m:e>
          <m:lim>
            <m:r>
              <w:rPr>
                <w:rFonts w:ascii="Cambria Math" w:eastAsia="宋体" w:hAnsi="Cambria Math" w:cs="Times New Roman" w:hint="eastAsia"/>
                <w:szCs w:val="21"/>
              </w:rPr>
              <m:t>n</m:t>
            </m:r>
            <m:r>
              <w:rPr>
                <w:rFonts w:ascii="Cambria Math" w:eastAsia="宋体" w:hAnsi="Cambria Math" w:cs="Times New Roman"/>
                <w:szCs w:val="21"/>
              </w:rPr>
              <m:t>→∞</m:t>
            </m:r>
          </m:lim>
        </m:limLow>
        <m:d>
          <m:dPr>
            <m:begChr m:val="|"/>
            <m:endChr m:val="|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sub>
                </m:sSub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un</m:t>
                </m:r>
              </m:den>
            </m:f>
          </m:e>
        </m:d>
      </m:oMath>
      <w:bookmarkEnd w:id="85"/>
      <w:r w:rsidRPr="004A2E11">
        <w:rPr>
          <w:rFonts w:ascii="宋体" w:eastAsia="宋体" w:hAnsi="宋体" w:cs="Times New Roman" w:hint="eastAsia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</m:oMath>
      <w:r w:rsidRPr="004A2E11">
        <w:rPr>
          <w:rFonts w:ascii="宋体" w:eastAsia="宋体" w:hAnsi="宋体" w:cs="Times New Roman" w:hint="eastAsia"/>
          <w:szCs w:val="21"/>
        </w:rPr>
        <w:t>=</w:t>
      </w:r>
      <m:oMath>
        <m:r>
          <w:rPr>
            <w:rFonts w:ascii="Cambria Math" w:eastAsia="宋体" w:hAnsi="Cambria Math" w:cs="Times New Roman"/>
            <w:szCs w:val="21"/>
          </w:rPr>
          <m:t xml:space="preserve">  </m:t>
        </m:r>
        <m:limLow>
          <m:limLow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limLowPr>
          <m:e>
            <w:bookmarkStart w:id="86" w:name="_Hlk42544724"/>
            <m:r>
              <w:rPr>
                <w:rFonts w:ascii="Cambria Math" w:eastAsia="宋体" w:hAnsi="Cambria Math" w:cs="Times New Roman"/>
                <w:szCs w:val="21"/>
              </w:rPr>
              <m:t>lim</m:t>
            </m:r>
          </m:e>
          <m:lim>
            <m:r>
              <w:rPr>
                <w:rFonts w:ascii="Cambria Math" w:eastAsia="宋体" w:hAnsi="Cambria Math" w:cs="Times New Roman"/>
                <w:szCs w:val="21"/>
              </w:rPr>
              <m:t>n→∞</m:t>
            </m:r>
            <w:bookmarkEnd w:id="86"/>
          </m:lim>
        </m:limLow>
        <m:r>
          <w:rPr>
            <w:rFonts w:ascii="Cambria Math" w:eastAsia="宋体" w:hAnsi="Cambria Math" w:cs="Times New Roman"/>
            <w:szCs w:val="21"/>
          </w:rPr>
          <m:t xml:space="preserve"> 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n+1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e>
              <m:sup>
                <m:func>
                  <m:fun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1"/>
                      </w:rPr>
                      <m:t>ln</m:t>
                    </m:r>
                  </m:fName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e>
                </m:func>
              </m:sup>
            </m:sSup>
          </m:den>
        </m:f>
      </m:oMath>
      <w:r w:rsidRPr="004A2E11">
        <w:rPr>
          <w:rFonts w:ascii="宋体" w:eastAsia="宋体" w:hAnsi="宋体" w:cs="Times New Roman"/>
          <w:szCs w:val="21"/>
        </w:rPr>
        <w:t xml:space="preserve"> </w:t>
      </w:r>
      <w:r w:rsidRPr="004A2E11">
        <w:rPr>
          <w:rFonts w:ascii="宋体" w:eastAsia="宋体" w:hAnsi="宋体" w:cs="Times New Roman" w:hint="eastAsia"/>
          <w:szCs w:val="21"/>
        </w:rPr>
        <w:t xml:space="preserve">· 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3</m:t>
                </m:r>
              </m:e>
              <m:sup>
                <m:func>
                  <m:fun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1"/>
                      </w:rPr>
                      <m:t>ln</m:t>
                    </m:r>
                  </m:fName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</m:func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</m:sup>
            </m:sSup>
          </m:den>
        </m:f>
      </m:oMath>
    </w:p>
    <w:p w14:paraId="3094D85B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 xml:space="preserve">              </w:t>
      </w:r>
      <w:r w:rsidRPr="004A2E11">
        <w:rPr>
          <w:rFonts w:ascii="宋体" w:eastAsia="宋体" w:hAnsi="宋体" w:cs="Times New Roman" w:hint="eastAsia"/>
          <w:szCs w:val="21"/>
        </w:rPr>
        <w:t>=</w:t>
      </w:r>
      <w:r w:rsidRPr="004A2E11">
        <w:rPr>
          <w:rFonts w:ascii="宋体" w:eastAsia="宋体" w:hAnsi="宋体" w:cs="Times New Roman"/>
          <w:szCs w:val="21"/>
        </w:rPr>
        <w:t xml:space="preserve"> 2</w:t>
      </w:r>
      <m:oMath>
        <m:limLow>
          <m:limLow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limLowPr>
          <m:e>
            <w:bookmarkStart w:id="87" w:name="_Hlk42544915"/>
            <m:r>
              <w:rPr>
                <w:rFonts w:ascii="Cambria Math" w:eastAsia="宋体" w:hAnsi="Cambria Math" w:cs="Times New Roman"/>
                <w:szCs w:val="21"/>
              </w:rPr>
              <m:t>lim</m:t>
            </m:r>
          </m:e>
          <m:lim>
            <m:r>
              <w:rPr>
                <w:rFonts w:ascii="Cambria Math" w:eastAsia="宋体" w:hAnsi="Cambria Math" w:cs="Times New Roman"/>
                <w:szCs w:val="21"/>
              </w:rPr>
              <m:t>n→∞</m:t>
            </m:r>
            <w:bookmarkEnd w:id="87"/>
          </m:lim>
        </m:limLow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 xml:space="preserve"> 3</m:t>
            </m:r>
          </m:e>
          <m:sup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e>
            </m:func>
            <m:r>
              <w:rPr>
                <w:rFonts w:ascii="Cambria Math" w:eastAsia="宋体" w:hAnsi="Cambria Math" w:cs="Times New Roman"/>
                <w:szCs w:val="21"/>
              </w:rPr>
              <m:t>-</m:t>
            </m:r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(n+1)</m:t>
                </m:r>
              </m:e>
            </m:func>
          </m:sup>
        </m:sSup>
      </m:oMath>
    </w:p>
    <w:p w14:paraId="593CDE6B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 xml:space="preserve">              = 2</w:t>
      </w:r>
      <m:oMath>
        <m:limLow>
          <m:limLow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limLowPr>
          <m:e>
            <m:r>
              <w:rPr>
                <w:rFonts w:ascii="Cambria Math" w:eastAsia="宋体" w:hAnsi="Cambria Math" w:cs="Times New Roman"/>
                <w:szCs w:val="21"/>
              </w:rPr>
              <m:t xml:space="preserve"> lim</m:t>
            </m:r>
          </m:e>
          <m:lim>
            <m:r>
              <w:rPr>
                <w:rFonts w:ascii="Cambria Math" w:eastAsia="宋体" w:hAnsi="Cambria Math" w:cs="Times New Roman"/>
                <w:szCs w:val="21"/>
              </w:rPr>
              <m:t>n→∞</m:t>
            </m:r>
          </m:lim>
        </m:limLow>
      </m:oMath>
      <w:r w:rsidRPr="004A2E11">
        <w:rPr>
          <w:rFonts w:ascii="宋体" w:eastAsia="宋体" w:hAnsi="宋体" w:cs="Times New Roman"/>
          <w:szCs w:val="21"/>
        </w:rPr>
        <w:t xml:space="preserve"> 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3</m:t>
            </m:r>
          </m:e>
          <m:sup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n+1</m:t>
                    </m:r>
                  </m:den>
                </m:f>
              </m:e>
            </m:func>
          </m:sup>
        </m:sSup>
      </m:oMath>
    </w:p>
    <w:p w14:paraId="0F2D9407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 xml:space="preserve">              = 2 &gt; 1</w:t>
      </w:r>
    </w:p>
    <w:p w14:paraId="62948C42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lastRenderedPageBreak/>
        <w:t xml:space="preserve"> </w:t>
      </w:r>
      <w:r w:rsidRPr="004A2E11">
        <w:rPr>
          <w:rFonts w:ascii="宋体" w:eastAsia="宋体" w:hAnsi="宋体" w:cs="Times New Roman"/>
          <w:szCs w:val="21"/>
        </w:rPr>
        <w:t xml:space="preserve">  </w:t>
      </w:r>
      <w:r w:rsidRPr="004A2E11">
        <w:rPr>
          <w:rFonts w:ascii="宋体" w:eastAsia="宋体" w:hAnsi="宋体" w:cs="Times New Roman" w:hint="eastAsia"/>
          <w:szCs w:val="21"/>
        </w:rPr>
        <w:t>∴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e>
                  <m:sup>
                    <m:func>
                      <m:func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</m:t>
                        </m:r>
                      </m:e>
                    </m:func>
                  </m:sup>
                </m:sSup>
              </m:den>
            </m:f>
          </m:e>
        </m:nary>
      </m:oMath>
      <w:r w:rsidRPr="004A2E11">
        <w:rPr>
          <w:rFonts w:ascii="宋体" w:eastAsia="宋体" w:hAnsi="宋体" w:cs="Times New Roman" w:hint="eastAsia"/>
          <w:szCs w:val="21"/>
        </w:rPr>
        <w:t>发散</w:t>
      </w:r>
      <w:r w:rsidRPr="004A2E11">
        <w:rPr>
          <w:rFonts w:ascii="宋体" w:eastAsia="宋体" w:hAnsi="宋体" w:cs="Times New Roman"/>
          <w:szCs w:val="21"/>
        </w:rPr>
        <w:t>.</w:t>
      </w:r>
    </w:p>
    <w:p w14:paraId="77D5B742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6 .已知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</m:t>
            </m:r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w:bookmarkStart w:id="88" w:name="_Hlk42548002"/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(</m:t>
                </m:r>
                <m:rad>
                  <m:ra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radPr>
                  <m:deg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deg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</m:rad>
                <m:r>
                  <w:rPr>
                    <w:rFonts w:ascii="Cambria Math" w:eastAsia="宋体" w:hAnsi="Cambria Math" w:cs="Times New Roman"/>
                    <w:szCs w:val="21"/>
                  </w:rPr>
                  <m:t>-1)</m:t>
                </m:r>
                <w:bookmarkEnd w:id="88"/>
              </m:den>
            </m:f>
          </m:e>
        </m:nary>
      </m:oMath>
      <w:r w:rsidRPr="004A2E11">
        <w:rPr>
          <w:rFonts w:ascii="宋体" w:eastAsia="宋体" w:hAnsi="宋体" w:cs="Times New Roman" w:hint="eastAsia"/>
          <w:szCs w:val="21"/>
        </w:rPr>
        <w:t>,</w:t>
      </w:r>
      <w:r w:rsidRPr="004A2E11">
        <w:rPr>
          <w:rFonts w:ascii="宋体" w:eastAsia="宋体" w:hAnsi="宋体" w:cs="Times New Roman"/>
          <w:szCs w:val="21"/>
        </w:rPr>
        <w:t xml:space="preserve"> </w:t>
      </w:r>
      <w:r w:rsidRPr="004A2E11">
        <w:rPr>
          <w:rFonts w:ascii="宋体" w:eastAsia="宋体" w:hAnsi="宋体" w:cs="Times New Roman" w:hint="eastAsia"/>
          <w:szCs w:val="21"/>
        </w:rPr>
        <w:t>求其敛散性</w:t>
      </w:r>
      <w:r w:rsidRPr="004A2E11">
        <w:rPr>
          <w:rFonts w:ascii="宋体" w:eastAsia="宋体" w:hAnsi="宋体" w:cs="Times New Roman"/>
          <w:szCs w:val="21"/>
        </w:rPr>
        <w:t>.</w:t>
      </w:r>
    </w:p>
    <w:p w14:paraId="5CE465C5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/>
          <w:szCs w:val="21"/>
        </w:rPr>
        <w:t>解</w:t>
      </w:r>
      <w:r w:rsidRPr="004A2E11">
        <w:rPr>
          <w:rFonts w:ascii="宋体" w:eastAsia="宋体" w:hAnsi="宋体" w:cs="Times New Roman" w:hint="eastAsia"/>
          <w:szCs w:val="21"/>
        </w:rPr>
        <w:t xml:space="preserve">:∵ </w:t>
      </w:r>
      <m:oMath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limLowPr>
              <m:e>
                <w:bookmarkStart w:id="89" w:name="_Hlk42704963"/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  <w:bookmarkEnd w:id="89"/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ad>
                  <m:ra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radPr>
                  <m:deg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deg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</m:rad>
                <m:r>
                  <w:rPr>
                    <w:rFonts w:ascii="Cambria Math" w:eastAsia="宋体" w:hAnsi="Cambria Math" w:cs="Times New Roman"/>
                    <w:szCs w:val="21"/>
                  </w:rPr>
                  <m:t>-1</m:t>
                </m:r>
              </m:num>
              <m:den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den>
                </m:f>
                <m:func>
                  <m:fun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1"/>
                      </w:rPr>
                      <m:t>ln</m:t>
                    </m:r>
                  </m:fName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</m:func>
              </m:den>
            </m:f>
          </m:e>
        </m:func>
      </m:oMath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 xml:space="preserve">= </w:t>
      </w:r>
      <m:oMath>
        <m:limLow>
          <m:limLow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limLow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lim</m:t>
            </m:r>
          </m:e>
          <m:lim>
            <m:r>
              <w:rPr>
                <w:rFonts w:ascii="Cambria Math" w:eastAsia="宋体" w:hAnsi="Cambria Math" w:cs="Times New Roman"/>
                <w:szCs w:val="21"/>
              </w:rPr>
              <m:t>n→∞</m:t>
            </m:r>
          </m:lim>
        </m:limLow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lnn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den>
                </m:f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-1</m:t>
            </m:r>
          </m:num>
          <m:den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e>
            </m:func>
          </m:den>
        </m:f>
      </m:oMath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>=1</w:t>
      </w:r>
    </w:p>
    <w:p w14:paraId="41212E14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 xml:space="preserve">  </w:t>
      </w:r>
      <w:r w:rsidRPr="004A2E11">
        <w:rPr>
          <w:rFonts w:ascii="宋体" w:eastAsia="宋体" w:hAnsi="宋体" w:cs="Times New Roman" w:hint="eastAsia"/>
          <w:szCs w:val="21"/>
        </w:rPr>
        <w:t>∴ 原式变为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</m:t>
            </m:r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nlnn</m:t>
                </m:r>
              </m:den>
            </m:f>
          </m:e>
        </m:nary>
      </m:oMath>
    </w:p>
    <w:p w14:paraId="30F1843E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 xml:space="preserve">  </w:t>
      </w:r>
      <w:r w:rsidRPr="004A2E11">
        <w:rPr>
          <w:rFonts w:ascii="宋体" w:eastAsia="宋体" w:hAnsi="宋体" w:cs="Times New Roman" w:hint="eastAsia"/>
          <w:szCs w:val="21"/>
        </w:rPr>
        <w:t>∵</w:t>
      </w:r>
      <w:r w:rsidRPr="004A2E11">
        <w:rPr>
          <w:rFonts w:ascii="宋体" w:eastAsia="宋体" w:hAnsi="宋体" w:cs="Times New Roman"/>
          <w:szCs w:val="21"/>
        </w:rPr>
        <w:t xml:space="preserve"> </w:t>
      </w:r>
      <m:oMath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nlnn</m:t>
                    </m:r>
                  </m:den>
                </m:f>
              </m:den>
            </m:f>
          </m:e>
        </m:func>
      </m:oMath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 xml:space="preserve">= </w:t>
      </w:r>
      <m:oMath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 w:cs="Times New Roman"/>
                    <w:szCs w:val="21"/>
                  </w:rPr>
                  <m:t>n→∞</m:t>
                </m:r>
              </m:lim>
            </m:limLow>
          </m:fName>
          <m:e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e>
            </m:func>
          </m:e>
        </m:func>
      </m:oMath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>=</w:t>
      </w:r>
      <w:r w:rsidRPr="004A2E11">
        <w:rPr>
          <w:rFonts w:ascii="宋体" w:eastAsia="宋体" w:hAnsi="宋体" w:cs="Times New Roman" w:hint="eastAsia"/>
          <w:szCs w:val="21"/>
        </w:rPr>
        <w:t>∞</w:t>
      </w:r>
      <w:r w:rsidRPr="004A2E11">
        <w:rPr>
          <w:rFonts w:ascii="宋体" w:eastAsia="宋体" w:hAnsi="宋体" w:cs="Times New Roman"/>
          <w:szCs w:val="21"/>
        </w:rPr>
        <w:t xml:space="preserve"> </w:t>
      </w:r>
      <w:r w:rsidRPr="004A2E11">
        <w:rPr>
          <w:rFonts w:ascii="宋体" w:eastAsia="宋体" w:hAnsi="宋体" w:cs="Times New Roman" w:hint="eastAsia"/>
          <w:szCs w:val="21"/>
        </w:rPr>
        <w:t xml:space="preserve">且 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n=2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den>
            </m:f>
          </m:e>
        </m:nary>
      </m:oMath>
      <w:r w:rsidRPr="004A2E11">
        <w:rPr>
          <w:rFonts w:ascii="宋体" w:eastAsia="宋体" w:hAnsi="宋体" w:cs="Times New Roman" w:hint="eastAsia"/>
          <w:szCs w:val="21"/>
        </w:rPr>
        <w:t xml:space="preserve"> 发散</w:t>
      </w:r>
    </w:p>
    <w:p w14:paraId="3C6B033C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 xml:space="preserve"> </w:t>
      </w:r>
      <w:r w:rsidRPr="004A2E11">
        <w:rPr>
          <w:rFonts w:ascii="宋体" w:eastAsia="宋体" w:hAnsi="宋体" w:cs="Times New Roman"/>
          <w:szCs w:val="21"/>
        </w:rPr>
        <w:t xml:space="preserve">  </w:t>
      </w:r>
      <w:r w:rsidRPr="004A2E11">
        <w:rPr>
          <w:rFonts w:ascii="宋体" w:eastAsia="宋体" w:hAnsi="宋体" w:cs="Times New Roman" w:hint="eastAsia"/>
          <w:szCs w:val="21"/>
        </w:rPr>
        <w:t>∴</w:t>
      </w:r>
      <m:oMath>
        <m:r>
          <w:rPr>
            <w:rFonts w:ascii="Cambria Math" w:eastAsia="宋体" w:hAnsi="Cambria Math" w:cs="Times New Roman"/>
            <w:szCs w:val="21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</m:t>
            </m:r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(</m:t>
                </m:r>
                <m:rad>
                  <m:ra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radPr>
                  <m:deg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deg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e>
                </m:rad>
                <m:r>
                  <w:rPr>
                    <w:rFonts w:ascii="Cambria Math" w:eastAsia="宋体" w:hAnsi="Cambria Math" w:cs="Times New Roman"/>
                    <w:szCs w:val="21"/>
                  </w:rPr>
                  <m:t>-1)</m:t>
                </m:r>
              </m:den>
            </m:f>
          </m:e>
        </m:nary>
      </m:oMath>
      <w:r w:rsidRPr="004A2E11">
        <w:rPr>
          <w:rFonts w:ascii="宋体" w:eastAsia="宋体" w:hAnsi="宋体" w:cs="Times New Roman" w:hint="eastAsia"/>
          <w:szCs w:val="21"/>
        </w:rPr>
        <w:t xml:space="preserve"> 发散.</w:t>
      </w:r>
    </w:p>
    <w:p w14:paraId="7067DDED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</w:p>
    <w:p w14:paraId="5BB9B1BA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7：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Times New Roman"/>
                <w:szCs w:val="21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n=1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∞</m:t>
            </m:r>
          </m:sup>
          <m:e/>
        </m:nary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n!</m:t>
            </m:r>
          </m:num>
          <m:den>
            <m:sSup>
              <m:sSup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</m:sup>
            </m:sSup>
          </m:den>
        </m:f>
        <m:sSup>
          <m:sSupPr>
            <m:ctrlPr>
              <w:rPr>
                <w:rFonts w:ascii="Cambria Math" w:eastAsia="宋体" w:hAnsi="Cambria Math" w:cs="Times New Roman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(a&gt;0)</m:t>
        </m:r>
      </m:oMath>
    </w:p>
    <w:p w14:paraId="7DE4044F" w14:textId="77777777" w:rsidR="004A2E11" w:rsidRPr="004A2E11" w:rsidRDefault="004A2E11" w:rsidP="004A2E11">
      <w:pPr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解：</w:t>
      </w:r>
    </w:p>
    <w:p w14:paraId="2F863F70" w14:textId="77777777" w:rsidR="004A2E11" w:rsidRPr="004A2E11" w:rsidRDefault="004A2E11" w:rsidP="004A2E11">
      <w:pPr>
        <w:rPr>
          <w:rFonts w:ascii="宋体" w:eastAsia="宋体" w:hAnsi="宋体" w:cs="Times New Roman"/>
          <w:szCs w:val="21"/>
        </w:rPr>
      </w:pPr>
      <m:oMath>
        <m:limLow>
          <m:limLow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limLowPr>
          <m:e>
            <m:r>
              <w:rPr>
                <w:rFonts w:ascii="Cambria Math" w:eastAsia="宋体" w:hAnsi="Cambria Math" w:cs="Times New Roman"/>
                <w:szCs w:val="21"/>
              </w:rPr>
              <m:t>lim</m:t>
            </m:r>
          </m:e>
          <m:lim>
            <m:r>
              <w:rPr>
                <w:rFonts w:ascii="Cambria Math" w:eastAsia="宋体" w:hAnsi="Cambria Math" w:cs="Times New Roman"/>
                <w:szCs w:val="21"/>
              </w:rPr>
              <m:t>n→∞</m:t>
            </m:r>
          </m:lim>
        </m:limLow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n</m:t>
            </m:r>
          </m:e>
          <m:sub>
            <m:rad>
              <m:radPr>
                <m:degHide m:val="1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n!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</m:t>
                        </m:r>
                      </m:sup>
                    </m:sSup>
                  </m:den>
                </m:f>
              </m:e>
            </m:rad>
          </m:sub>
        </m:sSub>
        <m:r>
          <w:rPr>
            <w:rFonts w:ascii="Cambria Math" w:eastAsia="宋体" w:hAnsi="Cambria Math" w:cs="Times New Roman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a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ⅇ</m:t>
            </m:r>
          </m:den>
        </m:f>
      </m:oMath>
      <w:r w:rsidRPr="004A2E11">
        <w:rPr>
          <w:rFonts w:ascii="宋体" w:eastAsia="宋体" w:hAnsi="宋体" w:cs="Times New Roman" w:hint="eastAsia"/>
          <w:szCs w:val="21"/>
        </w:rPr>
        <w:t>，当a&gt;</w:t>
      </w:r>
      <w:r w:rsidRPr="004A2E11">
        <w:rPr>
          <w:rFonts w:ascii="宋体" w:eastAsia="宋体" w:hAnsi="宋体" w:cs="Times New Roman"/>
          <w:szCs w:val="21"/>
        </w:rPr>
        <w:t>e</w:t>
      </w:r>
      <w:r w:rsidRPr="004A2E11">
        <w:rPr>
          <w:rFonts w:ascii="宋体" w:eastAsia="宋体" w:hAnsi="宋体" w:cs="Times New Roman" w:hint="eastAsia"/>
          <w:szCs w:val="21"/>
        </w:rPr>
        <w:t>时，发散，当a</w:t>
      </w:r>
      <w:r w:rsidRPr="004A2E11">
        <w:rPr>
          <w:rFonts w:ascii="宋体" w:eastAsia="宋体" w:hAnsi="宋体" w:cs="Times New Roman"/>
          <w:szCs w:val="21"/>
        </w:rPr>
        <w:t>&lt;e</w:t>
      </w:r>
      <w:r w:rsidRPr="004A2E11">
        <w:rPr>
          <w:rFonts w:ascii="宋体" w:eastAsia="宋体" w:hAnsi="宋体" w:cs="Times New Roman" w:hint="eastAsia"/>
          <w:szCs w:val="21"/>
        </w:rPr>
        <w:t>时，收敛。</w:t>
      </w:r>
    </w:p>
    <w:p w14:paraId="4C3C8587" w14:textId="77777777" w:rsidR="004A2E11" w:rsidRPr="004A2E11" w:rsidRDefault="004A2E11" w:rsidP="004A2E11">
      <w:pPr>
        <w:rPr>
          <w:rFonts w:ascii="宋体" w:eastAsia="宋体" w:hAnsi="宋体" w:cs="Times New Roman"/>
          <w:szCs w:val="21"/>
        </w:rPr>
      </w:pPr>
    </w:p>
    <w:p w14:paraId="48DB5DB7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8: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Times New Roman"/>
                <w:szCs w:val="21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n=1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∞</m:t>
            </m:r>
          </m:sup>
          <m:e/>
        </m:nary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(J</m:t>
        </m:r>
        <m:acc>
          <m:accPr>
            <m:chr m:val="̅"/>
            <m:ctrlPr>
              <w:rPr>
                <w:rFonts w:ascii="Cambria Math" w:eastAsia="宋体" w:hAnsi="Cambria Math" w:cs="Times New Roman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n+1</m:t>
            </m:r>
          </m:e>
        </m:acc>
        <m:r>
          <m:rPr>
            <m:sty m:val="p"/>
          </m:rPr>
          <w:rPr>
            <w:rFonts w:ascii="Cambria Math" w:eastAsia="微软雅黑" w:hAnsi="Cambria Math" w:cs="微软雅黑" w:hint="eastAsia"/>
            <w:szCs w:val="21"/>
          </w:rPr>
          <m:t>-</m:t>
        </m:r>
        <m:rad>
          <m:radPr>
            <m:degHide m:val="1"/>
            <m:ctrlPr>
              <w:rPr>
                <w:rFonts w:ascii="Cambria Math" w:eastAsia="宋体" w:hAnsi="Cambria Math" w:cs="Times New Roman"/>
                <w:szCs w:val="21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</m:t>
            </m:r>
          </m:e>
        </m:rad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)</m:t>
        </m:r>
        <m:func>
          <m:funcPr>
            <m:ctrlPr>
              <w:rPr>
                <w:rFonts w:ascii="Cambria Math" w:eastAsia="宋体" w:hAnsi="Cambria Math" w:cs="Times New Roman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ln</m:t>
            </m:r>
          </m:fName>
          <m:e>
            <m:f>
              <m:f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n+1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</m:den>
            </m:f>
          </m:e>
        </m:func>
      </m:oMath>
    </w:p>
    <w:p w14:paraId="22A70EDF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bookmarkStart w:id="90" w:name="_Hlk43053122"/>
    </w:p>
    <w:p w14:paraId="7DF24F3C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解：</w:t>
      </w:r>
    </w:p>
    <w:p w14:paraId="53D6A2E9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m:oMath>
        <m:d>
          <m:dPr>
            <m:ctrlPr>
              <w:rPr>
                <w:rFonts w:ascii="Cambria Math" w:eastAsia="宋体" w:hAnsi="Cambria Math" w:cs="Times New Roman"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Cs w:val="21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 w:hint="eastAsia"/>
                            <w:szCs w:val="21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 w:hint="eastAsia"/>
                            <w:szCs w:val="21"/>
                          </w:rPr>
                          <m:t>+1</m:t>
                        </m:r>
                      </m:sub>
                    </m:sSub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Cs w:val="21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 w:hint="eastAsia"/>
                        <w:szCs w:val="21"/>
                      </w:rPr>
                      <m:t>n</m:t>
                    </m:r>
                  </m:e>
                </m:rad>
              </m:den>
            </m:f>
          </m:e>
        </m:d>
        <w:bookmarkEnd w:id="90"/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P</m:t>
        </m:r>
        <m:func>
          <m:funcPr>
            <m:ctrlPr>
              <w:rPr>
                <w:rFonts w:ascii="Cambria Math" w:eastAsia="宋体" w:hAnsi="Cambria Math" w:cs="Times New Roman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ln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1+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 w:hint="eastAsia"/>
                        <w:szCs w:val="21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 w:hint="eastAsia"/>
                        <w:szCs w:val="21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  <w:szCs w:val="21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 w:hint="eastAsia"/>
                        <w:szCs w:val="21"/>
                      </w:rPr>
                      <m:t>1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~</m:t>
        </m:r>
        <m:d>
          <m:dPr>
            <m:ctrlPr>
              <w:rPr>
                <w:rFonts w:ascii="Cambria Math" w:eastAsia="宋体" w:hAnsi="Cambria Math" w:cs="Times New Roman"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Cs w:val="21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 w:hint="eastAsia"/>
                            <w:szCs w:val="21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 w:hint="eastAsia"/>
                            <w:szCs w:val="21"/>
                          </w:rPr>
                          <m:t>+1</m:t>
                        </m:r>
                      </m:sub>
                    </m:sSub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Cs w:val="21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 w:hint="eastAsia"/>
                        <w:szCs w:val="21"/>
                      </w:rPr>
                      <m:t>n</m:t>
                    </m:r>
                  </m:e>
                </m:rad>
              </m:den>
            </m:f>
          </m:e>
        </m:d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p</m:t>
        </m:r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</m:t>
            </m:r>
            <m:r>
              <m:rPr>
                <m:sty m:val="p"/>
              </m:rP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1</m:t>
            </m:r>
          </m:den>
        </m:f>
      </m:oMath>
      <w:r w:rsidRPr="004A2E11">
        <w:rPr>
          <w:rFonts w:ascii="宋体" w:eastAsia="宋体" w:hAnsi="宋体" w:cs="Times New Roman" w:hint="eastAsia"/>
          <w:szCs w:val="21"/>
        </w:rPr>
        <w:t>~</w:t>
      </w:r>
      <m:oMath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P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</m:t>
            </m:r>
            <m:f>
              <m:f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P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2</m:t>
                </m:r>
              </m:den>
            </m:f>
            <m:d>
              <m:d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</m:e>
            </m:d>
          </m:den>
        </m:f>
      </m:oMath>
    </w:p>
    <w:p w14:paraId="6C34B70F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P=0,</w:t>
      </w:r>
      <m:oMath>
        <m:sSub>
          <m:sSubPr>
            <m:ctrlPr>
              <w:rPr>
                <w:rFonts w:ascii="Cambria Math" w:eastAsia="宋体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~</m:t>
        </m:r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</m:t>
            </m:r>
            <m:r>
              <m:rPr>
                <m:sty m:val="p"/>
              </m:rPr>
              <w:rPr>
                <w:rFonts w:ascii="Cambria Math" w:eastAsia="微软雅黑" w:hAnsi="Cambria Math" w:cs="微软雅黑" w:hint="eastAsia"/>
                <w:szCs w:val="21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1</m:t>
            </m:r>
          </m:den>
        </m:f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,</m:t>
        </m:r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发散，</m:t>
        </m:r>
      </m:oMath>
    </w:p>
    <w:p w14:paraId="3D5FA24D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p&gt;0,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1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~</m:t>
        </m:r>
        <m:f>
          <m:fPr>
            <m:ctrlPr>
              <w:rPr>
                <w:rFonts w:ascii="Cambria Math" w:eastAsia="宋体" w:hAnsi="Cambria Math" w:cs="Times New Roman"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p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="Times New Roman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</m:e>
              <m:sup>
                <m:f>
                  <m:fPr>
                    <m:ctrlPr>
                      <w:rPr>
                        <w:rFonts w:ascii="Cambria Math" w:eastAsia="宋体" w:hAnsi="Cambria Math" w:cs="Times New Roman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 w:hint="eastAsia"/>
                        <w:szCs w:val="21"/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 w:hint="eastAsia"/>
                        <w:szCs w:val="21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+1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,</m:t>
        </m:r>
        <m:r>
          <m:rPr>
            <m:sty m:val="p"/>
          </m:rPr>
          <w:rPr>
            <w:rFonts w:ascii="Cambria Math" w:eastAsia="宋体" w:hAnsi="Cambria Math" w:cs="Times New Roman" w:hint="eastAsia"/>
            <w:szCs w:val="21"/>
          </w:rPr>
          <m:t>收敛</m:t>
        </m:r>
      </m:oMath>
    </w:p>
    <w:p w14:paraId="18E23486" w14:textId="77777777" w:rsidR="004A2E11" w:rsidRPr="004A2E11" w:rsidRDefault="004A2E11" w:rsidP="004A2E11">
      <w:pPr>
        <w:rPr>
          <w:rFonts w:ascii="宋体" w:eastAsia="宋体" w:hAnsi="宋体" w:cs="Times New Roman"/>
          <w:i/>
          <w:szCs w:val="21"/>
        </w:rPr>
      </w:pPr>
      <w:r w:rsidRPr="004A2E11">
        <w:rPr>
          <w:rFonts w:ascii="宋体" w:eastAsia="宋体" w:hAnsi="宋体" w:cs="Times New Roman" w:hint="eastAsia"/>
          <w:i/>
          <w:szCs w:val="21"/>
        </w:rPr>
        <w:t>p&lt;0,</w:t>
      </w:r>
      <m:oMath>
        <m:r>
          <w:rPr>
            <w:rFonts w:ascii="Cambria Math" w:eastAsia="宋体" w:hAnsi="Cambria Math" w:cs="Times New Roman" w:hint="eastAsia"/>
            <w:szCs w:val="21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</w:rPr>
              <m:t>u</m:t>
            </m:r>
          </m:e>
          <m:sub>
            <m:r>
              <w:rPr>
                <w:rFonts w:ascii="Cambria Math" w:eastAsia="宋体" w:hAnsi="Cambria Math" w:cs="Times New Roman" w:hint="eastAsia"/>
                <w:szCs w:val="21"/>
              </w:rPr>
              <m:t>n</m:t>
            </m:r>
          </m:sub>
        </m:sSub>
        <m:r>
          <w:rPr>
            <w:rFonts w:ascii="Cambria Math" w:eastAsia="宋体" w:hAnsi="Cambria Math" w:cs="Times New Roman" w:hint="eastAsia"/>
            <w:szCs w:val="21"/>
          </w:rPr>
          <m:t>~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1</m:t>
                </m:r>
                <m:r>
                  <w:rPr>
                    <w:rFonts w:ascii="Cambria Math" w:eastAsia="微软雅黑" w:hAnsi="Cambria Math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P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n</m:t>
                </m:r>
              </m:e>
              <m:sup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Cs w:val="21"/>
                      </w:rPr>
                      <m:t>P</m:t>
                    </m: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Cs w:val="21"/>
                      </w:rPr>
                      <m:t>2</m:t>
                    </m:r>
                  </m:den>
                </m:f>
                <m:r>
                  <w:rPr>
                    <w:rFonts w:ascii="Cambria Math" w:eastAsia="宋体" w:hAnsi="Cambria Math" w:cs="Times New Roman" w:hint="eastAsia"/>
                    <w:szCs w:val="21"/>
                  </w:rPr>
                  <m:t>+1</m:t>
                </m:r>
              </m:sup>
            </m:sSup>
          </m:den>
        </m:f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Cambria"/>
                <w:szCs w:val="21"/>
              </w:rPr>
              <m:t>ⅇ</m:t>
            </m:r>
          </m:den>
        </m:f>
        <m:r>
          <w:rPr>
            <w:rFonts w:ascii="Cambria Math" w:eastAsia="宋体" w:hAnsi="Cambria Math" w:cs="Times New Roman" w:hint="eastAsia"/>
            <w:szCs w:val="21"/>
          </w:rPr>
          <m:t>，发散</m:t>
        </m:r>
      </m:oMath>
    </w:p>
    <w:p w14:paraId="3905B646" w14:textId="77777777" w:rsidR="004A2E11" w:rsidRPr="004A2E11" w:rsidRDefault="004A2E11" w:rsidP="00D046E4">
      <w:pPr>
        <w:numPr>
          <w:ilvl w:val="0"/>
          <w:numId w:val="44"/>
        </w:numPr>
        <w:rPr>
          <w:rFonts w:ascii="宋体" w:eastAsia="宋体" w:hAnsi="宋体" w:cs="Times New Roman"/>
          <w:i/>
          <w:szCs w:val="21"/>
        </w:rPr>
      </w:pPr>
      <m:oMath>
        <m:nary>
          <m:naryPr>
            <m:chr m:val="∑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uncPr>
                  <m:fNam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n+2</m:t>
                        </m:r>
                      </m:e>
                    </m:d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a+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宋体" w:hAnsi="Cambria Math" w:cs="Times New Roman"/>
            <w:szCs w:val="21"/>
          </w:rPr>
          <w:br/>
        </m:r>
      </m:oMath>
      <w:r w:rsidRPr="004A2E11">
        <w:rPr>
          <w:rFonts w:ascii="宋体" w:eastAsia="宋体" w:hAnsi="宋体" w:cs="Times New Roman" w:hint="eastAsia"/>
          <w:i/>
          <w:szCs w:val="21"/>
        </w:rPr>
        <w:t>解：</w:t>
      </w:r>
    </w:p>
    <w:p w14:paraId="2B2E5ABF" w14:textId="77777777" w:rsidR="004A2E11" w:rsidRPr="004A2E11" w:rsidRDefault="004A2E11" w:rsidP="004A2E11">
      <w:pPr>
        <w:rPr>
          <w:rFonts w:ascii="宋体" w:eastAsia="宋体" w:hAnsi="宋体" w:cs="Times New Roman"/>
          <w:i/>
          <w:szCs w:val="21"/>
        </w:rPr>
      </w:pPr>
    </w:p>
    <w:p w14:paraId="2C5C1785" w14:textId="77777777" w:rsidR="004A2E11" w:rsidRPr="004A2E11" w:rsidRDefault="004A2E11" w:rsidP="004A2E11">
      <w:pPr>
        <w:rPr>
          <w:rFonts w:ascii="宋体" w:eastAsia="宋体" w:hAnsi="宋体" w:cs="Times New Roman"/>
          <w:i/>
          <w:szCs w:val="21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a+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n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=</m:t>
          </m:r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n</m:t>
              </m:r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an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an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a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r>
            <w:rPr>
              <w:rFonts w:ascii="Cambria Math" w:eastAsia="宋体" w:hAnsi="Cambria Math" w:cs="Times New Roman"/>
              <w:szCs w:val="21"/>
            </w:rPr>
            <m:t>若</m:t>
          </m:r>
          <m:r>
            <w:rPr>
              <w:rFonts w:ascii="Cambria Math" w:eastAsia="宋体" w:hAnsi="Cambria Math" w:cs="Times New Roman"/>
              <w:szCs w:val="21"/>
            </w:rPr>
            <m:t>0&lt;a&lt;1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n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=0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n</m:t>
              </m:r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an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an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a</m:t>
                  </m:r>
                </m:den>
              </m:f>
            </m:sup>
          </m:sSup>
          <m:r>
            <w:rPr>
              <w:rFonts w:ascii="Cambria Math" w:eastAsia="宋体" w:hAnsi="Cambria Math" w:cs="Times New Roman"/>
              <w:szCs w:val="21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a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nary>
            <m:naryPr>
              <m:chr m:val="∑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n=1</m:t>
              </m:r>
            </m:sub>
            <m:sup>
              <m:r>
                <w:rPr>
                  <w:rFonts w:ascii="Cambria Math" w:eastAsia="宋体" w:hAnsi="Cambria Math" w:cs="Times New Roman"/>
                  <w:szCs w:val="21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uncPr>
                    <m:fNam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n+2</m:t>
                          </m:r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a+</m:t>
                          </m:r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宋体" w:hAnsi="Cambria Math" w:cs="Times New Roman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宋体" w:hAnsi="Cambria Math" w:cs="Times New Roman"/>
                                  <w:szCs w:val="21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n</m:t>
                      </m:r>
                    </m:sup>
                  </m:sSup>
                </m:den>
              </m:f>
            </m:e>
          </m:nary>
          <m:r>
            <w:rPr>
              <w:rFonts w:ascii="Cambria Math" w:eastAsia="宋体" w:hAnsi="Cambria Math" w:cs="Times New Roman"/>
              <w:szCs w:val="21"/>
            </w:rPr>
            <m:t>=+∞,</m:t>
          </m:r>
          <m:r>
            <w:rPr>
              <w:rFonts w:ascii="Cambria Math" w:eastAsia="宋体" w:hAnsi="Cambria Math" w:cs="Times New Roman"/>
              <w:szCs w:val="21"/>
            </w:rPr>
            <m:t>发散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r>
            <w:rPr>
              <w:rFonts w:ascii="Cambria Math" w:eastAsia="宋体" w:hAnsi="Cambria Math" w:cs="Times New Roman"/>
              <w:szCs w:val="21"/>
            </w:rPr>
            <m:t>若</m:t>
          </m:r>
          <m:r>
            <w:rPr>
              <w:rFonts w:ascii="Cambria Math" w:eastAsia="宋体" w:hAnsi="Cambria Math" w:cs="Times New Roman"/>
              <w:szCs w:val="21"/>
            </w:rPr>
            <m:t>a=1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a+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n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=e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nary>
            <m:naryPr>
              <m:chr m:val="∑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n=1</m:t>
              </m:r>
            </m:sub>
            <m:sup>
              <m:r>
                <w:rPr>
                  <w:rFonts w:ascii="Cambria Math" w:eastAsia="宋体" w:hAnsi="Cambria Math" w:cs="Times New Roman"/>
                  <w:szCs w:val="21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uncPr>
                    <m:fNam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n+2</m:t>
                          </m:r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a+</m:t>
                          </m:r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宋体" w:hAnsi="Cambria Math" w:cs="Times New Roman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宋体" w:hAnsi="Cambria Math" w:cs="Times New Roman"/>
                                  <w:szCs w:val="21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n</m:t>
                      </m:r>
                    </m:sup>
                  </m:sSup>
                </m:den>
              </m:f>
            </m:e>
          </m:nary>
          <m:r>
            <w:rPr>
              <w:rFonts w:ascii="Cambria Math" w:eastAsia="宋体" w:hAnsi="Cambria Math" w:cs="Times New Roman"/>
              <w:szCs w:val="21"/>
            </w:rPr>
            <m:t>=</m:t>
          </m:r>
          <m:nary>
            <m:naryPr>
              <m:chr m:val="∑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n=1</m:t>
              </m:r>
            </m:sub>
            <m:sup>
              <m:r>
                <w:rPr>
                  <w:rFonts w:ascii="Cambria Math" w:eastAsia="宋体" w:hAnsi="Cambria Math" w:cs="Times New Roman"/>
                  <w:szCs w:val="21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uncPr>
                    <m:fNam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n+2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e</m:t>
                  </m:r>
                </m:den>
              </m:f>
            </m:e>
          </m:nary>
          <m:r>
            <w:rPr>
              <w:rFonts w:ascii="Cambria Math" w:eastAsia="宋体" w:hAnsi="Cambria Math" w:cs="Times New Roman"/>
              <w:szCs w:val="21"/>
            </w:rPr>
            <m:t>=+∞,</m:t>
          </m:r>
          <m:r>
            <w:rPr>
              <w:rFonts w:ascii="Cambria Math" w:eastAsia="宋体" w:hAnsi="Cambria Math" w:cs="Times New Roman"/>
              <w:szCs w:val="21"/>
            </w:rPr>
            <m:t>发散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r>
            <w:rPr>
              <w:rFonts w:ascii="Cambria Math" w:eastAsia="宋体" w:hAnsi="Cambria Math" w:cs="Times New Roman"/>
              <w:szCs w:val="21"/>
            </w:rPr>
            <m:t>若</m:t>
          </m:r>
          <m:r>
            <w:rPr>
              <w:rFonts w:ascii="Cambria Math" w:eastAsia="宋体" w:hAnsi="Cambria Math" w:cs="Times New Roman"/>
              <w:szCs w:val="21"/>
            </w:rPr>
            <m:t>a&gt;1,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n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=+∞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a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n</m:t>
              </m:r>
            </m:sup>
          </m:sSup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an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an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a</m:t>
                  </m:r>
                </m:den>
              </m:f>
            </m:sup>
          </m:sSup>
          <m:r>
            <w:rPr>
              <w:rFonts w:ascii="Cambria Math" w:eastAsia="宋体" w:hAnsi="Cambria Math" w:cs="Times New Roman"/>
              <w:szCs w:val="21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Cs w:val="21"/>
                    </w:rPr>
                    <m:t>a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nary>
            <m:naryPr>
              <m:chr m:val="∑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n=1</m:t>
              </m:r>
            </m:sub>
            <m:sup>
              <m:r>
                <w:rPr>
                  <w:rFonts w:ascii="Cambria Math" w:eastAsia="宋体" w:hAnsi="Cambria Math" w:cs="Times New Roman"/>
                  <w:szCs w:val="21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uncPr>
                    <m:fNam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n+2</m:t>
                          </m:r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a+</m:t>
                          </m:r>
                          <m:f>
                            <m:f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宋体" w:hAnsi="Cambria Math" w:cs="Times New Roman"/>
                                  <w:szCs w:val="21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宋体" w:hAnsi="Cambria Math" w:cs="Times New Roman"/>
                                  <w:szCs w:val="21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n</m:t>
                      </m:r>
                    </m:sup>
                  </m:sSup>
                </m:den>
              </m:f>
            </m:e>
          </m:nary>
          <m:r>
            <w:rPr>
              <w:rFonts w:ascii="Cambria Math" w:eastAsia="宋体" w:hAnsi="Cambria Math" w:cs="Times New Roman"/>
              <w:szCs w:val="21"/>
            </w:rPr>
            <m:t>=0,</m:t>
          </m:r>
          <m:r>
            <w:rPr>
              <w:rFonts w:ascii="Cambria Math" w:eastAsia="宋体" w:hAnsi="Cambria Math" w:cs="Times New Roman"/>
              <w:szCs w:val="21"/>
            </w:rPr>
            <m:t>收敛</m:t>
          </m:r>
        </m:oMath>
      </m:oMathPara>
    </w:p>
    <w:p w14:paraId="63FF23C1" w14:textId="77777777" w:rsidR="004A2E11" w:rsidRPr="004A2E11" w:rsidRDefault="004A2E11" w:rsidP="004A2E11">
      <w:pPr>
        <w:rPr>
          <w:rFonts w:ascii="宋体" w:eastAsia="宋体" w:hAnsi="宋体" w:cs="Times New Roman"/>
          <w:i/>
          <w:szCs w:val="21"/>
        </w:rPr>
      </w:pPr>
    </w:p>
    <w:p w14:paraId="4E0B862B" w14:textId="77777777" w:rsidR="004A2E11" w:rsidRPr="004A2E11" w:rsidRDefault="004A2E11" w:rsidP="00D046E4">
      <w:pPr>
        <w:numPr>
          <w:ilvl w:val="0"/>
          <w:numId w:val="45"/>
        </w:numPr>
        <w:spacing w:line="300" w:lineRule="auto"/>
        <w:rPr>
          <w:rFonts w:ascii="宋体" w:eastAsia="宋体" w:hAnsi="宋体" w:cs="宋体"/>
          <w:szCs w:val="21"/>
        </w:rPr>
      </w:pPr>
      <w:r w:rsidRPr="004A2E11">
        <w:rPr>
          <w:rFonts w:ascii="宋体" w:eastAsia="宋体" w:hAnsi="宋体" w:cs="宋体" w:hint="eastAsia"/>
          <w:szCs w:val="21"/>
        </w:rPr>
        <w:t>设数列{</w:t>
      </w:r>
      <w:r w:rsidRPr="004A2E11"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214C887" wp14:editId="225DD370">
            <wp:extent cx="209550" cy="247650"/>
            <wp:effectExtent l="0" t="0" r="0" b="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07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E11">
        <w:rPr>
          <w:rFonts w:ascii="宋体" w:eastAsia="宋体" w:hAnsi="宋体" w:cs="宋体" w:hint="eastAsia"/>
          <w:szCs w:val="21"/>
        </w:rPr>
        <w:t>}是单调增加且有界的正项数列，证明</w:t>
      </w:r>
      <w:r w:rsidRPr="004A2E11"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048534DA" wp14:editId="0549356A">
            <wp:extent cx="781050" cy="485775"/>
            <wp:effectExtent l="0" t="0" r="0" b="762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07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E11">
        <w:rPr>
          <w:rFonts w:ascii="宋体" w:eastAsia="宋体" w:hAnsi="宋体" w:cs="宋体" w:hint="eastAsia"/>
          <w:szCs w:val="21"/>
        </w:rPr>
        <w:t>收敛</w:t>
      </w:r>
    </w:p>
    <w:p w14:paraId="2B26FE68" w14:textId="77777777" w:rsidR="004A2E11" w:rsidRPr="004A2E11" w:rsidRDefault="004A2E11" w:rsidP="004A2E11">
      <w:pPr>
        <w:spacing w:line="300" w:lineRule="auto"/>
        <w:rPr>
          <w:rFonts w:ascii="宋体" w:eastAsia="宋体" w:hAnsi="宋体" w:cs="宋体"/>
          <w:szCs w:val="21"/>
        </w:rPr>
      </w:pPr>
      <w:r w:rsidRPr="004A2E11">
        <w:rPr>
          <w:rFonts w:ascii="宋体" w:eastAsia="宋体" w:hAnsi="宋体" w:cs="宋体" w:hint="eastAsia"/>
          <w:szCs w:val="21"/>
        </w:rPr>
        <w:t>解：</w:t>
      </w:r>
    </w:p>
    <w:p w14:paraId="11FAAD02" w14:textId="77777777" w:rsidR="004A2E11" w:rsidRPr="004A2E11" w:rsidRDefault="004A2E11" w:rsidP="004A2E11">
      <w:pPr>
        <w:spacing w:line="300" w:lineRule="auto"/>
        <w:rPr>
          <w:rFonts w:ascii="宋体" w:eastAsia="宋体" w:hAnsi="宋体" w:cs="宋体"/>
          <w:szCs w:val="21"/>
        </w:rPr>
      </w:pPr>
      <w:r w:rsidRPr="004A2E11"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6492C90C" wp14:editId="6E37AB45">
            <wp:extent cx="457200" cy="247650"/>
            <wp:effectExtent l="0" t="0" r="0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10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E11">
        <w:rPr>
          <w:rFonts w:ascii="宋体" w:eastAsia="宋体" w:hAnsi="宋体" w:cs="宋体" w:hint="eastAsia"/>
          <w:szCs w:val="21"/>
        </w:rPr>
        <w:t>单调递增</w:t>
      </w:r>
    </w:p>
    <w:p w14:paraId="58CBD54E" w14:textId="77777777" w:rsidR="004A2E11" w:rsidRPr="004A2E11" w:rsidRDefault="004A2E11" w:rsidP="004A2E11">
      <w:pPr>
        <w:spacing w:line="300" w:lineRule="auto"/>
        <w:rPr>
          <w:rFonts w:ascii="宋体" w:eastAsia="宋体" w:hAnsi="宋体" w:cs="宋体"/>
          <w:szCs w:val="21"/>
        </w:rPr>
      </w:pPr>
      <w:r w:rsidRPr="004A2E11"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68B27511" wp14:editId="214208E2">
            <wp:extent cx="628650" cy="485775"/>
            <wp:effectExtent l="0" t="0" r="0" b="762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108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F84A" w14:textId="77777777" w:rsidR="004A2E11" w:rsidRPr="004A2E11" w:rsidRDefault="004A2E11" w:rsidP="004A2E11">
      <w:pPr>
        <w:spacing w:line="300" w:lineRule="auto"/>
        <w:rPr>
          <w:rFonts w:ascii="宋体" w:eastAsia="宋体" w:hAnsi="宋体" w:cs="宋体"/>
          <w:szCs w:val="21"/>
        </w:rPr>
      </w:pPr>
      <w:r w:rsidRPr="004A2E11">
        <w:rPr>
          <w:rFonts w:ascii="宋体" w:eastAsia="宋体" w:hAnsi="宋体" w:cs="宋体" w:hint="eastAsia"/>
          <w:position w:val="-10"/>
          <w:szCs w:val="21"/>
        </w:rPr>
        <w:t>故</w:t>
      </w:r>
      <w:r w:rsidRPr="004A2E11">
        <w:rPr>
          <w:rFonts w:ascii="宋体" w:eastAsia="宋体" w:hAnsi="宋体" w:cs="宋体"/>
          <w:position w:val="-10"/>
          <w:szCs w:val="21"/>
        </w:rPr>
        <w:object w:dxaOrig="1480" w:dyaOrig="840" w14:anchorId="2A4D35A1">
          <v:shape id="_x0000_i2401" type="#_x0000_t75" style="width:73.75pt;height:41.8pt" o:ole="">
            <v:imagedata r:id="rId1082" o:title=""/>
          </v:shape>
          <o:OLEObject Type="Embed" ProgID="Equation.KSEE3" ShapeID="_x0000_i2401" DrawAspect="Content" ObjectID="_1654737296" r:id="rId1083"/>
        </w:object>
      </w:r>
      <w:r w:rsidRPr="004A2E11"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D5B9BAB" wp14:editId="3E6FD998">
            <wp:extent cx="209550" cy="161925"/>
            <wp:effectExtent l="0" t="0" r="0" b="762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8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F863" w14:textId="77777777" w:rsidR="004A2E11" w:rsidRPr="004A2E11" w:rsidRDefault="004A2E11" w:rsidP="004A2E11">
      <w:pPr>
        <w:spacing w:line="300" w:lineRule="auto"/>
        <w:rPr>
          <w:rFonts w:ascii="宋体" w:eastAsia="宋体" w:hAnsi="宋体" w:cs="宋体"/>
          <w:szCs w:val="21"/>
        </w:rPr>
      </w:pPr>
      <w:r w:rsidRPr="004A2E11">
        <w:rPr>
          <w:rFonts w:ascii="宋体" w:eastAsia="宋体" w:hAnsi="宋体" w:cs="宋体" w:hint="eastAsia"/>
          <w:szCs w:val="21"/>
        </w:rPr>
        <w:t>故收敛</w:t>
      </w:r>
    </w:p>
    <w:p w14:paraId="1E34CF13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/>
          <w:szCs w:val="21"/>
        </w:rPr>
      </w:pPr>
    </w:p>
    <w:p w14:paraId="7E44646B" w14:textId="77777777" w:rsidR="004A2E11" w:rsidRPr="004A2E11" w:rsidRDefault="004A2E11" w:rsidP="004A2E11">
      <w:pPr>
        <w:spacing w:line="300" w:lineRule="auto"/>
        <w:rPr>
          <w:rFonts w:ascii="宋体" w:eastAsia="宋体" w:hAnsi="宋体" w:cs="Times New Roman" w:hint="eastAsia"/>
          <w:szCs w:val="21"/>
        </w:rPr>
      </w:pPr>
    </w:p>
    <w:p w14:paraId="20CD5AC1" w14:textId="77777777" w:rsidR="004A2E11" w:rsidRPr="004A2E11" w:rsidRDefault="004A2E11" w:rsidP="004A2E11">
      <w:pPr>
        <w:tabs>
          <w:tab w:val="left" w:pos="666"/>
        </w:tabs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 w:hint="eastAsia"/>
          <w:szCs w:val="21"/>
        </w:rPr>
        <w:t>3.</w:t>
      </w:r>
    </w:p>
    <w:p w14:paraId="011F5796" w14:textId="6030350B" w:rsidR="004A2E11" w:rsidRPr="004A2E11" w:rsidRDefault="004A2E11" w:rsidP="004A2E11">
      <w:pPr>
        <w:tabs>
          <w:tab w:val="left" w:pos="666"/>
        </w:tabs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/>
          <w:noProof/>
          <w:szCs w:val="21"/>
        </w:rPr>
        <w:drawing>
          <wp:inline distT="0" distB="0" distL="0" distR="0" wp14:anchorId="6F0F38C7" wp14:editId="21053789">
            <wp:extent cx="3923030" cy="1128395"/>
            <wp:effectExtent l="0" t="0" r="0" b="0"/>
            <wp:docPr id="67" name="图片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/>
                    <pic:cNvPicPr>
                      <a:picLocks noChangeArrowheads="1"/>
                    </pic:cNvPicPr>
                  </pic:nvPicPr>
                  <pic:blipFill>
                    <a:blip r:embed="rId10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D52F" w14:textId="5F5C0C68" w:rsidR="004A2E11" w:rsidRPr="004A2E11" w:rsidRDefault="004A2E11" w:rsidP="004A2E11">
      <w:pPr>
        <w:rPr>
          <w:rFonts w:ascii="宋体" w:eastAsia="宋体" w:hAnsi="宋体" w:cs="Times New Roman"/>
          <w:szCs w:val="21"/>
        </w:rPr>
      </w:pPr>
      <w:r w:rsidRPr="004A2E11">
        <w:rPr>
          <w:rFonts w:ascii="宋体" w:eastAsia="宋体" w:hAnsi="宋体" w:cs="Times New Roman"/>
          <w:noProof/>
          <w:szCs w:val="21"/>
        </w:rPr>
        <w:lastRenderedPageBreak/>
        <w:drawing>
          <wp:inline distT="0" distB="0" distL="0" distR="0" wp14:anchorId="36021B96" wp14:editId="05531512">
            <wp:extent cx="3923030" cy="2536825"/>
            <wp:effectExtent l="0" t="0" r="1270" b="0"/>
            <wp:docPr id="66" name="图片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"/>
                    <pic:cNvPicPr>
                      <a:picLocks noChangeArrowheads="1"/>
                    </pic:cNvPicPr>
                  </pic:nvPicPr>
                  <pic:blipFill>
                    <a:blip r:embed="rId10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22EB0" w14:textId="77777777" w:rsidR="004A2E11" w:rsidRPr="004A2E11" w:rsidRDefault="004A2E11" w:rsidP="004A2E11">
      <w:pPr>
        <w:rPr>
          <w:rFonts w:ascii="宋体" w:eastAsia="宋体" w:hAnsi="宋体" w:cs="Times New Roman"/>
          <w:szCs w:val="21"/>
        </w:rPr>
      </w:pPr>
    </w:p>
    <w:p w14:paraId="2ED5E746" w14:textId="77777777" w:rsidR="004A2E11" w:rsidRPr="004A2E11" w:rsidRDefault="004A2E11" w:rsidP="004A2E11">
      <w:pPr>
        <w:rPr>
          <w:rFonts w:ascii="宋体" w:eastAsia="宋体" w:hAnsi="宋体" w:cs="Times New Roman"/>
          <w:i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4.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证明</m:t>
          </m:r>
          <m:r>
            <w:rPr>
              <w:rFonts w:ascii="Cambria Math" w:eastAsia="宋体" w:hAnsi="Cambria Math" w:cs="Times New Roman"/>
              <w:szCs w:val="21"/>
            </w:rPr>
            <m:t>：</m:t>
          </m:r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n!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sup>
              </m:sSup>
            </m:den>
          </m:f>
          <m:r>
            <w:rPr>
              <w:rFonts w:ascii="Cambria Math" w:eastAsia="宋体" w:hAnsi="Cambria Math" w:cs="Times New Roman"/>
              <w:szCs w:val="21"/>
            </w:rPr>
            <m:t>=0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</m:oMathPara>
      <w:r w:rsidRPr="004A2E11">
        <w:rPr>
          <w:rFonts w:ascii="宋体" w:eastAsia="宋体" w:hAnsi="宋体" w:cs="Times New Roman" w:hint="eastAsia"/>
          <w:i/>
          <w:szCs w:val="21"/>
        </w:rPr>
        <w:t>解：</w:t>
      </w:r>
    </w:p>
    <w:p w14:paraId="5F1635A4" w14:textId="39912967" w:rsidR="004A2E11" w:rsidRPr="007D7588" w:rsidRDefault="004A2E11" w:rsidP="004A2E11">
      <w:pPr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设</m:t>
          </m:r>
          <m:sSub>
            <m:sSub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n</m:t>
              </m:r>
            </m:sub>
          </m:sSub>
          <m:r>
            <w:rPr>
              <w:rFonts w:ascii="Cambria Math" w:eastAsia="宋体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n!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n+1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(n+1)!</m:t>
              </m:r>
            </m:num>
            <m:den>
              <m:r>
                <w:rPr>
                  <w:rFonts w:ascii="Cambria Math" w:eastAsia="宋体" w:hAnsi="Cambria Math" w:cs="Times New Roman"/>
                  <w:szCs w:val="21"/>
                </w:rPr>
                <m:t>(n+1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)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n+1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n!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sup>
              </m:sSup>
            </m:den>
          </m:f>
          <m:r>
            <w:rPr>
              <w:rFonts w:ascii="Cambria Math" w:eastAsia="宋体" w:hAnsi="Cambria Math" w:cs="Times New Roman"/>
              <w:szCs w:val="21"/>
            </w:rPr>
            <m:t>=</m:t>
          </m:r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r>
            <w:rPr>
              <w:rFonts w:ascii="Cambria Math" w:eastAsia="宋体" w:hAnsi="Cambria Math" w:cs="Times New Roman"/>
              <w:szCs w:val="21"/>
            </w:rPr>
            <m:t>(n+1)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n+1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n</m:t>
              </m:r>
            </m:sup>
          </m:sSup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  <w:szCs w:val="21"/>
                </w:rPr>
                <m:t>n+1</m:t>
              </m:r>
            </m:den>
          </m:f>
          <m:r>
            <w:rPr>
              <w:rFonts w:ascii="Cambria Math" w:eastAsia="宋体" w:hAnsi="Cambria Math" w:cs="Times New Roman"/>
              <w:szCs w:val="21"/>
            </w:rPr>
            <m:t>=</m:t>
          </m:r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n+1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n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Cs w:val="21"/>
                </w:rPr>
                <m:t>e</m:t>
              </m:r>
            </m:e>
            <m:sup>
              <m:r>
                <w:rPr>
                  <w:rFonts w:ascii="Cambria Math" w:eastAsia="宋体" w:hAnsi="Cambria Math" w:cs="Times New Roman"/>
                  <w:szCs w:val="21"/>
                </w:rPr>
                <m:t>-1</m:t>
              </m:r>
            </m:sup>
          </m:sSup>
          <m:r>
            <w:rPr>
              <w:rFonts w:ascii="Cambria Math" w:eastAsia="宋体" w:hAnsi="Cambria Math" w:cs="Times New Roman"/>
              <w:szCs w:val="21"/>
            </w:rPr>
            <m:t>&lt;1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所以</m:t>
          </m:r>
          <m:nary>
            <m:naryPr>
              <m:chr m:val="∑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n=1</m:t>
              </m:r>
            </m:sub>
            <m:sup>
              <m:r>
                <w:rPr>
                  <w:rFonts w:ascii="Cambria Math" w:eastAsia="宋体" w:hAnsi="Cambria Math" w:cs="Times New Roman"/>
                  <w:szCs w:val="21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收敛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w:br/>
          </m:r>
        </m:oMath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所以</m:t>
          </m:r>
          <m:limLow>
            <m:limLow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sSub>
            <m:sSub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=0,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即</m:t>
          </m:r>
          <m:limLow>
            <m:limLow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limLowPr>
            <m:e>
              <m:r>
                <w:rPr>
                  <w:rFonts w:ascii="Cambria Math" w:eastAsia="宋体" w:hAnsi="Cambria Math" w:cs="Times New Roman"/>
                  <w:szCs w:val="21"/>
                </w:rPr>
                <m:t>lim</m:t>
              </m:r>
            </m:e>
            <m:lim>
              <m:r>
                <w:rPr>
                  <w:rFonts w:ascii="Cambria Math" w:eastAsia="宋体" w:hAnsi="Cambria Math" w:cs="Times New Roman"/>
                  <w:szCs w:val="21"/>
                </w:rPr>
                <m:t>n→∞</m:t>
              </m:r>
            </m:lim>
          </m:limLow>
          <m:f>
            <m:f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Cs w:val="21"/>
                </w:rPr>
                <m:t>n!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e>
                <m:sup>
                  <m:r>
                    <w:rPr>
                      <w:rFonts w:ascii="Cambria Math" w:eastAsia="宋体" w:hAnsi="Cambria Math" w:cs="Times New Roman"/>
                      <w:szCs w:val="21"/>
                    </w:rPr>
                    <m:t>n</m:t>
                  </m:r>
                </m:sup>
              </m:sSup>
            </m:den>
          </m:f>
          <m:r>
            <w:rPr>
              <w:rFonts w:ascii="Cambria Math" w:eastAsia="宋体" w:hAnsi="Cambria Math" w:cs="Times New Roman"/>
              <w:szCs w:val="21"/>
            </w:rPr>
            <m:t>=0</m:t>
          </m:r>
        </m:oMath>
      </m:oMathPara>
    </w:p>
    <w:p w14:paraId="10EE37DA" w14:textId="1DE15B19" w:rsidR="007D7588" w:rsidRDefault="007D7588" w:rsidP="004A2E11">
      <w:pPr>
        <w:rPr>
          <w:rFonts w:ascii="宋体" w:eastAsia="宋体" w:hAnsi="宋体" w:cs="Times New Roman"/>
          <w:szCs w:val="21"/>
        </w:rPr>
      </w:pPr>
    </w:p>
    <w:p w14:paraId="69708AB2" w14:textId="77777777" w:rsidR="007D7588" w:rsidRPr="004A2E11" w:rsidRDefault="007D7588" w:rsidP="004A2E11">
      <w:pPr>
        <w:rPr>
          <w:rFonts w:ascii="宋体" w:eastAsia="宋体" w:hAnsi="宋体" w:cs="Times New Roman" w:hint="eastAsia"/>
          <w:szCs w:val="21"/>
        </w:rPr>
      </w:pPr>
    </w:p>
    <w:p w14:paraId="1D21CD8D" w14:textId="77777777" w:rsidR="007D7588" w:rsidRDefault="007D7588" w:rsidP="007D7588">
      <w:pPr>
        <w:widowControl/>
        <w:adjustRightInd w:val="0"/>
        <w:snapToGrid w:val="0"/>
        <w:spacing w:after="200" w:line="220" w:lineRule="atLeast"/>
        <w:jc w:val="center"/>
        <w:rPr>
          <w:rFonts w:ascii="宋体" w:eastAsia="宋体" w:hAnsi="宋体"/>
          <w:b/>
          <w:kern w:val="0"/>
          <w:sz w:val="30"/>
          <w:szCs w:val="30"/>
        </w:rPr>
      </w:pPr>
      <w:r>
        <w:rPr>
          <w:rFonts w:ascii="宋体" w:eastAsia="宋体" w:hAnsi="宋体" w:hint="eastAsia"/>
          <w:b/>
          <w:kern w:val="0"/>
          <w:sz w:val="30"/>
          <w:szCs w:val="30"/>
        </w:rPr>
        <w:t>25.一般项级数</w:t>
      </w:r>
    </w:p>
    <w:p w14:paraId="34D749F4" w14:textId="77777777" w:rsidR="007D7588" w:rsidRDefault="007D7588" w:rsidP="007D7588">
      <w:pPr>
        <w:widowControl/>
        <w:adjustRightInd w:val="0"/>
        <w:snapToGrid w:val="0"/>
        <w:spacing w:after="200" w:line="220" w:lineRule="atLeast"/>
        <w:rPr>
          <w:rFonts w:ascii="宋体" w:eastAsia="宋体" w:hAnsi="宋体" w:hint="eastAsia"/>
          <w:b/>
          <w:kern w:val="0"/>
          <w:szCs w:val="21"/>
        </w:rPr>
      </w:pPr>
      <w:r>
        <w:rPr>
          <w:rFonts w:ascii="宋体" w:eastAsia="宋体" w:hAnsi="宋体" w:hint="eastAsia"/>
          <w:b/>
          <w:kern w:val="0"/>
          <w:szCs w:val="21"/>
        </w:rPr>
        <w:t>1.</w:t>
      </w:r>
    </w:p>
    <w:p w14:paraId="423CE42A" w14:textId="77777777" w:rsidR="007D7588" w:rsidRDefault="007D7588" w:rsidP="00D046E4">
      <w:pPr>
        <w:numPr>
          <w:ilvl w:val="0"/>
          <w:numId w:val="61"/>
        </w:num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position w:val="-104"/>
          <w:szCs w:val="21"/>
        </w:rPr>
        <w:object w:dxaOrig="3036" w:dyaOrig="2340" w14:anchorId="75E1A865">
          <v:shape id="_x0000_i2407" type="#_x0000_t75" style="width:151.55pt;height:117.3pt" o:ole="">
            <v:imagedata r:id="rId1087" o:title=""/>
          </v:shape>
          <o:OLEObject Type="Embed" ProgID="Equation.KSEE3" ShapeID="_x0000_i2407" DrawAspect="Content" ObjectID="_1654737297" r:id="rId1088"/>
        </w:object>
      </w:r>
    </w:p>
    <w:p w14:paraId="350A06E2" w14:textId="77777777" w:rsidR="007D7588" w:rsidRDefault="007D7588" w:rsidP="00D046E4">
      <w:pPr>
        <w:numPr>
          <w:ilvl w:val="0"/>
          <w:numId w:val="61"/>
        </w:num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position w:val="-142"/>
          <w:szCs w:val="21"/>
        </w:rPr>
        <w:object w:dxaOrig="5292" w:dyaOrig="3456" w14:anchorId="6D06135D">
          <v:shape id="_x0000_i2408" type="#_x0000_t75" style="width:264.75pt;height:173.05pt" o:ole="">
            <v:imagedata r:id="rId1089" o:title=""/>
          </v:shape>
          <o:OLEObject Type="Embed" ProgID="Equation.KSEE3" ShapeID="_x0000_i2408" DrawAspect="Content" ObjectID="_1654737298" r:id="rId1090"/>
        </w:object>
      </w:r>
    </w:p>
    <w:p w14:paraId="5CB6EDF5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2.(1)</w:t>
      </w:r>
    </w:p>
    <w:p w14:paraId="70D3B262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  <w:t>级数条件收敛。</w:t>
      </w:r>
    </w:p>
    <w:p w14:paraId="046F4667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</w:r>
    </w:p>
    <w:p w14:paraId="3BEC8701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  <w:t>由比较判别法：</w:t>
      </w:r>
    </w:p>
    <w:p w14:paraId="7C0403EE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  <m:ctrlPr>
                  <w:rPr>
                    <w:rFonts w:ascii="Cambria Math" w:eastAsia="宋体" w:hAnsi="Cambria Math"/>
                    <w:szCs w:val="21"/>
                  </w:rPr>
                </m:ctrlP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n→∞</m:t>
                </m:r>
                <m:ctrlPr>
                  <w:rPr>
                    <w:rFonts w:ascii="Cambria Math" w:eastAsia="宋体" w:hAnsi="Cambria Math"/>
                    <w:szCs w:val="21"/>
                  </w:rPr>
                </m:ctrlPr>
              </m:lim>
            </m:limLow>
          </m:fName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n-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Cs w:val="21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n</m:t>
                            </m:r>
                          </m:e>
                        </m:func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den>
                    </m:f>
                  </m:den>
                </m:f>
              </m:e>
            </m:d>
          </m:e>
        </m:func>
        <m:r>
          <w:rPr>
            <w:rFonts w:ascii="Cambria Math" w:eastAsia="宋体" w:hAnsi="Cambria Math"/>
            <w:szCs w:val="21"/>
          </w:rPr>
          <m:t>=1</m:t>
        </m:r>
      </m:oMath>
      <w:r>
        <w:rPr>
          <w:rFonts w:ascii="宋体" w:eastAsia="宋体" w:hAnsi="宋体" w:hint="eastAsia"/>
          <w:szCs w:val="21"/>
        </w:rPr>
        <w:t>，该级数绝对值发散</w:t>
      </w:r>
    </w:p>
    <w:p w14:paraId="4117C81B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  <w:t>令u</w:t>
      </w:r>
      <w:r>
        <w:rPr>
          <w:rFonts w:ascii="宋体" w:eastAsia="宋体" w:hAnsi="宋体" w:hint="eastAsia"/>
          <w:szCs w:val="21"/>
          <w:vertAlign w:val="subscript"/>
        </w:rPr>
        <w:t xml:space="preserve">n </w:t>
      </w:r>
      <w:r>
        <w:rPr>
          <w:rFonts w:ascii="宋体" w:eastAsia="宋体" w:hAnsi="宋体" w:hint="eastAsia"/>
          <w:szCs w:val="21"/>
        </w:rPr>
        <w:t xml:space="preserve">=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n-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ln</m:t>
                </m:r>
              </m:fName>
              <m:e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e>
            </m:func>
          </m:den>
        </m:f>
      </m:oMath>
    </w:p>
    <w:p w14:paraId="48649D62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  <w:t>且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  <m:ctrlPr>
                  <w:rPr>
                    <w:rFonts w:ascii="Cambria Math" w:eastAsia="宋体" w:hAnsi="Cambria Math"/>
                    <w:szCs w:val="21"/>
                  </w:rPr>
                </m:ctrlP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n→∞</m:t>
                </m:r>
                <m:ctrlPr>
                  <w:rPr>
                    <w:rFonts w:ascii="Cambria Math" w:eastAsia="宋体" w:hAnsi="Cambria Math"/>
                    <w:szCs w:val="21"/>
                  </w:rPr>
                </m:ctrlPr>
              </m:lim>
            </m:limLow>
          </m:fName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n-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Cs w:val="21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e>
                    </m:func>
                  </m:den>
                </m:f>
              </m:e>
            </m:d>
          </m:e>
        </m:func>
        <m:r>
          <w:rPr>
            <w:rFonts w:ascii="Cambria Math" w:eastAsia="宋体" w:hAnsi="Cambria Math"/>
            <w:szCs w:val="21"/>
          </w:rPr>
          <m:t>=0</m:t>
        </m:r>
      </m:oMath>
      <w:r>
        <w:rPr>
          <w:rFonts w:ascii="宋体" w:eastAsia="宋体" w:hAnsi="宋体" w:hint="eastAsia"/>
          <w:szCs w:val="21"/>
        </w:rPr>
        <w:t>，u</w:t>
      </w:r>
      <w:r>
        <w:rPr>
          <w:rFonts w:ascii="宋体" w:eastAsia="宋体" w:hAnsi="宋体" w:hint="eastAsia"/>
          <w:szCs w:val="21"/>
          <w:vertAlign w:val="subscript"/>
        </w:rPr>
        <w:t>n</w:t>
      </w:r>
      <w:r>
        <w:rPr>
          <w:rFonts w:ascii="宋体" w:eastAsia="宋体" w:hAnsi="宋体" w:hint="eastAsia"/>
          <w:szCs w:val="21"/>
        </w:rPr>
        <w:t xml:space="preserve"> &gt; u</w:t>
      </w:r>
      <w:r>
        <w:rPr>
          <w:rFonts w:ascii="宋体" w:eastAsia="宋体" w:hAnsi="宋体" w:hint="eastAsia"/>
          <w:szCs w:val="21"/>
          <w:vertAlign w:val="subscript"/>
        </w:rPr>
        <w:t xml:space="preserve">n+1 </w:t>
      </w:r>
    </w:p>
    <w:p w14:paraId="56F68FD1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  <w:t>故该交错级数条件收敛</w:t>
      </w:r>
    </w:p>
    <w:p w14:paraId="4BF82F40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</w:p>
    <w:p w14:paraId="0B397A6D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  <w:t>级数条件收敛。</w:t>
      </w:r>
    </w:p>
    <w:p w14:paraId="371A68B6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</w:r>
    </w:p>
    <w:p w14:paraId="0B2FE20A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</w:r>
      <m:oMath>
        <m:nary>
          <m:naryPr>
            <m:chr m:val="∑"/>
            <m:grow m:val="1"/>
            <m:ctrlPr>
              <w:rPr>
                <w:rFonts w:ascii="Cambria Math" w:eastAsia="宋体" w:hAnsi="Cambria Math"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√n</m:t>
                </m:r>
              </m:den>
            </m:f>
          </m:e>
        </m:nary>
        <m:func>
          <m:funcPr>
            <m:ctrlPr>
              <w:rPr>
                <w:rFonts w:ascii="Cambria Math" w:eastAsia="宋体" w:hAnsi="Cambria Math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f>
              <m:fPr>
                <m:ctrlPr>
                  <w:rPr>
                    <w:rFonts w:ascii="Cambria Math" w:eastAsia="宋体" w:hAnsi="Cambria Math"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nπ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</m:e>
        </m:func>
      </m:oMath>
      <w:r>
        <w:rPr>
          <w:rFonts w:ascii="宋体" w:eastAsia="宋体" w:hAnsi="宋体" w:hint="eastAsia"/>
          <w:szCs w:val="21"/>
        </w:rPr>
        <w:t xml:space="preserve"> = </w:t>
      </w:r>
      <m:oMath>
        <m:nary>
          <m:naryPr>
            <m:chr m:val="∑"/>
            <m:grow m:val="1"/>
            <m:ctrlPr>
              <w:rPr>
                <w:rFonts w:ascii="Cambria Math" w:eastAsia="宋体" w:hAnsi="Cambria Math"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e>
            </m:d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2n</m:t>
                        </m:r>
                      </m:e>
                    </m:rad>
                  </m:den>
                </m:f>
              </m:e>
            </m:d>
          </m:e>
        </m:nary>
      </m:oMath>
    </w:p>
    <w:p w14:paraId="46FF5DE4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  <w:t>令u</w:t>
      </w:r>
      <w:r>
        <w:rPr>
          <w:rFonts w:ascii="宋体" w:eastAsia="宋体" w:hAnsi="宋体" w:hint="eastAsia"/>
          <w:szCs w:val="21"/>
          <w:vertAlign w:val="subscript"/>
        </w:rPr>
        <w:t xml:space="preserve">n </w:t>
      </w:r>
      <w:r>
        <w:rPr>
          <w:rFonts w:ascii="宋体" w:eastAsia="宋体" w:hAnsi="宋体" w:hint="eastAsia"/>
          <w:szCs w:val="21"/>
        </w:rPr>
        <w:t xml:space="preserve">=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2n</m:t>
                </m:r>
              </m:e>
            </m:rad>
          </m:den>
        </m:f>
      </m:oMath>
    </w:p>
    <w:p w14:paraId="4DC1DFE0" w14:textId="77777777" w:rsidR="007D7588" w:rsidRDefault="007D7588" w:rsidP="007D758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ab/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  <m:ctrlPr>
                  <w:rPr>
                    <w:rFonts w:ascii="Cambria Math" w:eastAsia="宋体" w:hAnsi="Cambria Math"/>
                    <w:szCs w:val="21"/>
                  </w:rPr>
                </m:ctrlP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n→∞</m:t>
                </m:r>
              </m:lim>
            </m:limLow>
          </m:fName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u</m:t>
                    </m: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e>
            </m:d>
          </m:e>
        </m:func>
        <m:r>
          <w:rPr>
            <w:rFonts w:ascii="Cambria Math" w:eastAsia="宋体" w:hAnsi="Cambria Math"/>
            <w:szCs w:val="21"/>
          </w:rPr>
          <m:t>/(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n</m:t>
            </m:r>
          </m:den>
        </m:f>
        <m:r>
          <w:rPr>
            <w:rFonts w:ascii="Cambria Math" w:eastAsia="宋体" w:hAnsi="Cambria Math"/>
            <w:szCs w:val="21"/>
          </w:rPr>
          <m:t>)=∞</m:t>
        </m:r>
      </m:oMath>
      <w:r>
        <w:rPr>
          <w:rFonts w:ascii="宋体" w:eastAsia="宋体" w:hAnsi="宋体" w:hint="eastAsia"/>
          <w:szCs w:val="21"/>
        </w:rPr>
        <w:t>，该级数绝对值发散，</w:t>
      </w:r>
    </w:p>
    <w:p w14:paraId="21B66B5E" w14:textId="77777777" w:rsidR="007D7588" w:rsidRDefault="007D7588" w:rsidP="007D7588">
      <w:pPr>
        <w:rPr>
          <w:rFonts w:ascii="宋体" w:eastAsia="宋体" w:hAnsi="宋体" w:hint="eastAsia"/>
          <w:szCs w:val="21"/>
          <w:vertAlign w:val="subscript"/>
        </w:rPr>
      </w:pPr>
      <w:r>
        <w:rPr>
          <w:rFonts w:ascii="宋体" w:eastAsia="宋体" w:hAnsi="宋体" w:hint="eastAsia"/>
          <w:szCs w:val="21"/>
        </w:rPr>
        <w:tab/>
        <w:t>且u</w:t>
      </w:r>
      <w:r>
        <w:rPr>
          <w:rFonts w:ascii="宋体" w:eastAsia="宋体" w:hAnsi="宋体" w:hint="eastAsia"/>
          <w:szCs w:val="21"/>
          <w:vertAlign w:val="subscript"/>
        </w:rPr>
        <w:t>n</w:t>
      </w:r>
      <w:r>
        <w:rPr>
          <w:rFonts w:ascii="宋体" w:eastAsia="宋体" w:hAnsi="宋体" w:hint="eastAsia"/>
          <w:szCs w:val="21"/>
        </w:rPr>
        <w:t>满足u</w:t>
      </w:r>
      <w:r>
        <w:rPr>
          <w:rFonts w:ascii="宋体" w:eastAsia="宋体" w:hAnsi="宋体" w:hint="eastAsia"/>
          <w:szCs w:val="21"/>
          <w:vertAlign w:val="subscript"/>
        </w:rPr>
        <w:t>n</w:t>
      </w:r>
      <w:r>
        <w:rPr>
          <w:rFonts w:ascii="宋体" w:eastAsia="宋体" w:hAnsi="宋体" w:hint="eastAsia"/>
          <w:szCs w:val="21"/>
        </w:rPr>
        <w:t xml:space="preserve"> &gt; u</w:t>
      </w:r>
      <w:r>
        <w:rPr>
          <w:rFonts w:ascii="宋体" w:eastAsia="宋体" w:hAnsi="宋体" w:hint="eastAsia"/>
          <w:szCs w:val="21"/>
          <w:vertAlign w:val="subscript"/>
        </w:rPr>
        <w:t>n+1</w:t>
      </w:r>
    </w:p>
    <w:p w14:paraId="6E41CA90" w14:textId="77777777" w:rsidR="007D7588" w:rsidRDefault="007D7588" w:rsidP="007D7588">
      <w:pPr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szCs w:val="21"/>
          <w:vertAlign w:val="subscript"/>
        </w:rPr>
        <w:tab/>
      </w:r>
      <w:r>
        <w:rPr>
          <w:rFonts w:ascii="宋体" w:eastAsia="宋体" w:hAnsi="宋体" w:hint="eastAsia"/>
          <w:szCs w:val="21"/>
        </w:rPr>
        <w:t>故该交错级数条件收敛</w:t>
      </w:r>
    </w:p>
    <w:p w14:paraId="6D04F936" w14:textId="77777777" w:rsidR="007D7588" w:rsidRDefault="007D7588" w:rsidP="007D7588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(3)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(-1)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+1</m:t>
                    </m:r>
                  </m:e>
                </m:rad>
              </m:den>
            </m:f>
          </m:e>
        </m:nary>
      </m:oMath>
    </w:p>
    <w:p w14:paraId="72D9730B" w14:textId="77777777" w:rsidR="007D7588" w:rsidRDefault="007D7588" w:rsidP="007D7588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解: </w:t>
      </w:r>
    </w:p>
    <w:p w14:paraId="1B1F5287" w14:textId="77777777" w:rsidR="007D7588" w:rsidRDefault="007D7588" w:rsidP="007D7588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令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</m:oMath>
      <w:r>
        <w:rPr>
          <w:rFonts w:ascii="宋体" w:eastAsia="宋体" w:hAnsi="宋体" w:hint="eastAsia"/>
          <w:szCs w:val="21"/>
        </w:rPr>
        <w:t xml:space="preserve"> =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+1</m:t>
                </m:r>
              </m:e>
            </m:rad>
          </m:den>
        </m:f>
      </m:oMath>
      <w:r>
        <w:rPr>
          <w:rFonts w:ascii="宋体" w:eastAsia="宋体" w:hAnsi="宋体" w:hint="eastAsia"/>
          <w:szCs w:val="21"/>
        </w:rPr>
        <w:t>, 则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  <m:r>
          <w:rPr>
            <w:rFonts w:ascii="Cambria Math" w:eastAsia="宋体" w:hAnsi="Cambria Math" w:hint="eastAsia"/>
            <w:szCs w:val="21"/>
          </w:rPr>
          <m:t>≤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n+1</m:t>
            </m:r>
          </m:sub>
        </m:sSub>
      </m:oMath>
      <w:r>
        <w:rPr>
          <w:rFonts w:ascii="宋体" w:eastAsia="宋体" w:hAnsi="宋体" w:hint="eastAsia"/>
          <w:szCs w:val="21"/>
        </w:rPr>
        <w:t>, 又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b>
            </m:sSub>
          </m:e>
        </m:func>
      </m:oMath>
      <w:r>
        <w:rPr>
          <w:rFonts w:ascii="宋体" w:eastAsia="宋体" w:hAnsi="宋体" w:hint="eastAsia"/>
          <w:szCs w:val="21"/>
        </w:rPr>
        <w:t xml:space="preserve"> = 0, 由莱布尼兹判别法可知, 该级数收敛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hint="eastAsia"/>
                <w:szCs w:val="21"/>
              </w:rPr>
              <m:t>∞</m:t>
            </m:r>
          </m:sup>
          <m:e>
            <m:r>
              <w:rPr>
                <w:rFonts w:ascii="Cambria Math" w:eastAsia="宋体" w:hAnsi="Cambria Math"/>
                <w:szCs w:val="21"/>
              </w:rPr>
              <m:t>|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(-1)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+1</m:t>
                    </m:r>
                  </m:e>
                </m:rad>
              </m:den>
            </m:f>
            <m:r>
              <w:rPr>
                <w:rFonts w:ascii="Cambria Math" w:eastAsia="宋体" w:hAnsi="Cambria Math"/>
                <w:szCs w:val="21"/>
              </w:rPr>
              <m:t>|</m:t>
            </m:r>
          </m:e>
        </m:nary>
      </m:oMath>
      <w:r>
        <w:rPr>
          <w:rFonts w:ascii="宋体" w:eastAsia="宋体" w:hAnsi="宋体" w:hint="eastAsia"/>
          <w:szCs w:val="21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+1</m:t>
                    </m:r>
                  </m:e>
                </m:rad>
              </m:den>
            </m:f>
          </m:e>
        </m:nary>
      </m:oMath>
      <w:r>
        <w:rPr>
          <w:rFonts w:ascii="宋体" w:eastAsia="宋体" w:hAnsi="宋体" w:hint="eastAsia"/>
          <w:szCs w:val="21"/>
        </w:rPr>
        <w:t>, 又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+1</m:t>
                        </m:r>
                      </m:e>
                    </m:rad>
                  </m:den>
                </m:f>
              </m:num>
              <m:den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den>
                </m:f>
              </m:den>
            </m:f>
          </m:e>
        </m:func>
      </m:oMath>
      <w:r>
        <w:rPr>
          <w:rFonts w:ascii="宋体" w:eastAsia="宋体" w:hAnsi="宋体" w:hint="eastAsia"/>
          <w:szCs w:val="21"/>
        </w:rPr>
        <w:t xml:space="preserve"> = 1, 所以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hint="eastAsia"/>
                <w:szCs w:val="21"/>
              </w:rPr>
              <m:t>∞</m:t>
            </m:r>
          </m:sup>
          <m:e>
            <m:r>
              <w:rPr>
                <w:rFonts w:ascii="Cambria Math" w:eastAsia="宋体" w:hAnsi="Cambria Math"/>
                <w:szCs w:val="21"/>
              </w:rPr>
              <m:t>|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(-1)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+1</m:t>
                    </m:r>
                  </m:e>
                </m:rad>
              </m:den>
            </m:f>
            <m:r>
              <w:rPr>
                <w:rFonts w:ascii="Cambria Math" w:eastAsia="宋体" w:hAnsi="Cambria Math"/>
                <w:szCs w:val="21"/>
              </w:rPr>
              <m:t>|</m:t>
            </m:r>
          </m:e>
        </m:nary>
      </m:oMath>
      <w:r>
        <w:rPr>
          <w:rFonts w:ascii="宋体" w:eastAsia="宋体" w:hAnsi="宋体" w:hint="eastAsia"/>
          <w:szCs w:val="21"/>
        </w:rPr>
        <w:t xml:space="preserve"> 发散</w:t>
      </w:r>
    </w:p>
    <w:p w14:paraId="1BADBD51" w14:textId="77777777" w:rsidR="007D7588" w:rsidRDefault="007D7588" w:rsidP="007D7588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所以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(-1)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+1</m:t>
                    </m:r>
                  </m:e>
                </m:rad>
              </m:den>
            </m:f>
          </m:e>
        </m:nary>
      </m:oMath>
      <w:r>
        <w:rPr>
          <w:rFonts w:ascii="宋体" w:eastAsia="宋体" w:hAnsi="宋体" w:hint="eastAsia"/>
          <w:szCs w:val="21"/>
        </w:rPr>
        <w:t>条件收敛</w:t>
      </w:r>
    </w:p>
    <w:p w14:paraId="73448FB5" w14:textId="77777777" w:rsidR="007D7588" w:rsidRDefault="007D7588" w:rsidP="007D7588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(4)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den>
            </m:f>
          </m:e>
        </m:nary>
      </m:oMath>
    </w:p>
    <w:p w14:paraId="284A174E" w14:textId="77777777" w:rsidR="007D7588" w:rsidRDefault="007D7588" w:rsidP="007D7588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解:</w:t>
      </w:r>
    </w:p>
    <w:p w14:paraId="3D6CCB40" w14:textId="77777777" w:rsidR="007D7588" w:rsidRDefault="007D7588" w:rsidP="007D7588">
      <w:pPr>
        <w:spacing w:line="300" w:lineRule="auto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令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</m:oMath>
      <w:r>
        <w:rPr>
          <w:rFonts w:ascii="宋体" w:eastAsia="宋体" w:hAnsi="宋体" w:hint="eastAsia"/>
          <w:szCs w:val="21"/>
        </w:rPr>
        <w:t xml:space="preserve"> =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n</m:t>
            </m:r>
          </m:den>
        </m:f>
      </m:oMath>
      <w:r>
        <w:rPr>
          <w:rFonts w:ascii="宋体" w:eastAsia="宋体" w:hAnsi="宋体" w:hint="eastAsia"/>
          <w:szCs w:val="21"/>
        </w:rPr>
        <w:t>, 则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  <m:r>
          <w:rPr>
            <w:rFonts w:ascii="Cambria Math" w:eastAsia="宋体" w:hAnsi="Cambria Math" w:hint="eastAsia"/>
            <w:szCs w:val="21"/>
          </w:rPr>
          <m:t>≤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u</m:t>
            </m:r>
          </m:e>
          <m:sub>
            <m:r>
              <w:rPr>
                <w:rFonts w:ascii="Cambria Math" w:eastAsia="宋体" w:hAnsi="Cambria Math"/>
                <w:szCs w:val="21"/>
              </w:rPr>
              <m:t>n+1</m:t>
            </m:r>
          </m:sub>
        </m:sSub>
      </m:oMath>
      <w:r>
        <w:rPr>
          <w:rFonts w:ascii="宋体" w:eastAsia="宋体" w:hAnsi="宋体" w:hint="eastAsia"/>
          <w:szCs w:val="21"/>
        </w:rPr>
        <w:t>, 又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b>
            </m:sSub>
          </m:e>
        </m:func>
      </m:oMath>
      <w:r>
        <w:rPr>
          <w:rFonts w:ascii="宋体" w:eastAsia="宋体" w:hAnsi="宋体" w:hint="eastAsia"/>
          <w:szCs w:val="21"/>
        </w:rPr>
        <w:t xml:space="preserve"> = 0, 由莱布尼兹判别法可知, 该级数收敛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den>
                </m:f>
              </m:e>
            </m:d>
          </m:e>
        </m:nary>
      </m:oMath>
      <w:r>
        <w:rPr>
          <w:rFonts w:ascii="宋体" w:eastAsia="宋体" w:hAnsi="宋体" w:hint="eastAsia"/>
          <w:szCs w:val="21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den>
            </m:f>
          </m:e>
        </m:nary>
      </m:oMath>
      <w:r>
        <w:rPr>
          <w:rFonts w:ascii="宋体" w:eastAsia="宋体" w:hAnsi="宋体" w:hint="eastAsia"/>
          <w:szCs w:val="21"/>
        </w:rPr>
        <w:t>, 又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</m:den>
            </m:f>
          </m:e>
        </m:func>
      </m:oMath>
      <w:r>
        <w:rPr>
          <w:rFonts w:ascii="宋体" w:eastAsia="宋体" w:hAnsi="宋体" w:hint="eastAsia"/>
          <w:szCs w:val="21"/>
        </w:rPr>
        <w:t xml:space="preserve"> = 0, 而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Cs w:val="21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den>
            </m:f>
          </m:e>
        </m:func>
      </m:oMath>
      <w:r>
        <w:rPr>
          <w:rFonts w:ascii="宋体" w:eastAsia="宋体" w:hAnsi="宋体" w:hint="eastAsia"/>
          <w:szCs w:val="21"/>
        </w:rPr>
        <w:t>收敛, 所以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den>
                </m:f>
              </m:e>
            </m:d>
          </m:e>
        </m:nary>
      </m:oMath>
      <w:r>
        <w:rPr>
          <w:rFonts w:ascii="宋体" w:eastAsia="宋体" w:hAnsi="宋体" w:hint="eastAsia"/>
          <w:szCs w:val="21"/>
        </w:rPr>
        <w:t>收敛</w:t>
      </w:r>
    </w:p>
    <w:p w14:paraId="11BE2DC5" w14:textId="77777777" w:rsidR="007D7588" w:rsidRDefault="007D7588" w:rsidP="007D7588">
      <w:pPr>
        <w:spacing w:line="300" w:lineRule="auto"/>
        <w:jc w:val="left"/>
        <w:rPr>
          <w:rFonts w:ascii="宋体" w:eastAsia="宋体" w:hAnsi="宋体" w:hint="eastAsia"/>
          <w:i/>
          <w:szCs w:val="21"/>
        </w:rPr>
      </w:pPr>
      <w:r>
        <w:rPr>
          <w:rFonts w:ascii="宋体" w:eastAsia="宋体" w:hAnsi="宋体" w:hint="eastAsia"/>
          <w:szCs w:val="21"/>
        </w:rPr>
        <w:t>所以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hint="eastAsia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den>
            </m:f>
          </m:e>
        </m:nary>
      </m:oMath>
      <w:r>
        <w:rPr>
          <w:rFonts w:ascii="宋体" w:eastAsia="宋体" w:hAnsi="宋体" w:hint="eastAsia"/>
          <w:szCs w:val="21"/>
        </w:rPr>
        <w:t>绝对收敛</w:t>
      </w:r>
    </w:p>
    <w:p w14:paraId="215C9534" w14:textId="16C4CBAF" w:rsidR="008A3090" w:rsidRDefault="008A3090" w:rsidP="00C35CC3">
      <w:pPr>
        <w:jc w:val="left"/>
        <w:rPr>
          <w:rFonts w:ascii="宋体" w:eastAsia="宋体" w:hAnsi="宋体"/>
          <w:szCs w:val="21"/>
        </w:rPr>
      </w:pPr>
    </w:p>
    <w:p w14:paraId="16C6ABFA" w14:textId="5EC06086" w:rsidR="00414B79" w:rsidRDefault="00414B79" w:rsidP="00C35CC3">
      <w:pPr>
        <w:jc w:val="left"/>
        <w:rPr>
          <w:rFonts w:ascii="宋体" w:eastAsia="宋体" w:hAnsi="宋体"/>
          <w:szCs w:val="21"/>
        </w:rPr>
      </w:pPr>
    </w:p>
    <w:p w14:paraId="520F3E94" w14:textId="77777777" w:rsidR="00414B79" w:rsidRPr="00AC05F5" w:rsidRDefault="00414B79" w:rsidP="00414B79">
      <w:pPr>
        <w:jc w:val="center"/>
        <w:rPr>
          <w:rFonts w:ascii="宋体" w:eastAsia="宋体" w:hAnsi="宋体" w:cs="STXingkai"/>
          <w:b/>
          <w:bCs/>
          <w:iCs/>
          <w:sz w:val="30"/>
          <w:szCs w:val="30"/>
        </w:rPr>
      </w:pPr>
      <w:r w:rsidRPr="00AC05F5">
        <w:rPr>
          <w:rFonts w:ascii="宋体" w:eastAsia="宋体" w:hAnsi="宋体" w:cs="STXingkai" w:hint="eastAsia"/>
          <w:b/>
          <w:bCs/>
          <w:iCs/>
          <w:sz w:val="30"/>
          <w:szCs w:val="30"/>
        </w:rPr>
        <w:t>26.幂级数</w:t>
      </w:r>
    </w:p>
    <w:p w14:paraId="2DE08F2E" w14:textId="77777777" w:rsidR="00414B79" w:rsidRDefault="00414B79" w:rsidP="00414B79">
      <w:r>
        <w:rPr>
          <w:rFonts w:hint="eastAsia"/>
        </w:rPr>
        <w:t>1求幂级数的收敛域</w:t>
      </w:r>
    </w:p>
    <w:p w14:paraId="1AE1A244" w14:textId="77777777" w:rsidR="00414B79" w:rsidRDefault="00414B79" w:rsidP="00414B79">
      <w:r>
        <w:t>(1)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 w:hint="eastAsia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(x-5)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5D1ADA47" w14:textId="77777777" w:rsidR="00414B79" w:rsidRDefault="00414B79" w:rsidP="00414B79">
      <w:r>
        <w:rPr>
          <w:rFonts w:hint="eastAsia"/>
        </w:rPr>
        <w:t>解:</w:t>
      </w:r>
      <w:r>
        <w:t xml:space="preserve"> </w:t>
      </w:r>
      <w:r>
        <w:rPr>
          <w:rFonts w:hint="eastAsia"/>
        </w:rPr>
        <w:t>令t</w:t>
      </w:r>
      <w:r>
        <w:t xml:space="preserve">=x-5 </w:t>
      </w:r>
      <w:r>
        <w:rPr>
          <w:rFonts w:hint="eastAsia"/>
        </w:rPr>
        <w:t>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(x-5)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6A34ABE2" w14:textId="77777777" w:rsidR="00414B79" w:rsidRDefault="00414B79" w:rsidP="00414B79">
      <w:r>
        <w:rPr>
          <w:rFonts w:hint="eastAsia"/>
        </w:rPr>
        <w:t>则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</m:t>
                </m:r>
                <m: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 w:hint="eastAsia"/>
                  </w:rPr>
                  <m:t>a</m:t>
                </m:r>
                <m:r>
                  <w:rPr>
                    <w:rFonts w:ascii="Cambria Math" w:hAnsi="Cambria Math"/>
                  </w:rPr>
                  <m:t>n+1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n</m:t>
                </m:r>
              </m:den>
            </m:f>
            <m:r>
              <w:rPr>
                <w:rFonts w:ascii="Cambria Math" w:hAnsi="Cambria Math" w:hint="eastAsia"/>
              </w:rPr>
              <m:t>|</m:t>
            </m:r>
          </m:e>
        </m:func>
      </m:oMath>
      <w:r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</m:t>
                </m:r>
                <m: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n+1</m:t>
                    </m:r>
                  </m:den>
                </m:f>
              </m:e>
            </m:rad>
          </m:e>
        </m:func>
      </m:oMath>
      <w:r>
        <w:rPr>
          <w:rFonts w:hint="eastAsia"/>
        </w:rPr>
        <w:t>=</w:t>
      </w:r>
      <w:r>
        <w:t>1</w:t>
      </w:r>
      <w:r>
        <w:rPr>
          <w:rFonts w:hint="eastAsia"/>
        </w:rPr>
        <w:t>，所以收敛半径R</w:t>
      </w:r>
      <w:r>
        <w:t>=1;</w:t>
      </w:r>
    </w:p>
    <w:p w14:paraId="01B2F1FE" w14:textId="77777777" w:rsidR="00414B79" w:rsidRDefault="00414B79" w:rsidP="00414B79">
      <w:r>
        <w:rPr>
          <w:rFonts w:hint="eastAsia"/>
        </w:rPr>
        <w:t>当t</w:t>
      </w:r>
      <w:r>
        <w:t>=1</w:t>
      </w:r>
      <w:r>
        <w:rPr>
          <w:rFonts w:hint="eastAsia"/>
        </w:rPr>
        <w:t>时</w:t>
      </w:r>
      <w:r>
        <w:t xml:space="preserve">,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</m:t>
                </m:r>
                <m: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func>
      </m:oMath>
      <w:r>
        <w:rPr>
          <w:rFonts w:hint="eastAsia"/>
        </w:rPr>
        <w:t>发散;</w:t>
      </w:r>
    </w:p>
    <w:p w14:paraId="48FA5E89" w14:textId="77777777" w:rsidR="00414B79" w:rsidRDefault="00414B79" w:rsidP="00414B79">
      <w:r>
        <w:rPr>
          <w:rFonts w:hint="eastAsia"/>
        </w:rPr>
        <w:t>当t</w:t>
      </w:r>
      <w:r>
        <w:t>=-1</w:t>
      </w:r>
      <w:r>
        <w:rPr>
          <w:rFonts w:hint="eastAsia"/>
        </w:rPr>
        <w:t>时,</w:t>
      </w: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</m:t>
                </m:r>
                <m: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(-1)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func>
      </m:oMath>
      <w:r>
        <w:rPr>
          <w:rFonts w:hint="eastAsia"/>
        </w:rPr>
        <w:t>收敛.</w:t>
      </w:r>
    </w:p>
    <w:p w14:paraId="48098FA1" w14:textId="77777777" w:rsidR="00414B79" w:rsidRDefault="00414B79" w:rsidP="00414B79">
      <w:pPr>
        <w:rPr>
          <w:rFonts w:eastAsiaTheme="minorHAnsi"/>
        </w:rPr>
      </w:pPr>
      <w:r>
        <w:rPr>
          <w:rFonts w:hint="eastAsia"/>
        </w:rPr>
        <w:t>所以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的收敛域为-</w:t>
      </w:r>
      <w:r>
        <w:t>1</w:t>
      </w:r>
      <w:r>
        <w:rPr>
          <w:rFonts w:eastAsiaTheme="minorHAnsi"/>
        </w:rPr>
        <w:t>≤</w:t>
      </w:r>
      <w:r>
        <w:t xml:space="preserve">t&lt;1. </w:t>
      </w:r>
      <w:r>
        <w:rPr>
          <w:rFonts w:hint="eastAsia"/>
        </w:rPr>
        <w:t>即-</w:t>
      </w:r>
      <w:r>
        <w:t xml:space="preserve">1≤x-5&lt;1; </w:t>
      </w:r>
      <w:r>
        <w:rPr>
          <w:rFonts w:hint="eastAsia"/>
        </w:rPr>
        <w:t>所以4</w:t>
      </w:r>
      <w:r>
        <w:rPr>
          <w:rFonts w:eastAsiaTheme="minorHAnsi"/>
        </w:rPr>
        <w:t xml:space="preserve">≤x&lt;6; </w:t>
      </w:r>
    </w:p>
    <w:p w14:paraId="31D7E683" w14:textId="77777777" w:rsidR="00414B79" w:rsidRDefault="00414B79" w:rsidP="00414B79">
      <w:pPr>
        <w:rPr>
          <w:rFonts w:eastAsiaTheme="minorHAnsi"/>
        </w:rPr>
      </w:pPr>
      <w:r>
        <w:rPr>
          <w:rFonts w:eastAsiaTheme="minorHAnsi" w:hint="eastAsia"/>
        </w:rPr>
        <w:t>故收敛域为[</w:t>
      </w:r>
      <w:r>
        <w:rPr>
          <w:rFonts w:eastAsiaTheme="minorHAnsi"/>
        </w:rPr>
        <w:t xml:space="preserve">4,6). </w:t>
      </w:r>
    </w:p>
    <w:p w14:paraId="42B2ECF5" w14:textId="77777777" w:rsidR="00414B79" w:rsidRDefault="00414B79" w:rsidP="00414B79">
      <w:r>
        <w:rPr>
          <w:rFonts w:eastAsiaTheme="minorHAnsi" w:hint="eastAsia"/>
        </w:rPr>
        <w:t>(</w:t>
      </w:r>
      <w:r>
        <w:rPr>
          <w:rFonts w:eastAsiaTheme="minorHAnsi"/>
        </w:rPr>
        <w:t>2)</w:t>
      </w:r>
      <w:r>
        <w:t xml:space="preserve"> </w:t>
      </w:r>
      <w:r>
        <w:rPr>
          <w:rFonts w:eastAsiaTheme="minorHAnsi"/>
        </w:rPr>
        <w:t>)</w:t>
      </w:r>
      <m:oMath>
        <m:nary>
          <m:naryPr>
            <m:chr m:val="∑"/>
            <m:limLoc m:val="subSup"/>
            <m:ctrlPr>
              <w:rPr>
                <w:rFonts w:ascii="Cambria Math" w:eastAsiaTheme="minorHAnsi" w:hAnsi="Cambria Math"/>
                <w:i/>
              </w:rPr>
            </m:ctrlPr>
          </m:naryPr>
          <m:sub>
            <m:r>
              <w:rPr>
                <w:rFonts w:ascii="Cambria Math" w:eastAsiaTheme="minorHAnsi" w:hAnsi="Cambria Math"/>
              </w:rPr>
              <m:t>n=1</m:t>
            </m:r>
          </m:sub>
          <m:sup>
            <m:r>
              <w:rPr>
                <w:rFonts w:ascii="Cambria Math" w:eastAsiaTheme="minorHAnsi" w:hAnsi="Cambria Math" w:hint="eastAsia"/>
              </w:rPr>
              <m:t>∞</m:t>
            </m:r>
          </m:sup>
          <m:e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(1+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HAnsi" w:hAnsi="Cambria Math"/>
                      </w:rPr>
                      <m:t>n</m:t>
                    </m:r>
                  </m:den>
                </m:f>
                <m:r>
                  <w:rPr>
                    <w:rFonts w:ascii="Cambria Math" w:eastAsiaTheme="minorHAnsi" w:hAnsi="Cambria Math"/>
                  </w:rPr>
                  <m:t>)</m:t>
                </m:r>
              </m:e>
              <m:sup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HAnsi" w:hAnsi="Cambria Math"/>
                      </w:rPr>
                      <m:t>2</m:t>
                    </m:r>
                  </m:sup>
                </m:sSup>
              </m:sup>
            </m:sSup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653943C6" w14:textId="77777777" w:rsidR="00414B79" w:rsidRDefault="00414B79" w:rsidP="00414B79">
      <w:r>
        <w:rPr>
          <w:rFonts w:hint="eastAsia"/>
        </w:rPr>
        <w:t>解</w:t>
      </w:r>
      <w:r>
        <w:t xml:space="preserve">: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|</m:t>
            </m:r>
          </m:e>
        </m:rad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|</w:t>
      </w:r>
      <w:r>
        <w:t>x| -</w:t>
      </w:r>
      <w:r>
        <w:rPr>
          <w:rFonts w:hint="eastAsia"/>
        </w:rPr>
        <w:t>&gt;</w:t>
      </w:r>
      <w:r>
        <w:t xml:space="preserve"> </w:t>
      </w:r>
      <w:proofErr w:type="spellStart"/>
      <w:r>
        <w:t>e|</w:t>
      </w:r>
      <w:r>
        <w:rPr>
          <w:rFonts w:hint="eastAsia"/>
        </w:rPr>
        <w:t>x</w:t>
      </w:r>
      <w:proofErr w:type="spellEnd"/>
      <w:r>
        <w:t xml:space="preserve">|, </w:t>
      </w:r>
      <w:r>
        <w:rPr>
          <w:rFonts w:hint="eastAsia"/>
        </w:rPr>
        <w:t>（</w:t>
      </w:r>
      <w:r>
        <w:t>x-&gt;</w:t>
      </w:r>
      <w:r>
        <w:rPr>
          <w:rFonts w:hint="eastAsia"/>
        </w:rPr>
        <w:t>∞）</w:t>
      </w:r>
    </w:p>
    <w:p w14:paraId="60E9FBCA" w14:textId="77777777" w:rsidR="00414B79" w:rsidRDefault="00414B79" w:rsidP="00414B79">
      <w:r>
        <w:rPr>
          <w:rFonts w:hint="eastAsia"/>
        </w:rPr>
        <w:t>当</w:t>
      </w:r>
      <w:proofErr w:type="spellStart"/>
      <w:r>
        <w:rPr>
          <w:rFonts w:hint="eastAsia"/>
        </w:rPr>
        <w:t>e</w:t>
      </w:r>
      <w:r>
        <w:t>|x</w:t>
      </w:r>
      <w:proofErr w:type="spellEnd"/>
      <w:r>
        <w:t xml:space="preserve">|&lt;1 </w:t>
      </w:r>
      <w:r>
        <w:rPr>
          <w:rFonts w:hint="eastAsia"/>
        </w:rPr>
        <w:t>即</w:t>
      </w:r>
      <w:bookmarkStart w:id="91" w:name="_Hlk43053045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|x</w:t>
      </w:r>
      <w:r>
        <w:t xml:space="preserve"> </w:t>
      </w:r>
      <w:r>
        <w:rPr>
          <w:rFonts w:hint="eastAsia"/>
        </w:rPr>
        <w:t>|</w:t>
      </w:r>
      <w:r>
        <w:t xml:space="preserve"> &lt;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t>)</w:t>
      </w:r>
      <w:bookmarkEnd w:id="91"/>
      <w:r>
        <w:rPr>
          <w:rFonts w:hint="eastAsia"/>
        </w:rPr>
        <w:t>时,</w:t>
      </w:r>
      <w:r>
        <w:t xml:space="preserve"> </w:t>
      </w:r>
      <w:r>
        <w:rPr>
          <w:rFonts w:hint="eastAsia"/>
        </w:rPr>
        <w:t>原级数绝对收敛.</w:t>
      </w:r>
      <w:r>
        <w:t xml:space="preserve"> </w:t>
      </w:r>
    </w:p>
    <w:p w14:paraId="0B6D4DB3" w14:textId="77777777" w:rsidR="00414B79" w:rsidRDefault="00414B79" w:rsidP="00414B79">
      <w:r>
        <w:rPr>
          <w:rFonts w:hint="eastAsia"/>
        </w:rPr>
        <w:t>当</w:t>
      </w:r>
      <w:proofErr w:type="spellStart"/>
      <w:r>
        <w:rPr>
          <w:rFonts w:hint="eastAsia"/>
        </w:rPr>
        <w:t>e</w:t>
      </w:r>
      <w:r>
        <w:t>|x</w:t>
      </w:r>
      <w:proofErr w:type="spellEnd"/>
      <w:r>
        <w:t xml:space="preserve">|&gt;1 </w:t>
      </w:r>
      <w:r>
        <w:rPr>
          <w:rFonts w:hint="eastAsia"/>
        </w:rPr>
        <w:t>即</w:t>
      </w:r>
      <w:r>
        <w:t>(|</w:t>
      </w:r>
      <w:r>
        <w:rPr>
          <w:rFonts w:hint="eastAsia"/>
        </w:rPr>
        <w:t>x</w:t>
      </w:r>
      <w:r>
        <w:t xml:space="preserve"> |&gt;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t>)</w:t>
      </w:r>
      <w:r>
        <w:rPr>
          <w:rFonts w:hint="eastAsia"/>
        </w:rPr>
        <w:t>时,</w:t>
      </w:r>
      <w:r>
        <w:t xml:space="preserve"> </w:t>
      </w:r>
      <w:r>
        <w:rPr>
          <w:rFonts w:hint="eastAsia"/>
        </w:rPr>
        <w:t>原级数发散</w:t>
      </w:r>
      <w:r>
        <w:t xml:space="preserve">. </w:t>
      </w:r>
    </w:p>
    <w:p w14:paraId="7B4A9348" w14:textId="77777777" w:rsidR="00414B79" w:rsidRDefault="00414B79" w:rsidP="00414B79">
      <w:r>
        <w:rPr>
          <w:rFonts w:hint="eastAsia"/>
        </w:rPr>
        <w:t>当</w:t>
      </w:r>
      <w:proofErr w:type="spellStart"/>
      <w:r>
        <w:rPr>
          <w:rFonts w:hint="eastAsia"/>
        </w:rPr>
        <w:t>e|x</w:t>
      </w:r>
      <w:proofErr w:type="spellEnd"/>
      <w:r>
        <w:rPr>
          <w:rFonts w:hint="eastAsia"/>
        </w:rPr>
        <w:t>|=</w:t>
      </w:r>
      <w:r>
        <w:t>1</w:t>
      </w:r>
      <w:r>
        <w:rPr>
          <w:rFonts w:hint="eastAsia"/>
        </w:rPr>
        <w:t xml:space="preserve">时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</m:t>
                </m:r>
                <m: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/>
                  </w:rPr>
                  <m:t>(1+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HAnsi" w:hAnsi="Cambria Math"/>
                      </w:rPr>
                      <m:t>n</m:t>
                    </m:r>
                  </m:den>
                </m:f>
                <m:r>
                  <w:rPr>
                    <w:rFonts w:ascii="Cambria Math" w:eastAsiaTheme="minorHAnsi" w:hAnsi="Cambria Math"/>
                  </w:rPr>
                  <m:t>)</m:t>
                </m:r>
              </m:e>
              <m:sup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HAnsi" w:hAnsi="Cambria Math"/>
                      </w:rPr>
                      <m:t>2</m:t>
                    </m:r>
                  </m:sup>
                </m:sSup>
              </m:sup>
            </m:sSup>
            <m:sSup>
              <m:sSupPr>
                <m:ctrlPr>
                  <w:rPr>
                    <w:rFonts w:ascii="Cambria Math" w:eastAsiaTheme="minorHAnsi" w:hAnsi="Cambria Math"/>
                    <w:i/>
                  </w:rPr>
                </m:ctrlPr>
              </m:sSupPr>
              <m:e>
                <m:r>
                  <w:rPr>
                    <w:rFonts w:ascii="Cambria Math" w:eastAsiaTheme="minorHAnsi" w:hAnsi="Cambria Math" w:hint="eastAsia"/>
                  </w:rPr>
                  <m:t>x</m:t>
                </m:r>
              </m:e>
              <m:sup>
                <m:r>
                  <w:rPr>
                    <w:rFonts w:ascii="Cambria Math" w:eastAsiaTheme="minorHAnsi" w:hAnsi="Cambria Math" w:hint="eastAsia"/>
                  </w:rPr>
                  <m:t>n</m:t>
                </m:r>
              </m:sup>
            </m:sSup>
          </m:e>
        </m:func>
      </m:oMath>
      <w:r>
        <w:rPr>
          <w:rFonts w:hint="eastAsia"/>
        </w:rPr>
        <w:t>=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</m:t>
                </m:r>
                <m:r>
                  <w:rPr>
                    <w:rFonts w:ascii="Cambria Math" w:hAnsi="Cambria Math" w:hint="eastAsia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[(1+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]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den>
            </m:f>
          </m:e>
        </m:func>
      </m:oMath>
      <w:r>
        <w:rPr>
          <w:rFonts w:hint="eastAsia"/>
        </w:rPr>
        <w:t>=</w:t>
      </w:r>
      <w:r>
        <w:t>1;</w:t>
      </w:r>
    </w:p>
    <w:p w14:paraId="77012764" w14:textId="77777777" w:rsidR="00414B79" w:rsidRDefault="00414B79" w:rsidP="00414B79">
      <w:r>
        <w:rPr>
          <w:rFonts w:hint="eastAsia"/>
        </w:rPr>
        <w:t>原级数发散.</w:t>
      </w:r>
    </w:p>
    <w:p w14:paraId="02511973" w14:textId="77777777" w:rsidR="00414B79" w:rsidRDefault="00414B79" w:rsidP="00414B79">
      <w:r>
        <w:rPr>
          <w:rFonts w:hint="eastAsia"/>
        </w:rPr>
        <w:t>收敛域为(</w:t>
      </w:r>
      <w:r>
        <w:t>-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rPr>
          <w:rFonts w:hint="eastAsia"/>
        </w:rPr>
        <w:t>,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</m:oMath>
      <w:r>
        <w:rPr>
          <w:rFonts w:hint="eastAsia"/>
        </w:rPr>
        <w:t>)</w:t>
      </w:r>
    </w:p>
    <w:p w14:paraId="7C49F677" w14:textId="77777777" w:rsidR="00414B79" w:rsidRDefault="00414B79" w:rsidP="00414B79">
      <w:pPr>
        <w:spacing w:line="300" w:lineRule="auto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>（3）已知</w:t>
      </w:r>
      <w:r>
        <w:rPr>
          <w:rFonts w:hAnsiTheme="minorEastAsia" w:cstheme="minorEastAsia" w:hint="eastAsia"/>
          <w:position w:val="-28"/>
          <w:szCs w:val="21"/>
        </w:rPr>
        <w:object w:dxaOrig="1700" w:dyaOrig="700" w14:anchorId="65E36FA6">
          <v:shape id="_x0000_i2411" type="#_x0000_t75" style="width:84.75pt;height:34.85pt" o:ole="">
            <v:imagedata r:id="rId1091" o:title=""/>
          </v:shape>
          <o:OLEObject Type="Embed" ProgID="Equation.KSEE3" ShapeID="_x0000_i2411" DrawAspect="Content" ObjectID="_1654737299" r:id="rId1092"/>
        </w:object>
      </w:r>
      <w:r>
        <w:rPr>
          <w:rFonts w:hAnsiTheme="minorEastAsia" w:cstheme="minorEastAsia" w:hint="eastAsia"/>
          <w:szCs w:val="21"/>
        </w:rPr>
        <w:t>, 求此幂级数的收敛域</w:t>
      </w:r>
    </w:p>
    <w:p w14:paraId="3C811B15" w14:textId="77777777" w:rsidR="00414B79" w:rsidRDefault="00414B79" w:rsidP="00414B79">
      <w:pPr>
        <w:spacing w:line="300" w:lineRule="auto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lastRenderedPageBreak/>
        <w:t>解：令</w:t>
      </w:r>
      <w:r>
        <w:rPr>
          <w:rFonts w:hAnsiTheme="minorEastAsia" w:cstheme="minorEastAsia" w:hint="eastAsia"/>
          <w:position w:val="-28"/>
          <w:szCs w:val="21"/>
        </w:rPr>
        <w:object w:dxaOrig="2180" w:dyaOrig="700" w14:anchorId="613F28F1">
          <v:shape id="_x0000_i2412" type="#_x0000_t75" style="width:109.15pt;height:34.85pt" o:ole="">
            <v:imagedata r:id="rId1093" o:title=""/>
          </v:shape>
          <o:OLEObject Type="Embed" ProgID="Equation.KSEE3" ShapeID="_x0000_i2412" DrawAspect="Content" ObjectID="_1654737300" r:id="rId1094"/>
        </w:object>
      </w:r>
    </w:p>
    <w:p w14:paraId="3FF8DC1B" w14:textId="77777777" w:rsidR="00414B79" w:rsidRDefault="00414B79" w:rsidP="00414B79">
      <w:pPr>
        <w:spacing w:line="300" w:lineRule="auto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 xml:space="preserve">    </w:t>
      </w:r>
      <w:r>
        <w:rPr>
          <w:rFonts w:hAnsiTheme="minorEastAsia" w:cstheme="minorEastAsia" w:hint="eastAsia"/>
          <w:position w:val="-16"/>
          <w:szCs w:val="21"/>
        </w:rPr>
        <w:object w:dxaOrig="2160" w:dyaOrig="460" w14:anchorId="4F128622">
          <v:shape id="_x0000_i2413" type="#_x0000_t75" style="width:108pt;height:23.25pt" o:ole="">
            <v:imagedata r:id="rId1095" o:title=""/>
          </v:shape>
          <o:OLEObject Type="Embed" ProgID="Equation.KSEE3" ShapeID="_x0000_i2413" DrawAspect="Content" ObjectID="_1654737301" r:id="rId1096"/>
        </w:object>
      </w:r>
    </w:p>
    <w:p w14:paraId="4920CBBA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>当</w:t>
      </w:r>
      <w:r>
        <w:rPr>
          <w:rFonts w:hAnsiTheme="minorEastAsia" w:cstheme="minorEastAsia" w:hint="eastAsia"/>
          <w:position w:val="-16"/>
          <w:szCs w:val="21"/>
        </w:rPr>
        <w:object w:dxaOrig="859" w:dyaOrig="460" w14:anchorId="14B0A55D">
          <v:shape id="_x0000_i2414" type="#_x0000_t75" style="width:42.95pt;height:23.25pt" o:ole="">
            <v:imagedata r:id="rId1097" o:title=""/>
          </v:shape>
          <o:OLEObject Type="Embed" ProgID="Equation.KSEE3" ShapeID="_x0000_i2414" DrawAspect="Content" ObjectID="_1654737302" r:id="rId1098"/>
        </w:object>
      </w:r>
      <w:r>
        <w:rPr>
          <w:rFonts w:hAnsiTheme="minorEastAsia" w:cstheme="minorEastAsia" w:hint="eastAsia"/>
          <w:szCs w:val="21"/>
        </w:rPr>
        <w:t>, 即</w:t>
      </w:r>
      <w:r>
        <w:rPr>
          <w:rFonts w:hAnsiTheme="minorEastAsia" w:cstheme="minorEastAsia" w:hint="eastAsia"/>
          <w:position w:val="-16"/>
          <w:szCs w:val="21"/>
        </w:rPr>
        <w:object w:dxaOrig="1579" w:dyaOrig="440" w14:anchorId="57C4A08C">
          <v:shape id="_x0000_i2415" type="#_x0000_t75" style="width:78.95pt;height:22.05pt" o:ole="">
            <v:imagedata r:id="rId1099" o:title=""/>
          </v:shape>
          <o:OLEObject Type="Embed" ProgID="Equation.KSEE3" ShapeID="_x0000_i2415" DrawAspect="Content" ObjectID="_1654737303" r:id="rId1100"/>
        </w:object>
      </w:r>
      <w:r>
        <w:rPr>
          <w:rFonts w:hAnsiTheme="minorEastAsia" w:cstheme="minorEastAsia" w:hint="eastAsia"/>
          <w:szCs w:val="21"/>
        </w:rPr>
        <w:t>时幂级数收敛</w:t>
      </w:r>
    </w:p>
    <w:p w14:paraId="0A348932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 xml:space="preserve">可解得n是偶数时, </w:t>
      </w:r>
      <w:r>
        <w:rPr>
          <w:rFonts w:hAnsiTheme="minorEastAsia" w:cstheme="minorEastAsia" w:hint="eastAsia"/>
          <w:position w:val="-24"/>
          <w:szCs w:val="21"/>
        </w:rPr>
        <w:object w:dxaOrig="660" w:dyaOrig="620" w14:anchorId="2D500ACE">
          <v:shape id="_x0000_i2416" type="#_x0000_t75" style="width:33.1pt;height:30.75pt" o:ole="">
            <v:imagedata r:id="rId1101" o:title=""/>
          </v:shape>
          <o:OLEObject Type="Embed" ProgID="Equation.KSEE3" ShapeID="_x0000_i2416" DrawAspect="Content" ObjectID="_1654737304" r:id="rId1102"/>
        </w:object>
      </w:r>
      <w:r>
        <w:rPr>
          <w:rFonts w:hAnsiTheme="minorEastAsia" w:cstheme="minorEastAsia" w:hint="eastAsia"/>
          <w:szCs w:val="21"/>
        </w:rPr>
        <w:t xml:space="preserve">; n是奇数时, </w:t>
      </w:r>
      <w:r>
        <w:rPr>
          <w:rFonts w:hAnsiTheme="minorEastAsia" w:cstheme="minorEastAsia" w:hint="eastAsia"/>
          <w:position w:val="-24"/>
          <w:szCs w:val="21"/>
        </w:rPr>
        <w:object w:dxaOrig="680" w:dyaOrig="620" w14:anchorId="72BB428C">
          <v:shape id="_x0000_i2417" type="#_x0000_t75" style="width:34.25pt;height:30.75pt" o:ole="">
            <v:imagedata r:id="rId1103" o:title=""/>
          </v:shape>
          <o:OLEObject Type="Embed" ProgID="Equation.KSEE3" ShapeID="_x0000_i2417" DrawAspect="Content" ObjectID="_1654737305" r:id="rId1104"/>
        </w:object>
      </w:r>
    </w:p>
    <w:p w14:paraId="1C8008DA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position w:val="-28"/>
          <w:szCs w:val="21"/>
        </w:rPr>
      </w:pPr>
      <w:r>
        <w:rPr>
          <w:rFonts w:hAnsiTheme="minorEastAsia" w:cstheme="minorEastAsia" w:hint="eastAsia"/>
          <w:szCs w:val="21"/>
        </w:rPr>
        <w:t>所以幂级数的收敛域为</w:t>
      </w:r>
      <w:r>
        <w:rPr>
          <w:rFonts w:hAnsiTheme="minorEastAsia" w:cstheme="minorEastAsia" w:hint="eastAsia"/>
          <w:position w:val="-28"/>
          <w:szCs w:val="21"/>
        </w:rPr>
        <w:object w:dxaOrig="840" w:dyaOrig="680" w14:anchorId="14F4DA2A">
          <v:shape id="_x0000_i2418" type="#_x0000_t75" style="width:41.8pt;height:34.25pt" o:ole="">
            <v:imagedata r:id="rId1105" o:title=""/>
          </v:shape>
          <o:OLEObject Type="Embed" ProgID="Equation.KSEE3" ShapeID="_x0000_i2418" DrawAspect="Content" ObjectID="_1654737306" r:id="rId1106"/>
        </w:object>
      </w:r>
    </w:p>
    <w:p w14:paraId="76E043D2" w14:textId="77777777" w:rsidR="00414B79" w:rsidRDefault="00414B79" w:rsidP="00414B79">
      <w:pPr>
        <w:spacing w:line="300" w:lineRule="auto"/>
        <w:rPr>
          <w:szCs w:val="21"/>
        </w:rPr>
      </w:pPr>
      <w:r>
        <w:rPr>
          <w:rFonts w:hint="eastAsia"/>
          <w:szCs w:val="21"/>
        </w:rPr>
        <w:t>（4）已知</w:t>
      </w:r>
      <w:r>
        <w:rPr>
          <w:rFonts w:hint="eastAsia"/>
          <w:position w:val="-28"/>
          <w:szCs w:val="21"/>
        </w:rPr>
        <w:object w:dxaOrig="1440" w:dyaOrig="700" w14:anchorId="106246EA">
          <v:shape id="_x0000_i2419" type="#_x0000_t75" style="width:1in;height:34.85pt" o:ole="">
            <v:imagedata r:id="rId1107" o:title=""/>
          </v:shape>
          <o:OLEObject Type="Embed" ProgID="Equation.KSEE3" ShapeID="_x0000_i2419" DrawAspect="Content" ObjectID="_1654737307" r:id="rId1108"/>
        </w:object>
      </w:r>
      <w:r>
        <w:rPr>
          <w:rFonts w:hint="eastAsia"/>
          <w:szCs w:val="21"/>
        </w:rPr>
        <w:t>, 求此幂级数的收敛域</w:t>
      </w:r>
    </w:p>
    <w:p w14:paraId="1496CB13" w14:textId="77777777" w:rsidR="00414B79" w:rsidRDefault="00414B79" w:rsidP="00414B79">
      <w:pPr>
        <w:spacing w:line="300" w:lineRule="auto"/>
        <w:rPr>
          <w:szCs w:val="21"/>
        </w:rPr>
      </w:pPr>
      <w:r>
        <w:rPr>
          <w:rFonts w:hint="eastAsia"/>
          <w:szCs w:val="21"/>
        </w:rPr>
        <w:t>解：令</w:t>
      </w:r>
      <w:r>
        <w:rPr>
          <w:rFonts w:hint="eastAsia"/>
          <w:position w:val="-24"/>
          <w:szCs w:val="21"/>
        </w:rPr>
        <w:object w:dxaOrig="1420" w:dyaOrig="660" w14:anchorId="254747B1">
          <v:shape id="_x0000_i2420" type="#_x0000_t75" style="width:70.85pt;height:33.1pt" o:ole="">
            <v:imagedata r:id="rId1109" o:title=""/>
          </v:shape>
          <o:OLEObject Type="Embed" ProgID="Equation.KSEE3" ShapeID="_x0000_i2420" DrawAspect="Content" ObjectID="_1654737308" r:id="rId1110"/>
        </w:object>
      </w:r>
    </w:p>
    <w:p w14:paraId="77F94E13" w14:textId="77777777" w:rsidR="00414B79" w:rsidRDefault="00414B79" w:rsidP="00414B79">
      <w:pPr>
        <w:spacing w:line="300" w:lineRule="auto"/>
        <w:ind w:firstLine="420"/>
        <w:rPr>
          <w:rFonts w:eastAsia="微软雅黑" w:hAnsi="微软雅黑" w:cs="微软雅黑"/>
          <w:szCs w:val="21"/>
        </w:rPr>
      </w:pPr>
      <w:r>
        <w:rPr>
          <w:rFonts w:eastAsia="微软雅黑" w:hAnsi="微软雅黑" w:cs="微软雅黑" w:hint="eastAsia"/>
          <w:szCs w:val="21"/>
        </w:rPr>
        <w:t>∴</w:t>
      </w:r>
      <w:r>
        <w:rPr>
          <w:rFonts w:eastAsia="微软雅黑" w:hAnsi="微软雅黑" w:cs="微软雅黑" w:hint="eastAsia"/>
          <w:position w:val="-24"/>
          <w:szCs w:val="21"/>
        </w:rPr>
        <w:object w:dxaOrig="2659" w:dyaOrig="720" w14:anchorId="3A960C1F">
          <v:shape id="_x0000_i2421" type="#_x0000_t75" style="width:132.95pt;height:36pt" o:ole="">
            <v:imagedata r:id="rId1111" o:title=""/>
          </v:shape>
          <o:OLEObject Type="Embed" ProgID="Equation.KSEE3" ShapeID="_x0000_i2421" DrawAspect="Content" ObjectID="_1654737309" r:id="rId1112"/>
        </w:object>
      </w:r>
    </w:p>
    <w:p w14:paraId="32351541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>∴收敛半径R为2</w:t>
      </w:r>
    </w:p>
    <w:p w14:paraId="397D3D40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>①当x=-2时, 幂级数变为</w:t>
      </w:r>
      <w:r>
        <w:rPr>
          <w:rFonts w:hAnsiTheme="minorEastAsia" w:cstheme="minorEastAsia" w:hint="eastAsia"/>
          <w:position w:val="-28"/>
          <w:szCs w:val="21"/>
        </w:rPr>
        <w:object w:dxaOrig="1880" w:dyaOrig="680" w14:anchorId="295BCB4B">
          <v:shape id="_x0000_i2422" type="#_x0000_t75" style="width:94.05pt;height:34.25pt" o:ole="">
            <v:imagedata r:id="rId1113" o:title=""/>
          </v:shape>
          <o:OLEObject Type="Embed" ProgID="Equation.KSEE3" ShapeID="_x0000_i2422" DrawAspect="Content" ObjectID="_1654737310" r:id="rId1114"/>
        </w:object>
      </w:r>
    </w:p>
    <w:p w14:paraId="14A3838A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>∵</w:t>
      </w:r>
      <w:r>
        <w:rPr>
          <w:rFonts w:hAnsiTheme="minorEastAsia" w:cstheme="minorEastAsia" w:hint="eastAsia"/>
          <w:position w:val="-20"/>
          <w:szCs w:val="21"/>
        </w:rPr>
        <w:object w:dxaOrig="2280" w:dyaOrig="460" w14:anchorId="4192C168">
          <v:shape id="_x0000_i2423" type="#_x0000_t75" style="width:113.8pt;height:23.25pt" o:ole="">
            <v:imagedata r:id="rId1115" o:title=""/>
          </v:shape>
          <o:OLEObject Type="Embed" ProgID="Equation.KSEE3" ShapeID="_x0000_i2423" DrawAspect="Content" ObjectID="_1654737311" r:id="rId1116"/>
        </w:object>
      </w:r>
    </w:p>
    <w:p w14:paraId="5FF9FCF4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>∴x=-2时幂级数发散</w:t>
      </w:r>
    </w:p>
    <w:p w14:paraId="146A02D9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>②当x=2时, 幂级数变为</w:t>
      </w:r>
      <w:r>
        <w:rPr>
          <w:rFonts w:hAnsiTheme="minorEastAsia" w:cstheme="minorEastAsia" w:hint="eastAsia"/>
          <w:position w:val="-28"/>
          <w:szCs w:val="21"/>
        </w:rPr>
        <w:object w:dxaOrig="1200" w:dyaOrig="680" w14:anchorId="36127F5C">
          <v:shape id="_x0000_i2424" type="#_x0000_t75" style="width:59.8pt;height:34.25pt" o:ole="">
            <v:imagedata r:id="rId1117" o:title=""/>
          </v:shape>
          <o:OLEObject Type="Embed" ProgID="Equation.KSEE3" ShapeID="_x0000_i2424" DrawAspect="Content" ObjectID="_1654737312" r:id="rId1118"/>
        </w:object>
      </w:r>
    </w:p>
    <w:p w14:paraId="41FBE904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>∵</w:t>
      </w:r>
      <w:r>
        <w:rPr>
          <w:rFonts w:hAnsiTheme="minorEastAsia" w:cstheme="minorEastAsia" w:hint="eastAsia"/>
          <w:position w:val="-20"/>
          <w:szCs w:val="21"/>
        </w:rPr>
        <w:object w:dxaOrig="1640" w:dyaOrig="460" w14:anchorId="7EACB852">
          <v:shape id="_x0000_i2425" type="#_x0000_t75" style="width:81.85pt;height:23.25pt" o:ole="">
            <v:imagedata r:id="rId1119" o:title=""/>
          </v:shape>
          <o:OLEObject Type="Embed" ProgID="Equation.KSEE3" ShapeID="_x0000_i2425" DrawAspect="Content" ObjectID="_1654737313" r:id="rId1120"/>
        </w:object>
      </w:r>
    </w:p>
    <w:p w14:paraId="78272268" w14:textId="77777777" w:rsidR="00414B79" w:rsidRDefault="00414B79" w:rsidP="00414B79">
      <w:pPr>
        <w:spacing w:line="300" w:lineRule="auto"/>
        <w:ind w:firstLine="420"/>
        <w:rPr>
          <w:rFonts w:hAnsiTheme="minorEastAsia" w:cstheme="minorEastAsia"/>
          <w:szCs w:val="21"/>
        </w:rPr>
      </w:pPr>
      <w:r>
        <w:rPr>
          <w:rFonts w:hAnsiTheme="minorEastAsia" w:cstheme="minorEastAsia" w:hint="eastAsia"/>
          <w:szCs w:val="21"/>
        </w:rPr>
        <w:t>∴x=2时幂级数发散</w:t>
      </w:r>
    </w:p>
    <w:p w14:paraId="105FD576" w14:textId="77777777" w:rsidR="00414B79" w:rsidRDefault="00414B79" w:rsidP="00414B79">
      <w:pPr>
        <w:spacing w:line="300" w:lineRule="auto"/>
        <w:ind w:firstLine="420"/>
        <w:rPr>
          <w:b/>
          <w:bCs/>
          <w:szCs w:val="21"/>
        </w:rPr>
      </w:pPr>
      <w:r>
        <w:rPr>
          <w:rFonts w:hAnsiTheme="minorEastAsia" w:cstheme="minorEastAsia" w:hint="eastAsia"/>
          <w:szCs w:val="21"/>
        </w:rPr>
        <w:t>综上所述, 此幂级数的收敛域为</w:t>
      </w:r>
      <w:r>
        <w:rPr>
          <w:rFonts w:hAnsiTheme="minorEastAsia" w:cstheme="minorEastAsia" w:hint="eastAsia"/>
          <w:position w:val="-10"/>
          <w:szCs w:val="21"/>
        </w:rPr>
        <w:object w:dxaOrig="620" w:dyaOrig="340" w14:anchorId="43282211">
          <v:shape id="_x0000_i2426" type="#_x0000_t75" style="width:30.75pt;height:16.85pt" o:ole="">
            <v:imagedata r:id="rId1121" o:title=""/>
          </v:shape>
          <o:OLEObject Type="Embed" ProgID="Equation.KSEE3" ShapeID="_x0000_i2426" DrawAspect="Content" ObjectID="_1654737314" r:id="rId1122"/>
        </w:object>
      </w:r>
    </w:p>
    <w:p w14:paraId="478CD613" w14:textId="77777777" w:rsidR="00414B79" w:rsidRDefault="00414B79" w:rsidP="00414B79">
      <w:pPr>
        <w:rPr>
          <w:szCs w:val="21"/>
        </w:rPr>
      </w:pPr>
      <w:r>
        <w:rPr>
          <w:rFonts w:hint="eastAsia"/>
          <w:position w:val="-178"/>
          <w:szCs w:val="21"/>
        </w:rPr>
        <w:object w:dxaOrig="4440" w:dyaOrig="3680" w14:anchorId="75AFBED0">
          <v:shape id="_x0000_i2427" type="#_x0000_t75" style="width:221.8pt;height:184.05pt" o:ole="">
            <v:imagedata r:id="rId1123" o:title=""/>
          </v:shape>
          <o:OLEObject Type="Embed" ProgID="Equation.KSEE3" ShapeID="_x0000_i2427" DrawAspect="Content" ObjectID="_1654737315" r:id="rId1124"/>
        </w:object>
      </w:r>
      <w:r>
        <w:rPr>
          <w:rFonts w:hint="eastAsia"/>
          <w:szCs w:val="21"/>
        </w:rPr>
        <w:t xml:space="preserve">    </w:t>
      </w:r>
    </w:p>
    <w:p w14:paraId="00FD7850" w14:textId="77777777" w:rsidR="00414B79" w:rsidRDefault="00414B79" w:rsidP="00414B79">
      <w:pPr>
        <w:tabs>
          <w:tab w:val="right" w:pos="8306"/>
        </w:tabs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position w:val="-136"/>
          <w:szCs w:val="21"/>
        </w:rPr>
        <w:object w:dxaOrig="7180" w:dyaOrig="3800" w14:anchorId="72382D31">
          <v:shape id="_x0000_i2428" type="#_x0000_t75" style="width:358.85pt;height:189.85pt" o:ole="">
            <v:imagedata r:id="rId1125" o:title=""/>
          </v:shape>
          <o:OLEObject Type="Embed" ProgID="Equation.KSEE3" ShapeID="_x0000_i2428" DrawAspect="Content" ObjectID="_1654737316" r:id="rId1126"/>
        </w:object>
      </w:r>
      <w:r>
        <w:rPr>
          <w:rFonts w:hint="eastAsia"/>
          <w:position w:val="-136"/>
          <w:szCs w:val="21"/>
        </w:rPr>
        <w:tab/>
      </w:r>
    </w:p>
    <w:p w14:paraId="16FD4DA3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（7）.已知</w:t>
      </w:r>
      <w:r>
        <w:rPr>
          <w:rFonts w:hint="eastAsia"/>
          <w:position w:val="-28"/>
          <w:szCs w:val="21"/>
        </w:rPr>
        <w:object w:dxaOrig="1460" w:dyaOrig="680" w14:anchorId="702AA5E9">
          <v:shape id="_x0000_i2429" type="#_x0000_t75" style="width:73.15pt;height:34.25pt" o:ole="">
            <v:imagedata r:id="rId1127" o:title=""/>
          </v:shape>
          <o:OLEObject Type="Embed" ProgID="Equation.KSEE3" ShapeID="_x0000_i2429" DrawAspect="Content" ObjectID="_1654737317" r:id="rId1128"/>
        </w:object>
      </w:r>
      <w:r>
        <w:rPr>
          <w:rFonts w:hint="eastAsia"/>
          <w:szCs w:val="21"/>
        </w:rPr>
        <w:t>，求该幂级数的收敛域：</w:t>
      </w:r>
    </w:p>
    <w:p w14:paraId="0E981F04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解：当n</w:t>
      </w:r>
      <w:r>
        <w:rPr>
          <w:rFonts w:hint="eastAsia"/>
          <w:position w:val="-6"/>
          <w:szCs w:val="21"/>
        </w:rPr>
        <w:object w:dxaOrig="540" w:dyaOrig="220" w14:anchorId="2F2BD840">
          <v:shape id="_x0000_i2430" type="#_x0000_t75" style="width:27.3pt;height:11.05pt" o:ole="">
            <v:imagedata r:id="rId1129" o:title=""/>
          </v:shape>
          <o:OLEObject Type="Embed" ProgID="Equation.KSEE3" ShapeID="_x0000_i2430" DrawAspect="Content" ObjectID="_1654737318" r:id="rId1130"/>
        </w:object>
      </w:r>
      <w:r>
        <w:rPr>
          <w:rFonts w:hint="eastAsia"/>
          <w:szCs w:val="21"/>
        </w:rPr>
        <w:t>时，</w:t>
      </w:r>
      <w:r>
        <w:rPr>
          <w:rFonts w:hint="eastAsia"/>
          <w:position w:val="-24"/>
          <w:szCs w:val="21"/>
        </w:rPr>
        <w:object w:dxaOrig="1300" w:dyaOrig="620" w14:anchorId="4013EBC9">
          <v:shape id="_x0000_i2431" type="#_x0000_t75" style="width:65.05pt;height:30.75pt" o:ole="">
            <v:imagedata r:id="rId1131" o:title=""/>
          </v:shape>
          <o:OLEObject Type="Embed" ProgID="Equation.KSEE3" ShapeID="_x0000_i2431" DrawAspect="Content" ObjectID="_1654737319" r:id="rId1132"/>
        </w:object>
      </w:r>
    </w:p>
    <w:p w14:paraId="7CEA8F4A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令</w:t>
      </w:r>
      <w:r>
        <w:rPr>
          <w:rFonts w:hint="eastAsia"/>
          <w:position w:val="-24"/>
          <w:szCs w:val="21"/>
        </w:rPr>
        <w:object w:dxaOrig="2160" w:dyaOrig="660" w14:anchorId="5749645F">
          <v:shape id="_x0000_i2432" type="#_x0000_t75" style="width:108pt;height:33.1pt" o:ole="">
            <v:imagedata r:id="rId1133" o:title=""/>
          </v:shape>
          <o:OLEObject Type="Embed" ProgID="Equation.KSEE3" ShapeID="_x0000_i2432" DrawAspect="Content" ObjectID="_1654737320" r:id="rId1134"/>
        </w:object>
      </w:r>
    </w:p>
    <w:p w14:paraId="4D88003B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则</w:t>
      </w:r>
      <w:r>
        <w:rPr>
          <w:rFonts w:hint="eastAsia"/>
          <w:position w:val="-56"/>
          <w:szCs w:val="21"/>
        </w:rPr>
        <w:object w:dxaOrig="3600" w:dyaOrig="1240" w14:anchorId="359C6EFF">
          <v:shape id="_x0000_i2433" type="#_x0000_t75" style="width:180pt;height:62.15pt" o:ole="">
            <v:imagedata r:id="rId1135" o:title=""/>
          </v:shape>
          <o:OLEObject Type="Embed" ProgID="Equation.KSEE3" ShapeID="_x0000_i2433" DrawAspect="Content" ObjectID="_1654737321" r:id="rId1136"/>
        </w:object>
      </w:r>
      <w:r>
        <w:rPr>
          <w:rFonts w:hint="eastAsia"/>
          <w:szCs w:val="21"/>
        </w:rPr>
        <w:t>，可得</w:t>
      </w:r>
      <w:r>
        <w:rPr>
          <w:rFonts w:hint="eastAsia"/>
          <w:position w:val="-10"/>
          <w:szCs w:val="21"/>
        </w:rPr>
        <w:object w:dxaOrig="1700" w:dyaOrig="320" w14:anchorId="4D5B0859">
          <v:shape id="_x0000_i2434" type="#_x0000_t75" style="width:84.75pt;height:16.25pt" o:ole="">
            <v:imagedata r:id="rId1137" o:title=""/>
          </v:shape>
          <o:OLEObject Type="Embed" ProgID="Equation.KSEE3" ShapeID="_x0000_i2434" DrawAspect="Content" ObjectID="_1654737322" r:id="rId1138"/>
        </w:object>
      </w:r>
    </w:p>
    <w:p w14:paraId="757DC0B4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当</w:t>
      </w:r>
      <w:r>
        <w:rPr>
          <w:rFonts w:hint="eastAsia"/>
          <w:position w:val="-6"/>
          <w:szCs w:val="21"/>
        </w:rPr>
        <w:object w:dxaOrig="680" w:dyaOrig="279" w14:anchorId="385C24C3">
          <v:shape id="_x0000_i2435" type="#_x0000_t75" style="width:34.25pt;height:13.95pt" o:ole="">
            <v:imagedata r:id="rId1139" o:title=""/>
          </v:shape>
          <o:OLEObject Type="Embed" ProgID="Equation.KSEE3" ShapeID="_x0000_i2435" DrawAspect="Content" ObjectID="_1654737323" r:id="rId1140"/>
        </w:object>
      </w:r>
      <w:r>
        <w:rPr>
          <w:rFonts w:hint="eastAsia"/>
          <w:szCs w:val="21"/>
        </w:rPr>
        <w:t>，</w:t>
      </w:r>
      <w:r>
        <w:rPr>
          <w:rFonts w:hint="eastAsia"/>
          <w:position w:val="-24"/>
          <w:szCs w:val="21"/>
        </w:rPr>
        <w:object w:dxaOrig="2420" w:dyaOrig="660" w14:anchorId="41FB0BEE">
          <v:shape id="_x0000_i2436" type="#_x0000_t75" style="width:120.75pt;height:33.1pt" o:ole="">
            <v:imagedata r:id="rId1141" o:title=""/>
          </v:shape>
          <o:OLEObject Type="Embed" ProgID="Equation.KSEE3" ShapeID="_x0000_i2436" DrawAspect="Content" ObjectID="_1654737324" r:id="rId1142"/>
        </w:object>
      </w:r>
      <w:r>
        <w:rPr>
          <w:rFonts w:hint="eastAsia"/>
          <w:szCs w:val="21"/>
        </w:rPr>
        <w:t>，则当</w:t>
      </w:r>
      <w:r>
        <w:rPr>
          <w:rFonts w:hint="eastAsia"/>
          <w:position w:val="-6"/>
          <w:szCs w:val="21"/>
        </w:rPr>
        <w:object w:dxaOrig="680" w:dyaOrig="279" w14:anchorId="5705810D">
          <v:shape id="_x0000_i2437" type="#_x0000_t75" style="width:34.25pt;height:13.95pt" o:ole="">
            <v:imagedata r:id="rId1143" o:title=""/>
          </v:shape>
          <o:OLEObject Type="Embed" ProgID="Equation.KSEE3" ShapeID="_x0000_i2437" DrawAspect="Content" ObjectID="_1654737325" r:id="rId1144"/>
        </w:object>
      </w:r>
      <w:r>
        <w:rPr>
          <w:rFonts w:hint="eastAsia"/>
          <w:szCs w:val="21"/>
        </w:rPr>
        <w:t>时，该级数发散</w:t>
      </w:r>
    </w:p>
    <w:p w14:paraId="7456C175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所以该级数的收敛域为（-2，2）.</w:t>
      </w:r>
    </w:p>
    <w:p w14:paraId="3F48A050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（8）已知</w:t>
      </w:r>
      <w:r>
        <w:rPr>
          <w:rFonts w:hint="eastAsia"/>
          <w:position w:val="-28"/>
          <w:szCs w:val="21"/>
        </w:rPr>
        <w:object w:dxaOrig="900" w:dyaOrig="680" w14:anchorId="0934B687">
          <v:shape id="_x0000_i2438" type="#_x0000_t75" style="width:45.3pt;height:34.25pt" o:ole="">
            <v:imagedata r:id="rId1145" o:title=""/>
          </v:shape>
          <o:OLEObject Type="Embed" ProgID="Equation.KSEE3" ShapeID="_x0000_i2438" DrawAspect="Content" ObjectID="_1654737326" r:id="rId1146"/>
        </w:object>
      </w:r>
      <w:r>
        <w:rPr>
          <w:rFonts w:hint="eastAsia"/>
          <w:szCs w:val="21"/>
        </w:rPr>
        <w:t>，求该幂级数的收敛域：</w:t>
      </w:r>
    </w:p>
    <w:p w14:paraId="603AEBCF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解：令 </w:t>
      </w:r>
      <w:r>
        <w:rPr>
          <w:rFonts w:hint="eastAsia"/>
          <w:position w:val="-28"/>
          <w:szCs w:val="21"/>
        </w:rPr>
        <w:object w:dxaOrig="1420" w:dyaOrig="680" w14:anchorId="464B149C">
          <v:shape id="_x0000_i2439" type="#_x0000_t75" style="width:70.85pt;height:34.25pt" o:ole="">
            <v:imagedata r:id="rId1147" o:title=""/>
          </v:shape>
          <o:OLEObject Type="Embed" ProgID="Equation.KSEE3" ShapeID="_x0000_i2439" DrawAspect="Content" ObjectID="_1654737327" r:id="rId1148"/>
        </w:object>
      </w:r>
    </w:p>
    <w:p w14:paraId="4F7560BB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则</w:t>
      </w:r>
      <w:r>
        <w:rPr>
          <w:rFonts w:hint="eastAsia"/>
          <w:position w:val="-30"/>
          <w:szCs w:val="21"/>
        </w:rPr>
        <w:object w:dxaOrig="3560" w:dyaOrig="720" w14:anchorId="49628E05">
          <v:shape id="_x0000_i2440" type="#_x0000_t75" style="width:178.25pt;height:36pt" o:ole="">
            <v:imagedata r:id="rId1149" o:title=""/>
          </v:shape>
          <o:OLEObject Type="Embed" ProgID="Equation.KSEE3" ShapeID="_x0000_i2440" DrawAspect="Content" ObjectID="_1654737328" r:id="rId1150"/>
        </w:object>
      </w:r>
    </w:p>
    <w:p w14:paraId="650CBB6D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可得</w:t>
      </w:r>
      <w:r>
        <w:rPr>
          <w:rFonts w:hint="eastAsia"/>
          <w:position w:val="-24"/>
          <w:szCs w:val="21"/>
        </w:rPr>
        <w:object w:dxaOrig="2240" w:dyaOrig="620" w14:anchorId="64EF3E7D">
          <v:shape id="_x0000_i2441" type="#_x0000_t75" style="width:112.05pt;height:30.75pt" o:ole="">
            <v:imagedata r:id="rId1151" o:title=""/>
          </v:shape>
          <o:OLEObject Type="Embed" ProgID="Equation.KSEE3" ShapeID="_x0000_i2441" DrawAspect="Content" ObjectID="_1654737329" r:id="rId1152"/>
        </w:object>
      </w:r>
      <w:r>
        <w:rPr>
          <w:rFonts w:hint="eastAsia"/>
          <w:szCs w:val="21"/>
        </w:rPr>
        <w:t>，当</w:t>
      </w:r>
      <w:r>
        <w:rPr>
          <w:rFonts w:hint="eastAsia"/>
          <w:position w:val="-6"/>
          <w:szCs w:val="21"/>
        </w:rPr>
        <w:object w:dxaOrig="880" w:dyaOrig="340" w14:anchorId="493D3819">
          <v:shape id="_x0000_i2442" type="#_x0000_t75" style="width:44.15pt;height:16.85pt" o:ole="">
            <v:imagedata r:id="rId1153" o:title=""/>
          </v:shape>
          <o:OLEObject Type="Embed" ProgID="Equation.KSEE3" ShapeID="_x0000_i2442" DrawAspect="Content" ObjectID="_1654737330" r:id="rId1154"/>
        </w:object>
      </w:r>
      <w:r>
        <w:rPr>
          <w:rFonts w:hint="eastAsia"/>
          <w:szCs w:val="21"/>
        </w:rPr>
        <w:t>时：</w:t>
      </w:r>
    </w:p>
    <w:p w14:paraId="347F281A" w14:textId="77777777" w:rsidR="00414B79" w:rsidRDefault="00414B79" w:rsidP="00414B79">
      <w:pPr>
        <w:rPr>
          <w:szCs w:val="21"/>
        </w:rPr>
      </w:pPr>
      <w:r>
        <w:rPr>
          <w:position w:val="-24"/>
          <w:szCs w:val="21"/>
        </w:rPr>
        <w:object w:dxaOrig="2920" w:dyaOrig="620" w14:anchorId="4C9DE622">
          <v:shape id="_x0000_i2443" type="#_x0000_t75" style="width:145.75pt;height:30.75pt" o:ole="">
            <v:imagedata r:id="rId1155" o:title=""/>
          </v:shape>
          <o:OLEObject Type="Embed" ProgID="Equation.KSEE3" ShapeID="_x0000_i2443" DrawAspect="Content" ObjectID="_1654737331" r:id="rId1156"/>
        </w:object>
      </w:r>
      <w:r>
        <w:rPr>
          <w:rFonts w:hint="eastAsia"/>
          <w:szCs w:val="21"/>
        </w:rPr>
        <w:t>，所以当</w:t>
      </w:r>
      <w:r>
        <w:rPr>
          <w:rFonts w:hint="eastAsia"/>
          <w:position w:val="-6"/>
          <w:szCs w:val="21"/>
        </w:rPr>
        <w:object w:dxaOrig="880" w:dyaOrig="340" w14:anchorId="60927207">
          <v:shape id="_x0000_i2444" type="#_x0000_t75" style="width:44.15pt;height:16.85pt" o:ole="">
            <v:imagedata r:id="rId1157" o:title=""/>
          </v:shape>
          <o:OLEObject Type="Embed" ProgID="Equation.KSEE3" ShapeID="_x0000_i2444" DrawAspect="Content" ObjectID="_1654737332" r:id="rId1158"/>
        </w:object>
      </w:r>
      <w:r>
        <w:rPr>
          <w:rFonts w:hint="eastAsia"/>
          <w:szCs w:val="21"/>
        </w:rPr>
        <w:t>时，级数发散。</w:t>
      </w:r>
    </w:p>
    <w:p w14:paraId="0D324FAE" w14:textId="77777777" w:rsidR="00414B79" w:rsidRDefault="00414B79" w:rsidP="00414B79">
      <w:pPr>
        <w:rPr>
          <w:szCs w:val="21"/>
        </w:rPr>
      </w:pPr>
      <w:r>
        <w:rPr>
          <w:rFonts w:hint="eastAsia"/>
          <w:szCs w:val="21"/>
        </w:rPr>
        <w:t>所以该级数的收敛域为（</w:t>
      </w:r>
      <w:r>
        <w:rPr>
          <w:rFonts w:hint="eastAsia"/>
          <w:position w:val="-10"/>
          <w:szCs w:val="21"/>
        </w:rPr>
        <w:object w:dxaOrig="940" w:dyaOrig="380" w14:anchorId="6D2D61EA">
          <v:shape id="_x0000_i2445" type="#_x0000_t75" style="width:47.05pt;height:19.15pt" o:ole="">
            <v:imagedata r:id="rId1159" o:title=""/>
          </v:shape>
          <o:OLEObject Type="Embed" ProgID="Equation.KSEE3" ShapeID="_x0000_i2445" DrawAspect="Content" ObjectID="_1654737333" r:id="rId1160"/>
        </w:object>
      </w:r>
      <w:r>
        <w:rPr>
          <w:rFonts w:hint="eastAsia"/>
          <w:szCs w:val="21"/>
        </w:rPr>
        <w:t>）</w:t>
      </w:r>
    </w:p>
    <w:p w14:paraId="5E277EB5" w14:textId="77777777" w:rsidR="00414B79" w:rsidRDefault="00414B79" w:rsidP="00414B79">
      <w:pPr>
        <w:pStyle w:val="a4"/>
        <w:ind w:firstLineChars="0" w:firstLine="0"/>
        <w:rPr>
          <w:rFonts w:eastAsia="宋体" w:hAnsi="宋体"/>
          <w:szCs w:val="21"/>
        </w:rPr>
      </w:pP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9</m:t>
            </m:r>
          </m:e>
        </m:d>
        <m:nary>
          <m:naryPr>
            <m:chr m:val="∑"/>
            <m:limLoc m:val="undOvr"/>
            <m:ctrlPr>
              <w:rPr>
                <w:rFonts w:ascii="Cambria Math" w:eastAsia="宋体" w:hAnsi="Cambria Math"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r>
              <w:rPr>
                <w:rFonts w:ascii="Cambria Math" w:eastAsia="宋体" w:hAnsi="Cambria Math"/>
                <w:szCs w:val="21"/>
              </w:rPr>
              <m:t>(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a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b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den>
            </m:f>
            <m:r>
              <w:rPr>
                <w:rFonts w:ascii="Cambria Math" w:eastAsia="宋体" w:hAnsi="Cambria Math"/>
                <w:szCs w:val="21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b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宋体" w:hAnsi="Cambria Math"/>
                <w:szCs w:val="21"/>
              </w:rPr>
              <m:t>)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p>
            </m:sSup>
          </m:e>
        </m:nary>
      </m:oMath>
      <w:r>
        <w:rPr>
          <w:rFonts w:eastAsia="宋体" w:hAnsi="宋体" w:hint="eastAsia"/>
          <w:szCs w:val="21"/>
        </w:rPr>
        <w:t>(</w:t>
      </w:r>
      <w:r>
        <w:rPr>
          <w:rFonts w:eastAsia="宋体" w:hAnsi="宋体"/>
          <w:szCs w:val="21"/>
        </w:rPr>
        <w:t>a&gt;0, b&gt;0)</w:t>
      </w:r>
      <w:r>
        <w:rPr>
          <w:rFonts w:eastAsia="宋体" w:hAnsi="宋体" w:hint="eastAsia"/>
          <w:szCs w:val="21"/>
        </w:rPr>
        <w:t>，</w:t>
      </w:r>
      <w:r>
        <w:rPr>
          <w:rFonts w:hint="eastAsia"/>
          <w:szCs w:val="21"/>
        </w:rPr>
        <w:t>求幂函数的收敛域。</w:t>
      </w:r>
    </w:p>
    <w:p w14:paraId="2C34BDF2" w14:textId="77777777" w:rsidR="00414B79" w:rsidRDefault="00414B79" w:rsidP="00414B79">
      <w:pPr>
        <w:rPr>
          <w:rFonts w:eastAsia="宋体" w:hAnsi="宋体"/>
          <w:szCs w:val="21"/>
        </w:rPr>
      </w:pPr>
      <w:r>
        <w:rPr>
          <w:rFonts w:eastAsia="宋体" w:hAnsi="宋体" w:hint="eastAsia"/>
          <w:szCs w:val="21"/>
        </w:rPr>
        <w:t>解：</w:t>
      </w:r>
    </w:p>
    <w:p w14:paraId="7E67BEBB" w14:textId="77777777" w:rsidR="00414B79" w:rsidRDefault="00414B79" w:rsidP="00414B79">
      <w:pPr>
        <w:rPr>
          <w:rFonts w:eastAsia="宋体" w:hAnsi="宋体"/>
          <w:szCs w:val="21"/>
        </w:rPr>
      </w:pPr>
      <w:r>
        <w:rPr>
          <w:rFonts w:eastAsia="宋体" w:hAnsi="宋体"/>
          <w:sz w:val="28"/>
          <w:szCs w:val="28"/>
        </w:rPr>
        <w:t>a</w:t>
      </w:r>
      <w:r>
        <w:rPr>
          <w:rFonts w:eastAsia="宋体" w:hAnsi="宋体" w:hint="eastAsia"/>
          <w:sz w:val="28"/>
          <w:szCs w:val="28"/>
        </w:rPr>
        <w:t>≥</w:t>
      </w:r>
      <w:r>
        <w:rPr>
          <w:rFonts w:eastAsia="宋体" w:hAnsi="宋体" w:hint="eastAsia"/>
          <w:sz w:val="28"/>
          <w:szCs w:val="28"/>
        </w:rPr>
        <w:t>b</w:t>
      </w:r>
      <w:r>
        <w:rPr>
          <w:rFonts w:eastAsia="宋体" w:hAnsi="宋体" w:hint="eastAsia"/>
          <w:szCs w:val="21"/>
        </w:rPr>
        <w:t>时</w:t>
      </w:r>
      <w:r>
        <w:rPr>
          <w:rFonts w:eastAsia="宋体" w:hAnsi="宋体" w:hint="eastAsia"/>
          <w:szCs w:val="21"/>
        </w:rPr>
        <w:t>,</w:t>
      </w:r>
      <w:r>
        <w:rPr>
          <w:rFonts w:eastAsia="宋体" w:hAnsi="宋体"/>
          <w:szCs w:val="21"/>
        </w:rPr>
        <w:t xml:space="preserve"> </w:t>
      </w:r>
      <m:oMath>
        <m:func>
          <m:funcPr>
            <m:ctrlPr>
              <w:rPr>
                <w:rFonts w:ascii="Cambria Math" w:eastAsia="宋体" w:hAnsi="Cambria Math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 w:val="28"/>
                    <w:szCs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n+1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n+1</m:t>
                    </m:r>
                  </m:den>
                </m:f>
              </m:den>
            </m:f>
          </m:e>
        </m:func>
        <m: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a</m:t>
            </m:r>
          </m:den>
        </m:f>
      </m:oMath>
      <w:r>
        <w:rPr>
          <w:rFonts w:eastAsia="宋体" w:hAnsi="宋体" w:hint="eastAsia"/>
          <w:sz w:val="28"/>
          <w:szCs w:val="28"/>
        </w:rPr>
        <w:t>,</w:t>
      </w:r>
      <w:r>
        <w:rPr>
          <w:rFonts w:eastAsia="宋体" w:hAnsi="宋体"/>
          <w:sz w:val="28"/>
          <w:szCs w:val="28"/>
        </w:rPr>
        <w:t xml:space="preserve"> R=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a</m:t>
            </m:r>
          </m:den>
        </m:f>
      </m:oMath>
      <w:r>
        <w:rPr>
          <w:rFonts w:eastAsia="宋体" w:hAnsi="宋体" w:hint="eastAsia"/>
          <w:sz w:val="28"/>
          <w:szCs w:val="28"/>
        </w:rPr>
        <w:t>,</w:t>
      </w:r>
      <w:r>
        <w:rPr>
          <w:rFonts w:eastAsia="宋体" w:hAnsi="宋体"/>
          <w:szCs w:val="21"/>
        </w:rPr>
        <w:t xml:space="preserve"> </w:t>
      </w:r>
      <w:r>
        <w:rPr>
          <w:rFonts w:eastAsia="宋体" w:hAnsi="宋体" w:hint="eastAsia"/>
          <w:szCs w:val="21"/>
        </w:rPr>
        <w:t>收敛域</w:t>
      </w:r>
      <w:r>
        <w:rPr>
          <w:rFonts w:eastAsia="宋体" w:hAnsi="宋体" w:hint="eastAsia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x∈(-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 xml:space="preserve">,  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)</m:t>
        </m:r>
      </m:oMath>
      <w:r>
        <w:rPr>
          <w:rFonts w:eastAsia="宋体" w:hAnsi="宋体" w:hint="eastAsia"/>
          <w:sz w:val="28"/>
          <w:szCs w:val="28"/>
        </w:rPr>
        <w:t>,</w:t>
      </w:r>
      <w:r>
        <w:rPr>
          <w:rFonts w:eastAsia="宋体" w:hAnsi="宋体"/>
          <w:szCs w:val="21"/>
        </w:rPr>
        <w:t xml:space="preserve"> </w:t>
      </w:r>
    </w:p>
    <w:p w14:paraId="6D0D199F" w14:textId="77777777" w:rsidR="00414B79" w:rsidRDefault="00414B79" w:rsidP="00414B79">
      <w:pPr>
        <w:rPr>
          <w:rFonts w:eastAsia="宋体" w:hAnsi="宋体"/>
          <w:szCs w:val="21"/>
        </w:rPr>
      </w:pPr>
      <w:r>
        <w:rPr>
          <w:rFonts w:eastAsia="宋体" w:hAnsi="宋体"/>
          <w:sz w:val="28"/>
          <w:szCs w:val="28"/>
        </w:rPr>
        <w:t>x=-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a</m:t>
            </m:r>
          </m:den>
        </m:f>
      </m:oMath>
      <w:r>
        <w:rPr>
          <w:rFonts w:eastAsia="宋体" w:hAnsi="宋体" w:hint="eastAsia"/>
          <w:szCs w:val="21"/>
        </w:rPr>
        <w:t>时</w:t>
      </w:r>
      <w:r>
        <w:rPr>
          <w:rFonts w:eastAsia="宋体" w:hAnsi="宋体" w:hint="eastAsia"/>
          <w:szCs w:val="21"/>
        </w:rPr>
        <w:t>,</w:t>
      </w:r>
      <w:r>
        <w:rPr>
          <w:rFonts w:eastAsia="宋体" w:hAnsi="宋体"/>
          <w:szCs w:val="21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n</m:t>
                </m:r>
              </m:den>
            </m:f>
          </m:e>
        </m:nary>
        <m:sSup>
          <m:sSupPr>
            <m:ctrlPr>
              <w:rPr>
                <w:rFonts w:ascii="Cambria Math" w:eastAsia="宋体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28"/>
              </w:rPr>
              <m:t>(-</m:t>
            </m:r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a</m:t>
                </m:r>
              </m:den>
            </m:f>
            <m:r>
              <w:rPr>
                <w:rFonts w:ascii="Cambria Math" w:eastAsia="宋体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宋体" w:hAnsi="Cambria Math"/>
                <w:sz w:val="28"/>
                <w:szCs w:val="28"/>
              </w:rPr>
              <m:t>n</m:t>
            </m:r>
          </m:sup>
        </m:sSup>
      </m:oMath>
      <w:r>
        <w:rPr>
          <w:rFonts w:eastAsia="宋体" w:hAnsi="宋体"/>
          <w:sz w:val="28"/>
          <w:szCs w:val="28"/>
        </w:rPr>
        <w:t>)</w:t>
      </w:r>
      <w:r>
        <w:rPr>
          <w:rFonts w:eastAsia="宋体" w:hAnsi="宋体" w:hint="eastAsia"/>
          <w:szCs w:val="21"/>
        </w:rPr>
        <w:t>收敛</w:t>
      </w:r>
      <w:r>
        <w:rPr>
          <w:rFonts w:eastAsia="宋体" w:hAnsi="宋体" w:hint="eastAsia"/>
          <w:szCs w:val="21"/>
        </w:rPr>
        <w:t>,</w:t>
      </w:r>
      <w:r>
        <w:rPr>
          <w:rFonts w:eastAsia="宋体" w:hAnsi="宋体"/>
          <w:sz w:val="28"/>
          <w:szCs w:val="28"/>
        </w:rPr>
        <w:t xml:space="preserve"> x=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a</m:t>
            </m:r>
          </m:den>
        </m:f>
      </m:oMath>
      <w:r>
        <w:rPr>
          <w:rFonts w:eastAsia="宋体" w:hAnsi="宋体" w:hint="eastAsia"/>
          <w:szCs w:val="21"/>
        </w:rPr>
        <w:t>时</w:t>
      </w:r>
      <w:r>
        <w:rPr>
          <w:rFonts w:eastAsia="宋体" w:hAnsi="宋体" w:hint="eastAsia"/>
          <w:szCs w:val="21"/>
        </w:rPr>
        <w:t>,</w:t>
      </w:r>
      <w:r>
        <w:rPr>
          <w:rFonts w:eastAsia="宋体" w:hAnsi="宋体"/>
          <w:szCs w:val="21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a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n</m:t>
                </m:r>
              </m:den>
            </m:f>
          </m:e>
        </m:nary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n</m:t>
                </m:r>
              </m:sup>
            </m:sSup>
          </m:den>
        </m:f>
      </m:oMath>
      <w:r>
        <w:rPr>
          <w:rFonts w:eastAsia="宋体" w:hAnsi="宋体"/>
          <w:szCs w:val="21"/>
        </w:rPr>
        <w:t>)</w:t>
      </w:r>
      <w:r>
        <w:rPr>
          <w:rFonts w:eastAsia="宋体" w:hAnsi="宋体" w:hint="eastAsia"/>
          <w:szCs w:val="21"/>
        </w:rPr>
        <w:t>发散</w:t>
      </w:r>
      <w:r>
        <w:rPr>
          <w:rFonts w:eastAsia="宋体" w:hAnsi="宋体" w:hint="eastAsia"/>
          <w:szCs w:val="21"/>
        </w:rPr>
        <w:t>;</w:t>
      </w:r>
      <w:r>
        <w:rPr>
          <w:rFonts w:eastAsia="宋体" w:hAnsi="宋体"/>
          <w:szCs w:val="21"/>
        </w:rPr>
        <w:t xml:space="preserve"> </w:t>
      </w:r>
    </w:p>
    <w:p w14:paraId="2A9CD52F" w14:textId="77777777" w:rsidR="00414B79" w:rsidRDefault="00414B79" w:rsidP="00414B79">
      <w:pPr>
        <w:rPr>
          <w:rFonts w:eastAsia="宋体" w:hAnsi="宋体"/>
          <w:sz w:val="28"/>
          <w:szCs w:val="28"/>
        </w:rPr>
      </w:pPr>
      <w:r>
        <w:rPr>
          <w:rFonts w:eastAsia="宋体" w:hAnsi="宋体" w:hint="eastAsia"/>
          <w:szCs w:val="21"/>
        </w:rPr>
        <w:t>∴</w:t>
      </w:r>
      <w:r>
        <w:rPr>
          <w:rFonts w:eastAsia="宋体" w:hAnsi="宋体"/>
          <w:sz w:val="28"/>
          <w:szCs w:val="28"/>
        </w:rPr>
        <w:t>a</w:t>
      </w:r>
      <w:r>
        <w:rPr>
          <w:rFonts w:eastAsia="宋体" w:hAnsi="宋体" w:hint="eastAsia"/>
          <w:sz w:val="28"/>
          <w:szCs w:val="28"/>
        </w:rPr>
        <w:t>≥</w:t>
      </w:r>
      <w:r>
        <w:rPr>
          <w:rFonts w:eastAsia="宋体" w:hAnsi="宋体" w:hint="eastAsia"/>
          <w:sz w:val="28"/>
          <w:szCs w:val="28"/>
        </w:rPr>
        <w:t>b</w:t>
      </w:r>
      <w:r>
        <w:rPr>
          <w:rFonts w:eastAsia="宋体" w:hAnsi="宋体" w:hint="eastAsia"/>
          <w:szCs w:val="21"/>
        </w:rPr>
        <w:t>时</w:t>
      </w:r>
      <w:r>
        <w:rPr>
          <w:rFonts w:eastAsia="宋体" w:hAnsi="宋体"/>
          <w:szCs w:val="21"/>
        </w:rPr>
        <w:t xml:space="preserve">, </w:t>
      </w:r>
      <w:r>
        <w:rPr>
          <w:rFonts w:eastAsia="宋体" w:hAnsi="宋体" w:hint="eastAsia"/>
          <w:szCs w:val="21"/>
        </w:rPr>
        <w:t>收敛域</w:t>
      </w:r>
      <w:r>
        <w:rPr>
          <w:rFonts w:eastAsia="宋体" w:hAnsi="宋体" w:hint="eastAsia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x∈[-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 xml:space="preserve">,  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a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)</m:t>
        </m:r>
      </m:oMath>
      <w:r>
        <w:rPr>
          <w:rFonts w:eastAsia="宋体" w:hAnsi="宋体"/>
          <w:sz w:val="28"/>
          <w:szCs w:val="28"/>
        </w:rPr>
        <w:t>.</w:t>
      </w:r>
    </w:p>
    <w:p w14:paraId="5DAB3F9E" w14:textId="77777777" w:rsidR="00414B79" w:rsidRDefault="00414B79" w:rsidP="00414B79">
      <w:pPr>
        <w:rPr>
          <w:rFonts w:eastAsia="宋体" w:hAnsi="宋体"/>
          <w:szCs w:val="21"/>
        </w:rPr>
      </w:pPr>
      <w:r>
        <w:rPr>
          <w:rFonts w:eastAsia="宋体" w:hAnsi="宋体"/>
          <w:sz w:val="28"/>
          <w:szCs w:val="28"/>
        </w:rPr>
        <w:t>a&lt;b</w:t>
      </w:r>
      <w:r>
        <w:rPr>
          <w:rFonts w:eastAsia="宋体" w:hAnsi="宋体" w:hint="eastAsia"/>
          <w:szCs w:val="21"/>
        </w:rPr>
        <w:t>时，</w:t>
      </w:r>
      <w:r>
        <w:rPr>
          <w:rFonts w:eastAsia="宋体" w:hAnsi="宋体" w:hint="eastAsia"/>
          <w:szCs w:val="21"/>
        </w:rPr>
        <w:t xml:space="preserve"> </w:t>
      </w:r>
      <w:r>
        <w:rPr>
          <w:rFonts w:eastAsia="宋体" w:hAnsi="宋体"/>
          <w:szCs w:val="21"/>
        </w:rPr>
        <w:t xml:space="preserve"> </w:t>
      </w:r>
      <m:oMath>
        <m:func>
          <m:funcPr>
            <m:ctrlPr>
              <w:rPr>
                <w:rFonts w:ascii="Cambria Math" w:eastAsia="宋体" w:hAnsi="Cambria Math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 w:val="28"/>
                    <w:szCs w:val="28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hint="eastAsia"/>
                            <w:sz w:val="28"/>
                            <w:szCs w:val="28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den>
                </m:f>
              </m:num>
              <m:den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n+1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n+1</m:t>
                    </m:r>
                  </m:den>
                </m:f>
              </m:den>
            </m:f>
          </m:e>
        </m:func>
        <m: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den>
        </m:f>
      </m:oMath>
      <w:r>
        <w:rPr>
          <w:rFonts w:eastAsia="宋体" w:hAnsi="宋体" w:hint="eastAsia"/>
          <w:sz w:val="28"/>
          <w:szCs w:val="28"/>
        </w:rPr>
        <w:t>,</w:t>
      </w:r>
      <w:r>
        <w:rPr>
          <w:rFonts w:eastAsia="宋体" w:hAnsi="宋体"/>
          <w:sz w:val="28"/>
          <w:szCs w:val="28"/>
        </w:rPr>
        <w:t xml:space="preserve"> R=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den>
        </m:f>
      </m:oMath>
      <w:r>
        <w:rPr>
          <w:rFonts w:eastAsia="宋体" w:hAnsi="宋体" w:hint="eastAsia"/>
          <w:sz w:val="28"/>
          <w:szCs w:val="28"/>
        </w:rPr>
        <w:t>,</w:t>
      </w:r>
      <w:r>
        <w:rPr>
          <w:rFonts w:eastAsia="宋体" w:hAnsi="宋体"/>
          <w:szCs w:val="21"/>
        </w:rPr>
        <w:t xml:space="preserve"> </w:t>
      </w:r>
      <w:r>
        <w:rPr>
          <w:rFonts w:eastAsia="宋体" w:hAnsi="宋体" w:hint="eastAsia"/>
          <w:szCs w:val="21"/>
        </w:rPr>
        <w:t>收敛域</w:t>
      </w:r>
      <w:r>
        <w:rPr>
          <w:rFonts w:eastAsia="宋体" w:hAnsi="宋体" w:hint="eastAsia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x∈(-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 xml:space="preserve">,  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)</m:t>
        </m:r>
      </m:oMath>
      <w:r>
        <w:rPr>
          <w:rFonts w:eastAsia="宋体" w:hAnsi="宋体" w:hint="eastAsia"/>
          <w:sz w:val="28"/>
          <w:szCs w:val="28"/>
        </w:rPr>
        <w:t>,</w:t>
      </w:r>
      <w:r>
        <w:rPr>
          <w:rFonts w:eastAsia="宋体" w:hAnsi="宋体"/>
          <w:szCs w:val="21"/>
        </w:rPr>
        <w:t xml:space="preserve"> </w:t>
      </w:r>
    </w:p>
    <w:p w14:paraId="0DB47E8C" w14:textId="77777777" w:rsidR="00414B79" w:rsidRDefault="00414B79" w:rsidP="00414B79">
      <w:pPr>
        <w:rPr>
          <w:rFonts w:eastAsia="宋体" w:hAnsi="宋体"/>
          <w:szCs w:val="21"/>
        </w:rPr>
      </w:pPr>
      <w:r>
        <w:rPr>
          <w:rFonts w:eastAsia="宋体" w:hAnsi="宋体"/>
          <w:sz w:val="28"/>
          <w:szCs w:val="28"/>
        </w:rPr>
        <w:t>x=-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den>
        </m:f>
      </m:oMath>
      <w:r>
        <w:rPr>
          <w:rFonts w:eastAsia="宋体" w:hAnsi="宋体" w:hint="eastAsia"/>
          <w:szCs w:val="21"/>
        </w:rPr>
        <w:t>时</w:t>
      </w:r>
      <w:r>
        <w:rPr>
          <w:rFonts w:eastAsia="宋体" w:hAnsi="宋体" w:hint="eastAsia"/>
          <w:szCs w:val="21"/>
        </w:rPr>
        <w:t>,</w:t>
      </w:r>
      <w:r>
        <w:rPr>
          <w:rFonts w:eastAsia="宋体" w:hAnsi="宋体"/>
          <w:szCs w:val="21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n</m:t>
                </m:r>
              </m:den>
            </m:f>
          </m:e>
        </m:nary>
        <m:sSup>
          <m:sSupPr>
            <m:ctrlPr>
              <w:rPr>
                <w:rFonts w:ascii="Cambria Math" w:eastAsia="宋体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28"/>
              </w:rPr>
              <m:t>(-</m:t>
            </m:r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b</m:t>
                </m:r>
              </m:den>
            </m:f>
            <m:r>
              <w:rPr>
                <w:rFonts w:ascii="Cambria Math" w:eastAsia="宋体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宋体" w:hAnsi="Cambria Math"/>
                <w:sz w:val="28"/>
                <w:szCs w:val="28"/>
              </w:rPr>
              <m:t>n</m:t>
            </m:r>
          </m:sup>
        </m:sSup>
      </m:oMath>
      <w:r>
        <w:rPr>
          <w:rFonts w:eastAsia="宋体" w:hAnsi="宋体"/>
          <w:sz w:val="28"/>
          <w:szCs w:val="28"/>
        </w:rPr>
        <w:t>)</w:t>
      </w:r>
      <w:r>
        <w:rPr>
          <w:rFonts w:eastAsia="宋体" w:hAnsi="宋体" w:hint="eastAsia"/>
          <w:szCs w:val="21"/>
        </w:rPr>
        <w:t>发散</w:t>
      </w:r>
      <w:r>
        <w:rPr>
          <w:rFonts w:eastAsia="宋体" w:hAnsi="宋体" w:hint="eastAsia"/>
          <w:szCs w:val="21"/>
        </w:rPr>
        <w:t>,</w:t>
      </w:r>
      <w:r>
        <w:rPr>
          <w:rFonts w:eastAsia="宋体" w:hAnsi="宋体"/>
          <w:szCs w:val="21"/>
        </w:rPr>
        <w:t xml:space="preserve"> </w:t>
      </w:r>
      <w:r>
        <w:rPr>
          <w:rFonts w:eastAsia="宋体" w:hAnsi="宋体"/>
          <w:sz w:val="28"/>
          <w:szCs w:val="28"/>
        </w:rPr>
        <w:t>x=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den>
        </m:f>
      </m:oMath>
      <w:r>
        <w:rPr>
          <w:rFonts w:eastAsia="宋体" w:hAnsi="宋体" w:hint="eastAsia"/>
          <w:szCs w:val="21"/>
        </w:rPr>
        <w:t>时</w:t>
      </w:r>
      <w:r>
        <w:rPr>
          <w:rFonts w:eastAsia="宋体" w:hAnsi="宋体" w:hint="eastAsia"/>
          <w:szCs w:val="21"/>
        </w:rPr>
        <w:t>,</w:t>
      </w:r>
      <w:r>
        <w:rPr>
          <w:rFonts w:eastAsia="宋体" w:hAnsi="宋体"/>
          <w:szCs w:val="21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b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n</m:t>
                </m:r>
              </m:den>
            </m:f>
          </m:e>
        </m:nary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b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n</m:t>
                </m:r>
              </m:sup>
            </m:sSup>
          </m:den>
        </m:f>
      </m:oMath>
      <w:r>
        <w:rPr>
          <w:rFonts w:eastAsia="宋体" w:hAnsi="宋体"/>
          <w:sz w:val="28"/>
          <w:szCs w:val="28"/>
        </w:rPr>
        <w:t>)</w:t>
      </w:r>
      <w:r>
        <w:rPr>
          <w:rFonts w:eastAsia="宋体" w:hAnsi="宋体" w:hint="eastAsia"/>
          <w:szCs w:val="21"/>
        </w:rPr>
        <w:t>发散</w:t>
      </w:r>
      <w:r>
        <w:rPr>
          <w:rFonts w:eastAsia="宋体" w:hAnsi="宋体" w:hint="eastAsia"/>
          <w:szCs w:val="21"/>
        </w:rPr>
        <w:t>;</w:t>
      </w:r>
      <w:r>
        <w:rPr>
          <w:rFonts w:eastAsia="宋体" w:hAnsi="宋体"/>
          <w:szCs w:val="21"/>
        </w:rPr>
        <w:t xml:space="preserve"> </w:t>
      </w:r>
    </w:p>
    <w:p w14:paraId="606774C8" w14:textId="77777777" w:rsidR="00414B79" w:rsidRDefault="00414B79" w:rsidP="00414B79">
      <w:pPr>
        <w:rPr>
          <w:rFonts w:eastAsia="宋体" w:hAnsi="宋体"/>
          <w:sz w:val="28"/>
          <w:szCs w:val="28"/>
        </w:rPr>
      </w:pPr>
      <w:r>
        <w:rPr>
          <w:rFonts w:eastAsia="宋体" w:hAnsi="宋体" w:hint="eastAsia"/>
          <w:sz w:val="28"/>
          <w:szCs w:val="28"/>
        </w:rPr>
        <w:t>∴</w:t>
      </w:r>
      <w:r>
        <w:rPr>
          <w:rFonts w:eastAsia="宋体" w:hAnsi="宋体"/>
          <w:sz w:val="28"/>
          <w:szCs w:val="28"/>
        </w:rPr>
        <w:t>a</w:t>
      </w:r>
      <w:r>
        <w:rPr>
          <w:rFonts w:eastAsia="宋体" w:hAnsi="宋体" w:hint="eastAsia"/>
          <w:sz w:val="28"/>
          <w:szCs w:val="28"/>
        </w:rPr>
        <w:t>&lt;b</w:t>
      </w:r>
      <w:r>
        <w:rPr>
          <w:rFonts w:eastAsia="宋体" w:hAnsi="宋体" w:hint="eastAsia"/>
          <w:szCs w:val="21"/>
        </w:rPr>
        <w:t>时</w:t>
      </w:r>
      <w:r>
        <w:rPr>
          <w:rFonts w:eastAsia="宋体" w:hAnsi="宋体"/>
          <w:szCs w:val="21"/>
        </w:rPr>
        <w:t xml:space="preserve">, </w:t>
      </w:r>
      <w:r>
        <w:rPr>
          <w:rFonts w:eastAsia="宋体" w:hAnsi="宋体" w:hint="eastAsia"/>
          <w:szCs w:val="21"/>
        </w:rPr>
        <w:t>收敛域</w:t>
      </w:r>
      <w:r>
        <w:rPr>
          <w:rFonts w:eastAsia="宋体" w:hAnsi="宋体" w:hint="eastAsia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x∈(-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 xml:space="preserve">,  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)</m:t>
        </m:r>
      </m:oMath>
      <w:r>
        <w:rPr>
          <w:rFonts w:eastAsia="宋体" w:hAnsi="宋体"/>
          <w:sz w:val="28"/>
          <w:szCs w:val="28"/>
        </w:rPr>
        <w:t>.</w:t>
      </w:r>
    </w:p>
    <w:p w14:paraId="7BF81822" w14:textId="77777777" w:rsidR="00414B79" w:rsidRDefault="00414B79" w:rsidP="00414B79">
      <w:pPr>
        <w:rPr>
          <w:rFonts w:eastAsia="宋体" w:hAnsi="宋体"/>
          <w:szCs w:val="21"/>
        </w:rPr>
      </w:pPr>
      <w:r>
        <w:rPr>
          <w:rFonts w:eastAsia="宋体" w:hAnsi="宋体" w:hint="eastAsia"/>
          <w:szCs w:val="21"/>
        </w:rPr>
        <w:t>（</w:t>
      </w:r>
      <w:r>
        <w:rPr>
          <w:rFonts w:eastAsia="宋体" w:hAnsi="宋体" w:hint="eastAsia"/>
          <w:szCs w:val="21"/>
        </w:rPr>
        <w:t>10</w:t>
      </w:r>
      <w:r>
        <w:rPr>
          <w:rFonts w:eastAsia="宋体" w:hAnsi="宋体" w:hint="eastAsia"/>
          <w:szCs w:val="21"/>
        </w:rPr>
        <w:t>）已知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n=</m:t>
            </m:r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(-2)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n+1</m:t>
                </m:r>
              </m:den>
            </m:f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(x-1)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4n-1</m:t>
                </m:r>
              </m:sup>
            </m:sSup>
          </m:e>
        </m:nary>
      </m:oMath>
      <w:r>
        <w:rPr>
          <w:rFonts w:eastAsia="宋体" w:hAnsi="Cambria Math" w:hint="eastAsia"/>
          <w:szCs w:val="21"/>
        </w:rPr>
        <w:t>，</w:t>
      </w:r>
      <w:r>
        <w:rPr>
          <w:rFonts w:hint="eastAsia"/>
          <w:szCs w:val="21"/>
        </w:rPr>
        <w:t>求幂函数的收敛域。</w:t>
      </w:r>
    </w:p>
    <w:p w14:paraId="77C2DDBD" w14:textId="77777777" w:rsidR="00414B79" w:rsidRDefault="00414B79" w:rsidP="00414B79">
      <w:pPr>
        <w:rPr>
          <w:rFonts w:eastAsia="宋体" w:hAnsi="宋体"/>
          <w:szCs w:val="21"/>
        </w:rPr>
      </w:pPr>
      <w:r>
        <w:rPr>
          <w:rFonts w:eastAsia="宋体" w:hAnsi="宋体" w:hint="eastAsia"/>
          <w:szCs w:val="21"/>
        </w:rPr>
        <w:t>解：</w:t>
      </w:r>
    </w:p>
    <w:p w14:paraId="09C19293" w14:textId="77777777" w:rsidR="00414B79" w:rsidRDefault="00414B79" w:rsidP="00414B79">
      <w:pPr>
        <w:rPr>
          <w:rFonts w:eastAsia="宋体" w:hAnsi="宋体"/>
          <w:szCs w:val="21"/>
        </w:rPr>
      </w:pPr>
      <w:r>
        <w:rPr>
          <w:rFonts w:eastAsia="宋体" w:hAnsi="宋体" w:hint="eastAsia"/>
          <w:szCs w:val="21"/>
        </w:rPr>
        <w:t>令</w:t>
      </w:r>
      <w:r>
        <w:rPr>
          <w:rFonts w:eastAsia="宋体" w:hAnsi="宋体" w:hint="eastAsia"/>
          <w:sz w:val="28"/>
          <w:szCs w:val="28"/>
        </w:rPr>
        <w:t>t</w:t>
      </w:r>
      <w:r>
        <w:rPr>
          <w:rFonts w:eastAsia="宋体" w:hAnsi="宋体"/>
          <w:sz w:val="28"/>
          <w:szCs w:val="28"/>
        </w:rPr>
        <w:t xml:space="preserve">=x-1, 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(-2)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n+1</m:t>
                </m:r>
              </m:den>
            </m:f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(x-1)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4n-1</m:t>
                </m:r>
              </m:sup>
            </m:sSup>
            <m:r>
              <w:rPr>
                <w:rFonts w:ascii="Cambria Math" w:eastAsia="宋体" w:hAnsi="Cambria Math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t</m:t>
                </m:r>
              </m:den>
            </m:f>
          </m:e>
        </m:nary>
        <m:nary>
          <m:naryPr>
            <m:chr m:val="∑"/>
            <m:limLoc m:val="undOvr"/>
            <m:ctrlPr>
              <w:rPr>
                <w:rFonts w:ascii="Cambria Math" w:eastAsia="宋体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28"/>
              </w:rPr>
              <m:t>n=1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(-2)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n+1</m:t>
                </m:r>
              </m:den>
            </m:f>
            <m:sSup>
              <m:sSup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="宋体" w:hAnsi="Cambria Math"/>
                    <w:sz w:val="28"/>
                    <w:szCs w:val="28"/>
                  </w:rPr>
                  <m:t>4n-1</m:t>
                </m:r>
              </m:sup>
            </m:sSup>
          </m:e>
        </m:nary>
      </m:oMath>
    </w:p>
    <w:p w14:paraId="6220CF11" w14:textId="77777777" w:rsidR="00414B79" w:rsidRDefault="00414B79" w:rsidP="00414B79">
      <w:pPr>
        <w:rPr>
          <w:rFonts w:eastAsia="宋体" w:hAnsi="宋体"/>
          <w:sz w:val="28"/>
          <w:szCs w:val="28"/>
        </w:rPr>
      </w:pPr>
      <m:oMath>
        <m:func>
          <m:funcPr>
            <m:ctrlPr>
              <w:rPr>
                <w:rFonts w:ascii="Cambria Math" w:eastAsia="宋体" w:hAnsi="Cambria Math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 w:val="28"/>
                    <w:szCs w:val="28"/>
                  </w:rPr>
                  <m:t>n→+∞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(n+1)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(-2)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n+1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(x-1)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4n+3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(n+2)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(-2)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(x-1)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4n-1</m:t>
                    </m:r>
                  </m:sup>
                </m:sSup>
              </m:den>
            </m:f>
          </m:e>
        </m:func>
      </m:oMath>
      <w:r>
        <w:rPr>
          <w:rFonts w:eastAsia="宋体" w:hAnsi="宋体" w:hint="eastAsia"/>
          <w:sz w:val="28"/>
          <w:szCs w:val="28"/>
        </w:rPr>
        <w:t>=|-</w:t>
      </w:r>
      <w:r>
        <w:rPr>
          <w:rFonts w:eastAsia="宋体" w:hAnsi="宋体"/>
          <w:sz w:val="28"/>
          <w:szCs w:val="28"/>
        </w:rPr>
        <w:t>2</w:t>
      </w:r>
      <m:oMath>
        <m:sSup>
          <m:sSupPr>
            <m:ctrlPr>
              <w:rPr>
                <w:rFonts w:ascii="Cambria Math" w:eastAsia="宋体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28"/>
              </w:rPr>
              <m:t>(x-1)</m:t>
            </m:r>
          </m:e>
          <m:sup>
            <m:r>
              <w:rPr>
                <w:rFonts w:ascii="Cambria Math" w:eastAsia="宋体" w:hAnsi="Cambria Math"/>
                <w:sz w:val="28"/>
                <w:szCs w:val="28"/>
              </w:rPr>
              <m:t>4</m:t>
            </m:r>
          </m:sup>
        </m:sSup>
      </m:oMath>
      <w:r>
        <w:rPr>
          <w:rFonts w:eastAsia="宋体" w:hAnsi="宋体" w:hint="eastAsia"/>
          <w:sz w:val="28"/>
          <w:szCs w:val="28"/>
        </w:rPr>
        <w:t>|</w:t>
      </w:r>
      <w:r>
        <w:rPr>
          <w:rFonts w:eastAsia="宋体" w:hAnsi="宋体"/>
          <w:sz w:val="28"/>
          <w:szCs w:val="28"/>
        </w:rPr>
        <w:t>&lt;1</w:t>
      </w:r>
    </w:p>
    <w:p w14:paraId="1FB4ABD3" w14:textId="77777777" w:rsidR="00414B79" w:rsidRDefault="00414B79" w:rsidP="00414B79">
      <w:pPr>
        <w:rPr>
          <w:rFonts w:eastAsia="宋体" w:hAnsi="宋体"/>
          <w:sz w:val="24"/>
        </w:rPr>
      </w:pPr>
      <w:r>
        <w:rPr>
          <w:rFonts w:eastAsia="宋体" w:hAnsi="宋体" w:hint="eastAsia"/>
          <w:sz w:val="24"/>
        </w:rPr>
        <w:t>∴</w:t>
      </w:r>
      <w:r>
        <w:rPr>
          <w:rFonts w:eastAsia="宋体" w:hAnsi="宋体"/>
          <w:sz w:val="24"/>
        </w:rPr>
        <w:t>1</w:t>
      </w:r>
      <w:r>
        <w:rPr>
          <w:rFonts w:eastAsia="宋体" w:hAnsi="宋体" w:hint="eastAsia"/>
          <w:sz w:val="24"/>
        </w:rPr>
        <w:t>-</w:t>
      </w:r>
      <m:oMath>
        <m:f>
          <m:fPr>
            <m:ctrlPr>
              <w:rPr>
                <w:rFonts w:ascii="Cambria Math" w:eastAsia="宋体" w:hAnsi="Cambria Math"/>
                <w:sz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w:rPr>
                <w:rFonts w:ascii="Cambria Math" w:eastAsia="宋体" w:hAnsi="Cambria Math"/>
                <w:sz w:val="24"/>
              </w:rPr>
              <m:t>∜2</m:t>
            </m:r>
          </m:den>
        </m:f>
      </m:oMath>
      <w:r>
        <w:rPr>
          <w:rFonts w:eastAsia="宋体" w:hAnsi="宋体" w:hint="eastAsia"/>
          <w:sz w:val="24"/>
        </w:rPr>
        <w:t>&lt;</w:t>
      </w:r>
      <w:r>
        <w:rPr>
          <w:rFonts w:eastAsia="宋体" w:hAnsi="宋体"/>
          <w:sz w:val="24"/>
        </w:rPr>
        <w:t>x&lt;1+</w:t>
      </w:r>
      <m:oMath>
        <m:f>
          <m:fPr>
            <m:ctrlPr>
              <w:rPr>
                <w:rFonts w:ascii="Cambria Math" w:eastAsia="宋体" w:hAnsi="Cambria Math"/>
                <w:sz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</w:rPr>
              <m:t>1</m:t>
            </m:r>
          </m:num>
          <m:den>
            <m:r>
              <w:rPr>
                <w:rFonts w:ascii="Cambria Math" w:eastAsia="宋体" w:hAnsi="Cambria Math"/>
                <w:sz w:val="24"/>
              </w:rPr>
              <m:t>∜2</m:t>
            </m:r>
          </m:den>
        </m:f>
      </m:oMath>
    </w:p>
    <w:p w14:paraId="71307FA9" w14:textId="77777777" w:rsidR="00414B79" w:rsidRDefault="00414B79" w:rsidP="00414B79">
      <w:pPr>
        <w:rPr>
          <w:rFonts w:eastAsia="宋体" w:hAnsi="宋体"/>
          <w:sz w:val="28"/>
          <w:szCs w:val="28"/>
        </w:rPr>
      </w:pPr>
      <w:r>
        <w:rPr>
          <w:rFonts w:eastAsia="宋体" w:hAnsi="宋体" w:hint="eastAsia"/>
          <w:szCs w:val="21"/>
        </w:rPr>
        <w:t>当</w:t>
      </w:r>
      <w:r>
        <w:rPr>
          <w:rFonts w:eastAsia="宋体" w:hAnsi="宋体" w:hint="eastAsia"/>
          <w:sz w:val="28"/>
          <w:szCs w:val="28"/>
        </w:rPr>
        <w:t>x</w:t>
      </w:r>
      <w:r>
        <w:rPr>
          <w:rFonts w:eastAsia="宋体" w:hAnsi="宋体"/>
          <w:sz w:val="28"/>
          <w:szCs w:val="28"/>
        </w:rPr>
        <w:t>=1+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∜2</m:t>
            </m:r>
          </m:den>
        </m:f>
      </m:oMath>
      <w:r>
        <w:rPr>
          <w:rFonts w:eastAsia="宋体" w:hAnsi="宋体" w:hint="eastAsia"/>
          <w:sz w:val="28"/>
          <w:szCs w:val="28"/>
        </w:rPr>
        <w:t>时，</w:t>
      </w:r>
      <m:oMath>
        <m:func>
          <m:funcPr>
            <m:ctrlPr>
              <w:rPr>
                <w:rFonts w:ascii="Cambria Math" w:eastAsia="宋体" w:hAnsi="Cambria Math"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="宋体" w:hAnsi="Cambria Math"/>
                    <w:sz w:val="28"/>
                    <w:szCs w:val="28"/>
                  </w:rPr>
                  <m:t>n→+∞</m:t>
                </m:r>
              </m:lim>
            </m:limLow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∜2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n+1</m:t>
                </m:r>
              </m:den>
            </m:f>
          </m:e>
        </m:func>
      </m:oMath>
      <w:r>
        <w:rPr>
          <w:rFonts w:eastAsia="宋体" w:hAnsi="宋体" w:hint="eastAsia"/>
          <w:sz w:val="28"/>
          <w:szCs w:val="28"/>
        </w:rPr>
        <w:t>=</w:t>
      </w:r>
      <w:r>
        <w:rPr>
          <w:rFonts w:eastAsia="宋体" w:hAnsi="宋体"/>
          <w:sz w:val="28"/>
          <w:szCs w:val="28"/>
        </w:rPr>
        <w:t>0,</w:t>
      </w:r>
    </w:p>
    <w:p w14:paraId="6C9E7792" w14:textId="77777777" w:rsidR="00414B79" w:rsidRDefault="00414B79" w:rsidP="00414B79">
      <w:pPr>
        <w:rPr>
          <w:rFonts w:ascii="Cambria Math" w:eastAsia="宋体" w:hAnsi="Cambria Math"/>
          <w:sz w:val="28"/>
          <w:szCs w:val="28"/>
        </w:rPr>
      </w:pPr>
      <w:r>
        <w:rPr>
          <w:rFonts w:eastAsia="宋体" w:hAnsi="宋体"/>
          <w:szCs w:val="21"/>
        </w:rPr>
        <w:t xml:space="preserve"> </w:t>
      </w:r>
      <w:r>
        <w:rPr>
          <w:rFonts w:eastAsia="宋体" w:hAnsi="宋体" w:hint="eastAsia"/>
          <w:szCs w:val="21"/>
        </w:rPr>
        <w:t>∵</w:t>
      </w:r>
      <m:oMath>
        <m:f>
          <m:f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∜2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n+1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~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 w:hint="eastAsia"/>
                <w:sz w:val="28"/>
                <w:szCs w:val="28"/>
              </w:rPr>
              <m:t>n</m:t>
            </m:r>
          </m:den>
        </m:f>
        <m:r>
          <w:rPr>
            <w:rFonts w:ascii="Cambria Math" w:eastAsia="宋体" w:hAnsi="Cambria Math"/>
            <w:sz w:val="28"/>
            <w:szCs w:val="28"/>
          </w:rPr>
          <m:t xml:space="preserve">, </m:t>
        </m:r>
      </m:oMath>
    </w:p>
    <w:p w14:paraId="165DFB93" w14:textId="77777777" w:rsidR="00414B79" w:rsidRDefault="00414B79" w:rsidP="00414B79">
      <w:pPr>
        <w:rPr>
          <w:rFonts w:eastAsia="宋体" w:hAnsi="宋体"/>
          <w:sz w:val="28"/>
          <w:szCs w:val="28"/>
        </w:rPr>
      </w:pPr>
      <w:r>
        <w:rPr>
          <w:rFonts w:eastAsia="宋体" w:hAnsi="宋体" w:hint="eastAsia"/>
          <w:sz w:val="28"/>
          <w:szCs w:val="28"/>
        </w:rPr>
        <w:t>∴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n=</m:t>
            </m:r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28"/>
                  </w:rPr>
                  <m:t>∜2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28"/>
                  </w:rPr>
                  <m:t>n+1</m:t>
                </m:r>
              </m:den>
            </m:f>
          </m:e>
        </m:nary>
      </m:oMath>
      <w:r>
        <w:rPr>
          <w:rFonts w:eastAsia="宋体" w:hAnsi="宋体" w:hint="eastAsia"/>
          <w:szCs w:val="21"/>
        </w:rPr>
        <w:t>不收敛，</w:t>
      </w:r>
      <w:r>
        <w:rPr>
          <w:rFonts w:eastAsia="宋体" w:hAnsi="宋体" w:hint="eastAsia"/>
          <w:szCs w:val="21"/>
        </w:rPr>
        <w:t xml:space="preserve"> </w:t>
      </w:r>
      <w:r>
        <w:rPr>
          <w:rFonts w:eastAsia="宋体" w:hAnsi="宋体" w:hint="eastAsia"/>
          <w:szCs w:val="21"/>
        </w:rPr>
        <w:t>∴收敛域</w:t>
      </w:r>
      <w:r>
        <w:rPr>
          <w:rFonts w:eastAsia="宋体" w:hAnsi="宋体" w:hint="eastAsia"/>
          <w:sz w:val="28"/>
          <w:szCs w:val="28"/>
        </w:rPr>
        <w:t>(</w:t>
      </w:r>
      <w:r>
        <w:rPr>
          <w:rFonts w:eastAsia="宋体" w:hAnsi="宋体"/>
          <w:sz w:val="28"/>
          <w:szCs w:val="28"/>
        </w:rPr>
        <w:t>1</w:t>
      </w:r>
      <w:r>
        <w:rPr>
          <w:rFonts w:eastAsia="宋体" w:hAnsi="宋体" w:hint="eastAsia"/>
          <w:sz w:val="28"/>
          <w:szCs w:val="28"/>
        </w:rPr>
        <w:t>-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∜2</m:t>
            </m:r>
          </m:den>
        </m:f>
      </m:oMath>
      <w:r>
        <w:rPr>
          <w:rFonts w:eastAsia="宋体" w:hAnsi="宋体"/>
          <w:sz w:val="28"/>
          <w:szCs w:val="28"/>
        </w:rPr>
        <w:t>, 1+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∜2</m:t>
            </m:r>
          </m:den>
        </m:f>
      </m:oMath>
      <w:r>
        <w:rPr>
          <w:rFonts w:eastAsia="宋体" w:hAnsi="宋体"/>
          <w:sz w:val="28"/>
          <w:szCs w:val="28"/>
        </w:rPr>
        <w:t>)</w:t>
      </w:r>
    </w:p>
    <w:p w14:paraId="2E8900A8" w14:textId="77777777" w:rsidR="00414B79" w:rsidRDefault="00414B79" w:rsidP="00D046E4">
      <w:pPr>
        <w:numPr>
          <w:ilvl w:val="0"/>
          <w:numId w:val="25"/>
        </w:numPr>
        <w:spacing w:line="300" w:lineRule="auto"/>
      </w:pPr>
      <w:r>
        <w:rPr>
          <w:rFonts w:hint="eastAsia"/>
        </w:rPr>
        <w:lastRenderedPageBreak/>
        <w:t>求级数的和</w:t>
      </w:r>
    </w:p>
    <w:p w14:paraId="58EB0718" w14:textId="77777777" w:rsidR="00414B79" w:rsidRDefault="00414B79" w:rsidP="00D046E4">
      <w:pPr>
        <w:numPr>
          <w:ilvl w:val="0"/>
          <w:numId w:val="26"/>
        </w:numPr>
        <w:spacing w:line="300" w:lineRule="auto"/>
      </w:pPr>
      <w:r>
        <w:rPr>
          <w:rFonts w:hint="eastAsia"/>
          <w:position w:val="-28"/>
        </w:rPr>
        <w:object w:dxaOrig="820" w:dyaOrig="680" w14:anchorId="01123304">
          <v:shape id="_x0000_i2446" type="#_x0000_t75" style="width:41.25pt;height:34.25pt" o:ole="">
            <v:imagedata r:id="rId1161" o:title=""/>
          </v:shape>
          <o:OLEObject Type="Embed" ProgID="Equation.KSEE3" ShapeID="_x0000_i2446" DrawAspect="Content" ObjectID="_1654737334" r:id="rId1162"/>
        </w:object>
      </w:r>
    </w:p>
    <w:p w14:paraId="4B7C0A4C" w14:textId="77777777" w:rsidR="00414B79" w:rsidRDefault="00414B79" w:rsidP="00414B79">
      <w:pPr>
        <w:spacing w:line="300" w:lineRule="auto"/>
      </w:pPr>
      <w:r>
        <w:rPr>
          <w:rFonts w:hint="eastAsia"/>
        </w:rPr>
        <w:t xml:space="preserve">解:  </w:t>
      </w:r>
      <w:r>
        <w:rPr>
          <w:rFonts w:hint="eastAsia"/>
          <w:position w:val="-60"/>
        </w:rPr>
        <w:object w:dxaOrig="3560" w:dyaOrig="1320" w14:anchorId="323BCE3C">
          <v:shape id="_x0000_i2447" type="#_x0000_t75" style="width:178.25pt;height:66.2pt" o:ole="">
            <v:imagedata r:id="rId1163" o:title=""/>
          </v:shape>
          <o:OLEObject Type="Embed" ProgID="Equation.KSEE3" ShapeID="_x0000_i2447" DrawAspect="Content" ObjectID="_1654737335" r:id="rId1164"/>
        </w:object>
      </w:r>
    </w:p>
    <w:p w14:paraId="70A3D2A2" w14:textId="77777777" w:rsidR="00414B79" w:rsidRDefault="00414B79" w:rsidP="00D046E4">
      <w:pPr>
        <w:numPr>
          <w:ilvl w:val="0"/>
          <w:numId w:val="26"/>
        </w:numPr>
        <w:spacing w:line="300" w:lineRule="auto"/>
        <w:rPr>
          <w:position w:val="-10"/>
        </w:rPr>
      </w:pPr>
      <w:r>
        <w:rPr>
          <w:rFonts w:hint="eastAsia"/>
          <w:position w:val="-10"/>
        </w:rPr>
        <w:object w:dxaOrig="180" w:dyaOrig="340" w14:anchorId="3B63ACF7">
          <v:shape id="_x0000_i2448" type="#_x0000_t75" style="width:9.3pt;height:16.85pt" o:ole="">
            <v:imagedata r:id="rId203" o:title=""/>
          </v:shape>
          <o:OLEObject Type="Embed" ProgID="Equation.KSEE3" ShapeID="_x0000_i2448" DrawAspect="Content" ObjectID="_1654737336" r:id="rId1165"/>
        </w:object>
      </w:r>
      <w:r>
        <w:rPr>
          <w:rFonts w:hint="eastAsia"/>
          <w:position w:val="-28"/>
        </w:rPr>
        <w:object w:dxaOrig="639" w:dyaOrig="680" w14:anchorId="79EF448D">
          <v:shape id="_x0000_i2449" type="#_x0000_t75" style="width:31.95pt;height:34.25pt" o:ole="">
            <v:imagedata r:id="rId1166" o:title=""/>
          </v:shape>
          <o:OLEObject Type="Embed" ProgID="Equation.KSEE3" ShapeID="_x0000_i2449" DrawAspect="Content" ObjectID="_1654737337" r:id="rId1167"/>
        </w:object>
      </w:r>
    </w:p>
    <w:p w14:paraId="57D48690" w14:textId="77777777" w:rsidR="00414B79" w:rsidRDefault="00414B79" w:rsidP="00414B79">
      <w:pPr>
        <w:rPr>
          <w:rFonts w:ascii="Arial" w:eastAsia="微软雅黑" w:hAnsi="Arial" w:cs="Arial"/>
        </w:rPr>
      </w:pPr>
      <w:r>
        <w:rPr>
          <w:rFonts w:asciiTheme="majorEastAsia" w:eastAsiaTheme="majorEastAsia" w:hAnsiTheme="majorEastAsia" w:cstheme="majorEastAsia" w:hint="eastAsia"/>
        </w:rPr>
        <w:t xml:space="preserve">解: </w:t>
      </w:r>
      <w:r>
        <w:rPr>
          <w:rFonts w:ascii="Arial" w:eastAsia="微软雅黑" w:hAnsi="Arial" w:cs="Arial" w:hint="eastAsia"/>
        </w:rPr>
        <w:t>=</w:t>
      </w:r>
      <w:r>
        <w:rPr>
          <w:rFonts w:ascii="Arial" w:eastAsia="微软雅黑" w:hAnsi="Arial" w:cs="Arial" w:hint="eastAsia"/>
          <w:position w:val="-28"/>
        </w:rPr>
        <w:object w:dxaOrig="2720" w:dyaOrig="660" w14:anchorId="6B25BC06">
          <v:shape id="_x0000_i2450" type="#_x0000_t75" style="width:135.85pt;height:33.1pt" o:ole="">
            <v:imagedata r:id="rId1168" o:title=""/>
          </v:shape>
          <o:OLEObject Type="Embed" ProgID="Equation.KSEE3" ShapeID="_x0000_i2450" DrawAspect="Content" ObjectID="_1654737338" r:id="rId1169"/>
        </w:object>
      </w:r>
    </w:p>
    <w:p w14:paraId="0F3B29F1" w14:textId="77777777" w:rsidR="00414B79" w:rsidRDefault="00414B79" w:rsidP="00414B79">
      <w:pPr>
        <w:rPr>
          <w:rFonts w:ascii="Arial" w:eastAsia="微软雅黑" w:hAnsi="Arial" w:cs="Arial"/>
          <w:position w:val="-28"/>
        </w:rPr>
      </w:pPr>
      <w:r>
        <w:rPr>
          <w:rFonts w:ascii="Arial" w:eastAsia="微软雅黑" w:hAnsi="Arial" w:cs="Arial" w:hint="eastAsia"/>
        </w:rPr>
        <w:t>s=</w:t>
      </w:r>
      <w:r>
        <w:rPr>
          <w:rFonts w:ascii="Arial" w:eastAsia="微软雅黑" w:hAnsi="Arial" w:cs="Arial" w:hint="eastAsia"/>
          <w:position w:val="-28"/>
        </w:rPr>
        <w:object w:dxaOrig="4855" w:dyaOrig="700" w14:anchorId="21AB141D">
          <v:shape id="_x0000_i2451" type="#_x0000_t75" style="width:242.7pt;height:34.85pt" o:ole="">
            <v:imagedata r:id="rId1170" o:title=""/>
          </v:shape>
          <o:OLEObject Type="Embed" ProgID="Equation.KSEE3" ShapeID="_x0000_i2451" DrawAspect="Content" ObjectID="_1654737339" r:id="rId1171"/>
        </w:object>
      </w:r>
    </w:p>
    <w:p w14:paraId="6BC4BE0B" w14:textId="77777777" w:rsidR="00414B79" w:rsidRDefault="00414B79" w:rsidP="00414B79">
      <w:pPr>
        <w:rPr>
          <w:rFonts w:ascii="Arial" w:eastAsia="微软雅黑" w:hAnsi="Arial" w:cs="Arial"/>
        </w:rPr>
      </w:pPr>
      <w:r>
        <w:rPr>
          <w:rFonts w:ascii="Arial" w:eastAsia="微软雅黑" w:hAnsi="Arial" w:cs="Arial" w:hint="eastAsia"/>
        </w:rPr>
        <w:t>=1+e-1+1+e-1</w:t>
      </w:r>
    </w:p>
    <w:p w14:paraId="75BB8E60" w14:textId="77777777" w:rsidR="00414B79" w:rsidRDefault="00414B79" w:rsidP="00414B79">
      <w:pPr>
        <w:rPr>
          <w:rFonts w:ascii="Arial" w:eastAsia="微软雅黑" w:hAnsi="Arial" w:cs="Arial"/>
        </w:rPr>
      </w:pPr>
      <w:r>
        <w:rPr>
          <w:rFonts w:ascii="Arial" w:eastAsia="微软雅黑" w:hAnsi="Arial" w:cs="Arial" w:hint="eastAsia"/>
        </w:rPr>
        <w:t>=2e</w:t>
      </w:r>
    </w:p>
    <w:p w14:paraId="3751E5BF" w14:textId="77777777" w:rsidR="00414B79" w:rsidRDefault="00414B79" w:rsidP="00414B79">
      <w:pPr>
        <w:spacing w:line="300" w:lineRule="auto"/>
        <w:rPr>
          <w:position w:val="-10"/>
        </w:rPr>
      </w:pPr>
    </w:p>
    <w:p w14:paraId="5BE7A761" w14:textId="77777777" w:rsidR="00414B79" w:rsidRDefault="00414B79" w:rsidP="00D046E4">
      <w:pPr>
        <w:numPr>
          <w:ilvl w:val="0"/>
          <w:numId w:val="26"/>
        </w:numPr>
        <w:spacing w:line="300" w:lineRule="auto"/>
        <w:rPr>
          <w:position w:val="-10"/>
        </w:rPr>
      </w:pPr>
      <w:r>
        <w:rPr>
          <w:position w:val="-28"/>
        </w:rPr>
        <w:object w:dxaOrig="1700" w:dyaOrig="680" w14:anchorId="3B2F5F99">
          <v:shape id="_x0000_i2452" type="#_x0000_t75" style="width:84.75pt;height:34.25pt" o:ole="">
            <v:imagedata r:id="rId1172" o:title=""/>
          </v:shape>
          <o:OLEObject Type="Embed" ProgID="Equation.KSEE3" ShapeID="_x0000_i2452" DrawAspect="Content" ObjectID="_1654737340" r:id="rId1173"/>
        </w:object>
      </w:r>
    </w:p>
    <w:p w14:paraId="610D09A8" w14:textId="77777777" w:rsidR="00414B79" w:rsidRDefault="00414B79" w:rsidP="00414B79">
      <w:pPr>
        <w:spacing w:line="300" w:lineRule="auto"/>
        <w:rPr>
          <w:position w:val="-10"/>
        </w:rPr>
      </w:pPr>
      <w:r>
        <w:rPr>
          <w:rFonts w:hint="eastAsia"/>
          <w:position w:val="-10"/>
        </w:rPr>
        <w:t xml:space="preserve">解: </w:t>
      </w:r>
      <w:r>
        <w:rPr>
          <w:rFonts w:hint="eastAsia"/>
          <w:position w:val="-28"/>
        </w:rPr>
        <w:object w:dxaOrig="2560" w:dyaOrig="700" w14:anchorId="237339DD">
          <v:shape id="_x0000_i2453" type="#_x0000_t75" style="width:127.75pt;height:34.85pt" o:ole="">
            <v:imagedata r:id="rId1174" o:title=""/>
          </v:shape>
          <o:OLEObject Type="Embed" ProgID="Equation.KSEE3" ShapeID="_x0000_i2453" DrawAspect="Content" ObjectID="_1654737341" r:id="rId1175"/>
        </w:object>
      </w:r>
    </w:p>
    <w:p w14:paraId="4C384E91" w14:textId="77777777" w:rsidR="00414B79" w:rsidRDefault="00414B79" w:rsidP="00414B79">
      <w:pPr>
        <w:spacing w:line="300" w:lineRule="auto"/>
        <w:rPr>
          <w:position w:val="-10"/>
        </w:rPr>
      </w:pPr>
      <w:r>
        <w:rPr>
          <w:rFonts w:hint="eastAsia"/>
          <w:position w:val="-10"/>
        </w:rPr>
        <w:t xml:space="preserve">    </w:t>
      </w:r>
      <w:r>
        <w:rPr>
          <w:rFonts w:hint="eastAsia"/>
          <w:position w:val="-28"/>
        </w:rPr>
        <w:object w:dxaOrig="2220" w:dyaOrig="700" w14:anchorId="167F9F7D">
          <v:shape id="_x0000_i2454" type="#_x0000_t75" style="width:110.9pt;height:34.85pt" o:ole="">
            <v:imagedata r:id="rId1176" o:title=""/>
          </v:shape>
          <o:OLEObject Type="Embed" ProgID="Equation.KSEE3" ShapeID="_x0000_i2454" DrawAspect="Content" ObjectID="_1654737342" r:id="rId1177"/>
        </w:object>
      </w:r>
    </w:p>
    <w:p w14:paraId="272AF708" w14:textId="77777777" w:rsidR="00414B79" w:rsidRDefault="00414B79" w:rsidP="00414B79">
      <w:pPr>
        <w:spacing w:line="300" w:lineRule="auto"/>
        <w:rPr>
          <w:position w:val="-10"/>
        </w:rPr>
      </w:pPr>
      <w:r>
        <w:rPr>
          <w:rFonts w:hint="eastAsia"/>
          <w:position w:val="-10"/>
        </w:rPr>
        <w:t xml:space="preserve">    </w:t>
      </w:r>
      <w:r>
        <w:rPr>
          <w:rFonts w:hint="eastAsia"/>
          <w:position w:val="-8"/>
        </w:rPr>
        <w:object w:dxaOrig="920" w:dyaOrig="320" w14:anchorId="39164DD6">
          <v:shape id="_x0000_i2455" type="#_x0000_t75" style="width:45.85pt;height:16.25pt" o:ole="">
            <v:imagedata r:id="rId1178" o:title=""/>
          </v:shape>
          <o:OLEObject Type="Embed" ProgID="Equation.KSEE3" ShapeID="_x0000_i2455" DrawAspect="Content" ObjectID="_1654737343" r:id="rId1179"/>
        </w:object>
      </w:r>
    </w:p>
    <w:p w14:paraId="3653A607" w14:textId="77777777" w:rsidR="00414B79" w:rsidRDefault="00414B79" w:rsidP="00414B79">
      <w:pPr>
        <w:spacing w:line="300" w:lineRule="auto"/>
        <w:rPr>
          <w:position w:val="-10"/>
        </w:rPr>
      </w:pPr>
      <w:r>
        <w:rPr>
          <w:rFonts w:hint="eastAsia"/>
          <w:position w:val="-10"/>
        </w:rPr>
        <w:t xml:space="preserve">    </w:t>
      </w:r>
      <w:r>
        <w:rPr>
          <w:rFonts w:hint="eastAsia"/>
          <w:position w:val="-28"/>
        </w:rPr>
        <w:object w:dxaOrig="4180" w:dyaOrig="680" w14:anchorId="27B4D2E6">
          <v:shape id="_x0000_i2456" type="#_x0000_t75" style="width:209.05pt;height:34.25pt" o:ole="">
            <v:imagedata r:id="rId1180" o:title=""/>
          </v:shape>
          <o:OLEObject Type="Embed" ProgID="Equation.KSEE3" ShapeID="_x0000_i2456" DrawAspect="Content" ObjectID="_1654737344" r:id="rId1181"/>
        </w:object>
      </w:r>
    </w:p>
    <w:p w14:paraId="42153641" w14:textId="77777777" w:rsidR="00414B79" w:rsidRDefault="00414B79" w:rsidP="00414B79">
      <w:pPr>
        <w:spacing w:line="300" w:lineRule="auto"/>
        <w:rPr>
          <w:position w:val="-10"/>
        </w:rPr>
      </w:pPr>
      <w:r>
        <w:rPr>
          <w:rFonts w:hint="eastAsia"/>
          <w:position w:val="-10"/>
        </w:rPr>
        <w:t xml:space="preserve">    </w:t>
      </w:r>
      <w:r>
        <w:rPr>
          <w:rFonts w:hint="eastAsia"/>
          <w:position w:val="-24"/>
        </w:rPr>
        <w:object w:dxaOrig="2360" w:dyaOrig="620" w14:anchorId="5F0B9852">
          <v:shape id="_x0000_i2457" type="#_x0000_t75" style="width:117.85pt;height:30.75pt" o:ole="">
            <v:imagedata r:id="rId1182" o:title=""/>
          </v:shape>
          <o:OLEObject Type="Embed" ProgID="Equation.KSEE3" ShapeID="_x0000_i2457" DrawAspect="Content" ObjectID="_1654737345" r:id="rId1183"/>
        </w:object>
      </w:r>
    </w:p>
    <w:p w14:paraId="42CF420A" w14:textId="77777777" w:rsidR="00414B79" w:rsidRDefault="00414B79" w:rsidP="00D046E4">
      <w:pPr>
        <w:numPr>
          <w:ilvl w:val="0"/>
          <w:numId w:val="25"/>
        </w:numPr>
        <w:spacing w:line="300" w:lineRule="auto"/>
        <w:rPr>
          <w:position w:val="-10"/>
        </w:rPr>
      </w:pPr>
      <w:r>
        <w:rPr>
          <w:rFonts w:hint="eastAsia"/>
          <w:position w:val="-10"/>
        </w:rPr>
        <w:t>求幂级数的和函数</w:t>
      </w:r>
    </w:p>
    <w:p w14:paraId="24255F16" w14:textId="77777777" w:rsidR="00414B79" w:rsidRDefault="00414B79" w:rsidP="00D046E4">
      <w:pPr>
        <w:numPr>
          <w:ilvl w:val="0"/>
          <w:numId w:val="27"/>
        </w:numPr>
        <w:spacing w:line="300" w:lineRule="auto"/>
        <w:rPr>
          <w:position w:val="-10"/>
        </w:rPr>
      </w:pPr>
      <w:r>
        <w:rPr>
          <w:rFonts w:hint="eastAsia"/>
          <w:position w:val="-28"/>
        </w:rPr>
        <w:object w:dxaOrig="1180" w:dyaOrig="680" w14:anchorId="5ADF68AA">
          <v:shape id="_x0000_i2458" type="#_x0000_t75" style="width:59.25pt;height:34.25pt" o:ole="">
            <v:imagedata r:id="rId1184" o:title=""/>
          </v:shape>
          <o:OLEObject Type="Embed" ProgID="Equation.KSEE3" ShapeID="_x0000_i2458" DrawAspect="Content" ObjectID="_1654737346" r:id="rId1185"/>
        </w:object>
      </w:r>
    </w:p>
    <w:p w14:paraId="48BDA695" w14:textId="77777777" w:rsidR="00414B79" w:rsidRDefault="00414B79" w:rsidP="00414B79">
      <w:pPr>
        <w:spacing w:line="300" w:lineRule="auto"/>
        <w:rPr>
          <w:position w:val="-10"/>
        </w:rPr>
      </w:pPr>
      <w:r>
        <w:rPr>
          <w:rFonts w:hint="eastAsia"/>
          <w:position w:val="-10"/>
        </w:rPr>
        <w:t xml:space="preserve">解: </w:t>
      </w:r>
      <w:r>
        <w:rPr>
          <w:rFonts w:hint="eastAsia"/>
          <w:position w:val="-28"/>
        </w:rPr>
        <w:object w:dxaOrig="2680" w:dyaOrig="680" w14:anchorId="47BF2AA8">
          <v:shape id="_x0000_i2459" type="#_x0000_t75" style="width:134.15pt;height:34.25pt" o:ole="">
            <v:imagedata r:id="rId1186" o:title=""/>
          </v:shape>
          <o:OLEObject Type="Embed" ProgID="Equation.KSEE3" ShapeID="_x0000_i2459" DrawAspect="Content" ObjectID="_1654737347" r:id="rId1187"/>
        </w:object>
      </w:r>
    </w:p>
    <w:p w14:paraId="2EAC88EF" w14:textId="77777777" w:rsidR="00414B79" w:rsidRDefault="00414B79" w:rsidP="00414B79">
      <w:pPr>
        <w:spacing w:line="300" w:lineRule="auto"/>
        <w:rPr>
          <w:position w:val="-10"/>
        </w:rPr>
      </w:pPr>
      <w:r>
        <w:rPr>
          <w:rFonts w:hint="eastAsia"/>
          <w:position w:val="-10"/>
        </w:rPr>
        <w:lastRenderedPageBreak/>
        <w:t xml:space="preserve">    </w:t>
      </w:r>
      <w:r>
        <w:rPr>
          <w:rFonts w:hint="eastAsia"/>
          <w:position w:val="-28"/>
        </w:rPr>
        <w:object w:dxaOrig="2280" w:dyaOrig="680" w14:anchorId="0BD45443">
          <v:shape id="_x0000_i2460" type="#_x0000_t75" style="width:113.8pt;height:34.25pt" o:ole="">
            <v:imagedata r:id="rId1188" o:title=""/>
          </v:shape>
          <o:OLEObject Type="Embed" ProgID="Equation.KSEE3" ShapeID="_x0000_i2460" DrawAspect="Content" ObjectID="_1654737348" r:id="rId1189"/>
        </w:object>
      </w:r>
    </w:p>
    <w:p w14:paraId="2C0DF465" w14:textId="77777777" w:rsidR="00414B79" w:rsidRDefault="00414B79" w:rsidP="00414B79">
      <w:pPr>
        <w:spacing w:line="300" w:lineRule="auto"/>
        <w:rPr>
          <w:position w:val="-10"/>
        </w:rPr>
      </w:pPr>
      <w:r>
        <w:rPr>
          <w:rFonts w:hint="eastAsia"/>
          <w:position w:val="-10"/>
        </w:rPr>
        <w:t xml:space="preserve">    </w:t>
      </w:r>
      <w:r>
        <w:rPr>
          <w:rFonts w:hint="eastAsia"/>
          <w:position w:val="-28"/>
        </w:rPr>
        <w:object w:dxaOrig="4459" w:dyaOrig="680" w14:anchorId="6BB15106">
          <v:shape id="_x0000_i2461" type="#_x0000_t75" style="width:222.95pt;height:34.25pt" o:ole="">
            <v:imagedata r:id="rId1190" o:title=""/>
          </v:shape>
          <o:OLEObject Type="Embed" ProgID="Equation.KSEE3" ShapeID="_x0000_i2461" DrawAspect="Content" ObjectID="_1654737349" r:id="rId1191"/>
        </w:object>
      </w:r>
    </w:p>
    <w:p w14:paraId="2E6589AE" w14:textId="77777777" w:rsidR="00414B79" w:rsidRDefault="00414B79" w:rsidP="00414B79">
      <w:pPr>
        <w:spacing w:line="300" w:lineRule="auto"/>
        <w:rPr>
          <w:position w:val="-10"/>
        </w:rPr>
      </w:pPr>
      <w:r>
        <w:rPr>
          <w:rFonts w:hint="eastAsia"/>
          <w:position w:val="-10"/>
        </w:rPr>
        <w:t xml:space="preserve">    </w:t>
      </w:r>
      <w:r>
        <w:rPr>
          <w:rFonts w:hint="eastAsia"/>
          <w:position w:val="-28"/>
        </w:rPr>
        <w:object w:dxaOrig="1700" w:dyaOrig="660" w14:anchorId="0C7E4659">
          <v:shape id="_x0000_i2462" type="#_x0000_t75" style="width:84.75pt;height:33.1pt" o:ole="">
            <v:imagedata r:id="rId1192" o:title=""/>
          </v:shape>
          <o:OLEObject Type="Embed" ProgID="Equation.KSEE3" ShapeID="_x0000_i2462" DrawAspect="Content" ObjectID="_1654737350" r:id="rId1193"/>
        </w:object>
      </w:r>
    </w:p>
    <w:p w14:paraId="085F9A87" w14:textId="77777777" w:rsidR="00414B79" w:rsidRDefault="00414B79" w:rsidP="00D046E4">
      <w:pPr>
        <w:numPr>
          <w:ilvl w:val="0"/>
          <w:numId w:val="28"/>
        </w:numPr>
      </w:pPr>
      <w:r>
        <w:rPr>
          <w:rFonts w:hint="eastAsia"/>
          <w:position w:val="-10"/>
        </w:rPr>
        <w:object w:dxaOrig="180" w:dyaOrig="340" w14:anchorId="635D7ED9">
          <v:shape id="_x0000_i2463" type="#_x0000_t75" style="width:9.3pt;height:16.85pt" o:ole="">
            <v:imagedata r:id="rId203" o:title=""/>
          </v:shape>
          <o:OLEObject Type="Embed" ProgID="Equation.KSEE3" ShapeID="_x0000_i2463" DrawAspect="Content" ObjectID="_1654737351" r:id="rId1194"/>
        </w:object>
      </w:r>
      <w:r>
        <w:rPr>
          <w:rFonts w:hint="eastAsia"/>
          <w:position w:val="-28"/>
        </w:rPr>
        <w:object w:dxaOrig="940" w:dyaOrig="700" w14:anchorId="14D845B8">
          <v:shape id="_x0000_i2464" type="#_x0000_t75" style="width:47.05pt;height:34.85pt" o:ole="">
            <v:imagedata r:id="rId1195" o:title=""/>
          </v:shape>
          <o:OLEObject Type="Embed" ProgID="Equation.KSEE3" ShapeID="_x0000_i2464" DrawAspect="Content" ObjectID="_1654737352" r:id="rId1196"/>
        </w:object>
      </w:r>
    </w:p>
    <w:p w14:paraId="56B7D700" w14:textId="77777777" w:rsidR="00414B79" w:rsidRDefault="00414B79" w:rsidP="00414B79">
      <w:r>
        <w:rPr>
          <w:rFonts w:hint="eastAsia"/>
        </w:rPr>
        <w:t xml:space="preserve">解: </w:t>
      </w:r>
      <w:r>
        <w:rPr>
          <w:rFonts w:hint="eastAsia"/>
          <w:position w:val="-28"/>
        </w:rPr>
        <w:object w:dxaOrig="2420" w:dyaOrig="700" w14:anchorId="47F75320">
          <v:shape id="_x0000_i2465" type="#_x0000_t75" style="width:120.75pt;height:34.85pt" o:ole="">
            <v:imagedata r:id="rId1197" o:title=""/>
          </v:shape>
          <o:OLEObject Type="Embed" ProgID="Equation.KSEE3" ShapeID="_x0000_i2465" DrawAspect="Content" ObjectID="_1654737353" r:id="rId1198"/>
        </w:object>
      </w:r>
    </w:p>
    <w:p w14:paraId="65C01069" w14:textId="77777777" w:rsidR="00414B79" w:rsidRDefault="00414B79" w:rsidP="00414B79">
      <w:r>
        <w:rPr>
          <w:rFonts w:ascii="微软雅黑" w:eastAsia="微软雅黑" w:hAnsi="微软雅黑" w:cs="微软雅黑" w:hint="eastAsia"/>
        </w:rPr>
        <w:t>∴</w:t>
      </w:r>
      <w:r>
        <w:rPr>
          <w:rFonts w:hint="eastAsia"/>
        </w:rPr>
        <w:t>-1&lt;x&lt;1</w:t>
      </w:r>
    </w:p>
    <w:p w14:paraId="14427E30" w14:textId="77777777" w:rsidR="00414B79" w:rsidRDefault="00414B79" w:rsidP="00414B79">
      <w:pPr>
        <w:rPr>
          <w:rFonts w:ascii="微软雅黑" w:eastAsia="微软雅黑" w:hAnsi="微软雅黑" w:cs="微软雅黑"/>
        </w:rPr>
      </w:pPr>
      <w:r>
        <w:rPr>
          <w:rFonts w:hint="eastAsia"/>
        </w:rPr>
        <w:t>当x=</w:t>
      </w:r>
      <w:r>
        <w:rPr>
          <w:rFonts w:hint="eastAsia"/>
          <w:position w:val="-4"/>
        </w:rPr>
        <w:object w:dxaOrig="220" w:dyaOrig="240" w14:anchorId="763CBDB3">
          <v:shape id="_x0000_i2466" type="#_x0000_t75" style="width:11.05pt;height:12.2pt" o:ole="">
            <v:imagedata r:id="rId1199" o:title=""/>
          </v:shape>
          <o:OLEObject Type="Embed" ProgID="Equation.KSEE3" ShapeID="_x0000_i2466" DrawAspect="Content" ObjectID="_1654737354" r:id="rId1200"/>
        </w:object>
      </w:r>
      <w:r>
        <w:rPr>
          <w:rFonts w:hint="eastAsia"/>
        </w:rPr>
        <w:t>1时</w:t>
      </w:r>
      <w:r>
        <w:rPr>
          <w:rFonts w:hint="eastAsia"/>
          <w:position w:val="-44"/>
        </w:rPr>
        <w:object w:dxaOrig="639" w:dyaOrig="999" w14:anchorId="13467C62">
          <v:shape id="_x0000_i2467" type="#_x0000_t75" style="width:31.95pt;height:49.95pt" o:ole="">
            <v:imagedata r:id="rId1201" o:title=""/>
          </v:shape>
          <o:OLEObject Type="Embed" ProgID="Equation.KSEE3" ShapeID="_x0000_i2467" DrawAspect="Content" ObjectID="_1654737355" r:id="rId1202"/>
        </w:object>
      </w:r>
      <w:r>
        <w:rPr>
          <w:rFonts w:ascii="微软雅黑" w:eastAsia="微软雅黑" w:hAnsi="微软雅黑" w:cs="微软雅黑" w:hint="eastAsia"/>
        </w:rPr>
        <w:t>∽</w:t>
      </w:r>
      <w:r>
        <w:rPr>
          <w:rFonts w:ascii="微软雅黑" w:eastAsia="微软雅黑" w:hAnsi="微软雅黑" w:cs="微软雅黑" w:hint="eastAsia"/>
          <w:position w:val="-24"/>
        </w:rPr>
        <w:object w:dxaOrig="240" w:dyaOrig="620" w14:anchorId="121E74ED">
          <v:shape id="_x0000_i2468" type="#_x0000_t75" style="width:12.2pt;height:30.75pt" o:ole="">
            <v:imagedata r:id="rId1203" o:title=""/>
          </v:shape>
          <o:OLEObject Type="Embed" ProgID="Equation.KSEE3" ShapeID="_x0000_i2468" DrawAspect="Content" ObjectID="_1654737356" r:id="rId1204"/>
        </w:object>
      </w:r>
    </w:p>
    <w:p w14:paraId="55EFBC72" w14:textId="77777777" w:rsidR="00414B79" w:rsidRDefault="00414B79" w:rsidP="00414B79">
      <w:pPr>
        <w:rPr>
          <w:rFonts w:asciiTheme="majorEastAsia" w:eastAsiaTheme="majorEastAsia" w:hAnsiTheme="majorEastAsia" w:cstheme="majorEastAsia"/>
        </w:rPr>
      </w:pPr>
      <w:r>
        <w:rPr>
          <w:rFonts w:ascii="微软雅黑" w:eastAsia="微软雅黑" w:hAnsi="微软雅黑" w:cs="微软雅黑"/>
          <w:position w:val="-4"/>
        </w:rPr>
        <w:object w:dxaOrig="220" w:dyaOrig="200" w14:anchorId="357859DA">
          <v:shape id="_x0000_i2469" type="#_x0000_t75" style="width:11.05pt;height:9.85pt" o:ole="">
            <v:imagedata r:id="rId1205" o:title=""/>
          </v:shape>
          <o:OLEObject Type="Embed" ProgID="Equation.KSEE3" ShapeID="_x0000_i2469" DrawAspect="Content" ObjectID="_1654737357" r:id="rId1206"/>
        </w:object>
      </w:r>
      <w:r>
        <w:rPr>
          <w:rFonts w:asciiTheme="majorEastAsia" w:eastAsiaTheme="majorEastAsia" w:hAnsiTheme="majorEastAsia" w:cstheme="majorEastAsia" w:hint="eastAsia"/>
        </w:rPr>
        <w:t>发散</w:t>
      </w:r>
    </w:p>
    <w:p w14:paraId="691D466A" w14:textId="77777777" w:rsidR="00414B79" w:rsidRDefault="00414B79" w:rsidP="00414B79">
      <w:pPr>
        <w:rPr>
          <w:rFonts w:ascii="微软雅黑" w:eastAsia="微软雅黑" w:hAnsi="微软雅黑" w:cs="微软雅黑"/>
        </w:rPr>
      </w:pPr>
      <w:r>
        <w:rPr>
          <w:rFonts w:asciiTheme="majorEastAsia" w:eastAsiaTheme="majorEastAsia" w:hAnsiTheme="majorEastAsia" w:cstheme="majorEastAsia" w:hint="eastAsia"/>
          <w:position w:val="-4"/>
        </w:rPr>
        <w:object w:dxaOrig="220" w:dyaOrig="200" w14:anchorId="651BCB0C">
          <v:shape id="_x0000_i2470" type="#_x0000_t75" style="width:11.05pt;height:9.85pt" o:ole="">
            <v:imagedata r:id="rId1207" o:title=""/>
          </v:shape>
          <o:OLEObject Type="Embed" ProgID="Equation.KSEE3" ShapeID="_x0000_i2470" DrawAspect="Content" ObjectID="_1654737358" r:id="rId1208"/>
        </w:object>
      </w:r>
      <w:r>
        <w:rPr>
          <w:rFonts w:asciiTheme="majorEastAsia" w:eastAsiaTheme="majorEastAsia" w:hAnsiTheme="majorEastAsia" w:cstheme="majorEastAsia" w:hint="eastAsia"/>
        </w:rPr>
        <w:t>收敛域为</w:t>
      </w:r>
      <w:r>
        <w:rPr>
          <w:rFonts w:ascii="微软雅黑" w:eastAsia="微软雅黑" w:hAnsi="微软雅黑" w:cs="微软雅黑" w:hint="eastAsia"/>
        </w:rPr>
        <w:t>（-1, 1）</w:t>
      </w:r>
    </w:p>
    <w:p w14:paraId="23234B05" w14:textId="77777777" w:rsidR="00414B79" w:rsidRDefault="00414B79" w:rsidP="00414B79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position w:val="-4"/>
        </w:rPr>
        <w:object w:dxaOrig="220" w:dyaOrig="200" w14:anchorId="764976CE">
          <v:shape id="_x0000_i2471" type="#_x0000_t75" style="width:11.05pt;height:9.85pt" o:ole="">
            <v:imagedata r:id="rId1209" o:title=""/>
          </v:shape>
          <o:OLEObject Type="Embed" ProgID="Equation.KSEE3" ShapeID="_x0000_i2471" DrawAspect="Content" ObjectID="_1654737359" r:id="rId1210"/>
        </w:object>
      </w:r>
      <w:r>
        <w:rPr>
          <w:rFonts w:ascii="微软雅黑" w:eastAsia="微软雅黑" w:hAnsi="微软雅黑" w:cs="微软雅黑" w:hint="eastAsia"/>
        </w:rPr>
        <w:t>s(x)=x+</w:t>
      </w:r>
      <w:r>
        <w:rPr>
          <w:rFonts w:ascii="微软雅黑" w:eastAsia="微软雅黑" w:hAnsi="微软雅黑" w:cs="微软雅黑" w:hint="eastAsia"/>
          <w:position w:val="-24"/>
        </w:rPr>
        <w:object w:dxaOrig="240" w:dyaOrig="620" w14:anchorId="7B5FA8CE">
          <v:shape id="_x0000_i2472" type="#_x0000_t75" style="width:12.2pt;height:30.75pt" o:ole="">
            <v:imagedata r:id="rId1211" o:title=""/>
          </v:shape>
          <o:OLEObject Type="Embed" ProgID="Equation.KSEE3" ShapeID="_x0000_i2472" DrawAspect="Content" ObjectID="_1654737360" r:id="rId1212"/>
        </w:object>
      </w:r>
      <w:r>
        <w:rPr>
          <w:rFonts w:ascii="微软雅黑" w:eastAsia="微软雅黑" w:hAnsi="微软雅黑" w:cs="微软雅黑" w:hint="eastAsia"/>
        </w:rPr>
        <w:t>+</w:t>
      </w:r>
      <w:r>
        <w:rPr>
          <w:rFonts w:ascii="Arial" w:eastAsia="微软雅黑" w:hAnsi="Arial" w:cs="Arial"/>
        </w:rPr>
        <w:t>…</w:t>
      </w:r>
      <w:r>
        <w:rPr>
          <w:rFonts w:ascii="微软雅黑" w:eastAsia="微软雅黑" w:hAnsi="微软雅黑" w:cs="微软雅黑" w:hint="eastAsia"/>
        </w:rPr>
        <w:t>+</w:t>
      </w:r>
      <w:r>
        <w:rPr>
          <w:rFonts w:ascii="微软雅黑" w:eastAsia="微软雅黑" w:hAnsi="微软雅黑" w:cs="微软雅黑" w:hint="eastAsia"/>
          <w:position w:val="-24"/>
        </w:rPr>
        <w:object w:dxaOrig="600" w:dyaOrig="660" w14:anchorId="1FDBDD4D">
          <v:shape id="_x0000_i2473" type="#_x0000_t75" style="width:30.2pt;height:33.1pt" o:ole="">
            <v:imagedata r:id="rId1213" o:title=""/>
          </v:shape>
          <o:OLEObject Type="Embed" ProgID="Equation.KSEE3" ShapeID="_x0000_i2473" DrawAspect="Content" ObjectID="_1654737361" r:id="rId1214"/>
        </w:object>
      </w:r>
      <w:r>
        <w:rPr>
          <w:rFonts w:ascii="微软雅黑" w:eastAsia="微软雅黑" w:hAnsi="微软雅黑" w:cs="微软雅黑" w:hint="eastAsia"/>
        </w:rPr>
        <w:t>+</w:t>
      </w:r>
      <w:r>
        <w:rPr>
          <w:rFonts w:ascii="Arial" w:eastAsia="微软雅黑" w:hAnsi="Arial" w:cs="Arial"/>
        </w:rPr>
        <w:t>…</w:t>
      </w:r>
    </w:p>
    <w:p w14:paraId="1C01B19F" w14:textId="77777777" w:rsidR="00414B79" w:rsidRDefault="00414B79" w:rsidP="00414B79">
      <w:pPr>
        <w:rPr>
          <w:rFonts w:ascii="Arial" w:eastAsia="微软雅黑" w:hAnsi="Arial" w:cs="Arial"/>
        </w:rPr>
      </w:pPr>
      <w:r>
        <w:rPr>
          <w:rFonts w:ascii="微软雅黑" w:eastAsia="微软雅黑" w:hAnsi="微软雅黑" w:cs="微软雅黑"/>
          <w:position w:val="-4"/>
        </w:rPr>
        <w:object w:dxaOrig="220" w:dyaOrig="200" w14:anchorId="50C58D31">
          <v:shape id="_x0000_i2474" type="#_x0000_t75" style="width:11.05pt;height:9.85pt" o:ole="">
            <v:imagedata r:id="rId1215" o:title=""/>
          </v:shape>
          <o:OLEObject Type="Embed" ProgID="Equation.KSEE3" ShapeID="_x0000_i2474" DrawAspect="Content" ObjectID="_1654737362" r:id="rId1216"/>
        </w:object>
      </w:r>
      <w:r>
        <w:rPr>
          <w:rFonts w:ascii="微软雅黑" w:eastAsia="微软雅黑" w:hAnsi="微软雅黑" w:cs="微软雅黑" w:hint="eastAsia"/>
        </w:rPr>
        <w:t>s(x)=1+</w:t>
      </w:r>
      <w:r>
        <w:rPr>
          <w:rFonts w:ascii="微软雅黑" w:eastAsia="微软雅黑" w:hAnsi="微软雅黑" w:cs="微软雅黑" w:hint="eastAsia"/>
          <w:position w:val="-4"/>
        </w:rPr>
        <w:object w:dxaOrig="300" w:dyaOrig="300" w14:anchorId="45C66FCF">
          <v:shape id="_x0000_i2475" type="#_x0000_t75" style="width:15.1pt;height:15.1pt" o:ole="">
            <v:imagedata r:id="rId1217" o:title=""/>
          </v:shape>
          <o:OLEObject Type="Embed" ProgID="Equation.KSEE3" ShapeID="_x0000_i2475" DrawAspect="Content" ObjectID="_1654737363" r:id="rId1218"/>
        </w:object>
      </w:r>
      <w:r>
        <w:rPr>
          <w:rFonts w:ascii="微软雅黑" w:eastAsia="微软雅黑" w:hAnsi="微软雅黑" w:cs="微软雅黑" w:hint="eastAsia"/>
        </w:rPr>
        <w:t>+</w:t>
      </w:r>
      <w:r>
        <w:rPr>
          <w:rFonts w:ascii="Arial" w:eastAsia="微软雅黑" w:hAnsi="Arial" w:cs="Arial"/>
        </w:rPr>
        <w:t>…</w:t>
      </w:r>
      <w:r>
        <w:rPr>
          <w:rFonts w:ascii="微软雅黑" w:eastAsia="微软雅黑" w:hAnsi="微软雅黑" w:cs="微软雅黑" w:hint="eastAsia"/>
        </w:rPr>
        <w:t>+</w:t>
      </w:r>
      <w:r>
        <w:rPr>
          <w:rFonts w:ascii="微软雅黑" w:eastAsia="微软雅黑" w:hAnsi="微软雅黑" w:cs="微软雅黑" w:hint="eastAsia"/>
          <w:position w:val="-4"/>
        </w:rPr>
        <w:object w:dxaOrig="540" w:dyaOrig="300" w14:anchorId="68BC3E53">
          <v:shape id="_x0000_i2476" type="#_x0000_t75" style="width:27.3pt;height:15.1pt" o:ole="">
            <v:imagedata r:id="rId1219" o:title=""/>
          </v:shape>
          <o:OLEObject Type="Embed" ProgID="Equation.KSEE3" ShapeID="_x0000_i2476" DrawAspect="Content" ObjectID="_1654737364" r:id="rId1220"/>
        </w:object>
      </w:r>
      <w:r>
        <w:rPr>
          <w:rFonts w:ascii="微软雅黑" w:eastAsia="微软雅黑" w:hAnsi="微软雅黑" w:cs="微软雅黑" w:hint="eastAsia"/>
        </w:rPr>
        <w:t>+</w:t>
      </w:r>
      <w:r>
        <w:rPr>
          <w:rFonts w:ascii="Arial" w:eastAsia="微软雅黑" w:hAnsi="Arial" w:cs="Arial"/>
        </w:rPr>
        <w:t>…</w:t>
      </w:r>
      <w:r>
        <w:rPr>
          <w:rFonts w:ascii="Arial" w:eastAsia="微软雅黑" w:hAnsi="Arial" w:cs="Arial" w:hint="eastAsia"/>
        </w:rPr>
        <w:t>=</w:t>
      </w:r>
      <w:r>
        <w:rPr>
          <w:rFonts w:ascii="Arial" w:eastAsia="微软雅黑" w:hAnsi="Arial" w:cs="Arial" w:hint="eastAsia"/>
          <w:position w:val="-24"/>
        </w:rPr>
        <w:object w:dxaOrig="480" w:dyaOrig="620" w14:anchorId="18AFE619">
          <v:shape id="_x0000_i2477" type="#_x0000_t75" style="width:23.8pt;height:30.75pt" o:ole="">
            <v:imagedata r:id="rId1221" o:title=""/>
          </v:shape>
          <o:OLEObject Type="Embed" ProgID="Equation.KSEE3" ShapeID="_x0000_i2477" DrawAspect="Content" ObjectID="_1654737365" r:id="rId1222"/>
        </w:object>
      </w:r>
      <w:r>
        <w:rPr>
          <w:rFonts w:ascii="Arial" w:eastAsia="微软雅黑" w:hAnsi="Arial" w:cs="Arial" w:hint="eastAsia"/>
        </w:rPr>
        <w:t>(-1&lt;x&lt;1)</w:t>
      </w:r>
    </w:p>
    <w:p w14:paraId="0807DA16" w14:textId="77777777" w:rsidR="00414B79" w:rsidRDefault="00414B79" w:rsidP="00414B79">
      <w:pPr>
        <w:spacing w:line="300" w:lineRule="auto"/>
        <w:rPr>
          <w:rFonts w:ascii="Arial" w:eastAsia="微软雅黑" w:hAnsi="Arial" w:cs="Arial"/>
          <w:position w:val="-24"/>
        </w:rPr>
      </w:pPr>
      <w:r>
        <w:rPr>
          <w:rFonts w:ascii="Arial" w:eastAsia="微软雅黑" w:hAnsi="Arial" w:cs="Arial"/>
          <w:position w:val="-4"/>
        </w:rPr>
        <w:object w:dxaOrig="220" w:dyaOrig="200" w14:anchorId="2F1B0ECC">
          <v:shape id="_x0000_i2478" type="#_x0000_t75" style="width:11.05pt;height:9.85pt" o:ole="">
            <v:imagedata r:id="rId1223" o:title=""/>
          </v:shape>
          <o:OLEObject Type="Embed" ProgID="Equation.KSEE3" ShapeID="_x0000_i2478" DrawAspect="Content" ObjectID="_1654737366" r:id="rId1224"/>
        </w:object>
      </w:r>
      <w:r>
        <w:rPr>
          <w:rFonts w:ascii="Arial" w:eastAsia="微软雅黑" w:hAnsi="Arial" w:cs="Arial" w:hint="eastAsia"/>
        </w:rPr>
        <w:t>s(x)=</w:t>
      </w:r>
      <w:r>
        <w:rPr>
          <w:rFonts w:ascii="Arial" w:eastAsia="微软雅黑" w:hAnsi="Arial" w:cs="Arial" w:hint="eastAsia"/>
          <w:position w:val="-24"/>
        </w:rPr>
        <w:object w:dxaOrig="3180" w:dyaOrig="620" w14:anchorId="3C13670D">
          <v:shape id="_x0000_i2479" type="#_x0000_t75" style="width:159.1pt;height:30.75pt" o:ole="">
            <v:imagedata r:id="rId1225" o:title=""/>
          </v:shape>
          <o:OLEObject Type="Embed" ProgID="Equation.KSEE3" ShapeID="_x0000_i2479" DrawAspect="Content" ObjectID="_1654737367" r:id="rId1226"/>
        </w:object>
      </w:r>
    </w:p>
    <w:p w14:paraId="30462FBF" w14:textId="77777777" w:rsidR="00414B79" w:rsidRDefault="00414B79" w:rsidP="00414B79">
      <w:pPr>
        <w:spacing w:line="300" w:lineRule="auto"/>
        <w:rPr>
          <w:rFonts w:asciiTheme="majorEastAsia" w:eastAsiaTheme="majorEastAsia" w:hAnsiTheme="majorEastAsia" w:cstheme="majorEastAsia"/>
          <w:position w:val="-24"/>
        </w:rPr>
      </w:pPr>
      <w:r>
        <w:rPr>
          <w:rFonts w:asciiTheme="majorEastAsia" w:eastAsiaTheme="majorEastAsia" w:hAnsiTheme="majorEastAsia" w:cstheme="majorEastAsia" w:hint="eastAsia"/>
          <w:position w:val="-24"/>
        </w:rPr>
        <w:t>（3）</w:t>
      </w:r>
      <w:r>
        <w:rPr>
          <w:rFonts w:asciiTheme="majorEastAsia" w:eastAsiaTheme="majorEastAsia" w:hAnsiTheme="majorEastAsia" w:cstheme="majorEastAsia" w:hint="eastAsia"/>
          <w:position w:val="-28"/>
        </w:rPr>
        <w:object w:dxaOrig="1200" w:dyaOrig="680" w14:anchorId="4F652760">
          <v:shape id="_x0000_i2480" type="#_x0000_t75" style="width:59.8pt;height:34.25pt" o:ole="">
            <v:imagedata r:id="rId1227" o:title=""/>
          </v:shape>
          <o:OLEObject Type="Embed" ProgID="Equation.KSEE3" ShapeID="_x0000_i2480" DrawAspect="Content" ObjectID="_1654737368" r:id="rId1228"/>
        </w:object>
      </w:r>
    </w:p>
    <w:p w14:paraId="0FA27D3E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解: </w:t>
      </w:r>
      <w:r>
        <w:rPr>
          <w:rFonts w:ascii="宋体" w:eastAsia="宋体" w:hAnsi="宋体"/>
          <w:position w:val="-32"/>
        </w:rPr>
        <w:object w:dxaOrig="2700" w:dyaOrig="795" w14:anchorId="76A47CEA">
          <v:shape id="_x0000_i2481" type="#_x0000_t75" style="width:135.3pt;height:39.5pt" o:ole="">
            <v:imagedata r:id="rId1229" o:title=""/>
          </v:shape>
          <o:OLEObject Type="Embed" ProgID="Equation.DSMT4" ShapeID="_x0000_i2481" DrawAspect="Content" ObjectID="_1654737369" r:id="rId1230"/>
        </w:object>
      </w:r>
    </w:p>
    <w:p w14:paraId="67AB789B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/>
          <w:position w:val="-28"/>
        </w:rPr>
        <w:object w:dxaOrig="5475" w:dyaOrig="705" w14:anchorId="1F59248E">
          <v:shape id="_x0000_i2482" type="#_x0000_t75" style="width:273.5pt;height:35.4pt" o:ole="">
            <v:imagedata r:id="rId1231" o:title=""/>
          </v:shape>
          <o:OLEObject Type="Embed" ProgID="Equation.DSMT4" ShapeID="_x0000_i2482" DrawAspect="Content" ObjectID="_1654737370" r:id="rId1232"/>
        </w:object>
      </w:r>
    </w:p>
    <w:p w14:paraId="383EBE48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/>
          <w:position w:val="-6"/>
        </w:rPr>
        <w:object w:dxaOrig="1425" w:dyaOrig="345" w14:anchorId="39DC25B1">
          <v:shape id="_x0000_i2483" type="#_x0000_t75" style="width:71.4pt;height:17.4pt" o:ole="">
            <v:imagedata r:id="rId1233" o:title=""/>
          </v:shape>
          <o:OLEObject Type="Embed" ProgID="Equation.DSMT4" ShapeID="_x0000_i2483" DrawAspect="Content" ObjectID="_1654737371" r:id="rId1234"/>
        </w:object>
      </w:r>
    </w:p>
    <w:p w14:paraId="5A16A02E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/>
          <w:position w:val="-38"/>
        </w:rPr>
        <w:object w:dxaOrig="7425" w:dyaOrig="915" w14:anchorId="4D9EC36D">
          <v:shape id="_x0000_i2484" type="#_x0000_t75" style="width:371.05pt;height:45.85pt" o:ole="">
            <v:imagedata r:id="rId1235" o:title=""/>
          </v:shape>
          <o:OLEObject Type="Embed" ProgID="Equation.DSMT4" ShapeID="_x0000_i2484" DrawAspect="Content" ObjectID="_1654737372" r:id="rId1236"/>
        </w:object>
      </w:r>
    </w:p>
    <w:p w14:paraId="310BDE40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/>
          <w:position w:val="-42"/>
        </w:rPr>
        <w:object w:dxaOrig="8085" w:dyaOrig="900" w14:anchorId="5EBC1B6A">
          <v:shape id="_x0000_i2485" type="#_x0000_t75" style="width:404.15pt;height:45.3pt" o:ole="">
            <v:imagedata r:id="rId1237" o:title=""/>
          </v:shape>
          <o:OLEObject Type="Embed" ProgID="Equation.DSMT4" ShapeID="_x0000_i2485" DrawAspect="Content" ObjectID="_1654737373" r:id="rId1238"/>
        </w:object>
      </w:r>
    </w:p>
    <w:p w14:paraId="2F5A196A" w14:textId="77777777" w:rsidR="00414B79" w:rsidRPr="00C746A4" w:rsidRDefault="00414B79" w:rsidP="00414B79">
      <w:pPr>
        <w:rPr>
          <w:color w:val="000000" w:themeColor="text1"/>
        </w:rPr>
      </w:pPr>
      <w:r>
        <w:rPr>
          <w:rFonts w:ascii="宋体" w:eastAsia="宋体" w:hAnsi="宋体" w:hint="eastAsia"/>
        </w:rPr>
        <w:t>（4）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color w:val="000000" w:themeColor="text1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</w:rPr>
              <m:t>n=1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n-1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sup>
                </m:sSup>
              </m:den>
            </m:f>
          </m:e>
        </m:nary>
      </m:oMath>
    </w:p>
    <w:p w14:paraId="2E8DBB05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/>
        </w:rPr>
        <w:t>.</w:t>
      </w:r>
    </w:p>
    <w:p w14:paraId="0E4C7B8C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解:</w:t>
      </w:r>
      <w:r>
        <w:rPr>
          <w:rFonts w:ascii="宋体" w:eastAsia="宋体" w:hAnsi="宋体"/>
          <w:position w:val="-28"/>
        </w:rPr>
        <w:object w:dxaOrig="2460" w:dyaOrig="705" w14:anchorId="7174A425">
          <v:shape id="_x0000_i2486" type="#_x0000_t75" style="width:123.1pt;height:35.4pt" o:ole="">
            <v:imagedata r:id="rId1239" o:title=""/>
          </v:shape>
          <o:OLEObject Type="Embed" ProgID="Equation.DSMT4" ShapeID="_x0000_i2486" DrawAspect="Content" ObjectID="_1654737374" r:id="rId1240"/>
        </w:object>
      </w:r>
    </w:p>
    <w:p w14:paraId="272C5D56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/>
          <w:position w:val="-28"/>
        </w:rPr>
        <w:object w:dxaOrig="2355" w:dyaOrig="705" w14:anchorId="22CA1C33">
          <v:shape id="_x0000_i2487" type="#_x0000_t75" style="width:117.85pt;height:35.4pt" o:ole="">
            <v:imagedata r:id="rId1241" o:title=""/>
          </v:shape>
          <o:OLEObject Type="Embed" ProgID="Equation.DSMT4" ShapeID="_x0000_i2487" DrawAspect="Content" ObjectID="_1654737375" r:id="rId1242"/>
        </w:object>
      </w:r>
    </w:p>
    <w:p w14:paraId="6C057DE9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</w:t>
      </w:r>
      <w:r>
        <w:rPr>
          <w:rFonts w:ascii="宋体" w:eastAsia="宋体" w:hAnsi="宋体"/>
          <w:position w:val="-28"/>
        </w:rPr>
        <w:object w:dxaOrig="1440" w:dyaOrig="675" w14:anchorId="3EA894A3">
          <v:shape id="_x0000_i2488" type="#_x0000_t75" style="width:1in;height:33.7pt" o:ole="">
            <v:imagedata r:id="rId1243" o:title=""/>
          </v:shape>
          <o:OLEObject Type="Embed" ProgID="Equation.DSMT4" ShapeID="_x0000_i2488" DrawAspect="Content" ObjectID="_1654737376" r:id="rId1244"/>
        </w:objec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/>
          <w:position w:val="-14"/>
        </w:rPr>
        <w:object w:dxaOrig="525" w:dyaOrig="405" w14:anchorId="645B0F53">
          <v:shape id="_x0000_i2489" type="#_x0000_t75" style="width:26.15pt;height:20.3pt" o:ole="">
            <v:imagedata r:id="rId1245" o:title=""/>
          </v:shape>
          <o:OLEObject Type="Embed" ProgID="Equation.DSMT4" ShapeID="_x0000_i2489" DrawAspect="Content" ObjectID="_1654737377" r:id="rId1246"/>
        </w:objec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  <w:position w:val="-68"/>
        </w:rPr>
        <w:object w:dxaOrig="3900" w:dyaOrig="1485" w14:anchorId="1467C264">
          <v:shape id="_x0000_i2490" type="#_x0000_t75" style="width:195.1pt;height:74.3pt" o:ole="">
            <v:imagedata r:id="rId1247" o:title=""/>
          </v:shape>
          <o:OLEObject Type="Embed" ProgID="Equation.DSMT4" ShapeID="_x0000_i2490" DrawAspect="Content" ObjectID="_1654737378" r:id="rId1248"/>
        </w:object>
      </w:r>
    </w:p>
    <w:p w14:paraId="29BC5366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/>
          <w:position w:val="-54"/>
        </w:rPr>
        <w:object w:dxaOrig="4755" w:dyaOrig="1005" w14:anchorId="6B9924A2">
          <v:shape id="_x0000_i2491" type="#_x0000_t75" style="width:237.5pt;height:50.5pt" o:ole="">
            <v:imagedata r:id="rId1249" o:title=""/>
          </v:shape>
          <o:OLEObject Type="Embed" ProgID="Equation.DSMT4" ShapeID="_x0000_i2491" DrawAspect="Content" ObjectID="_1654737379" r:id="rId1250"/>
        </w:object>
      </w:r>
    </w:p>
    <w:p w14:paraId="38D83E5B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/>
          <w:position w:val="-32"/>
        </w:rPr>
        <w:object w:dxaOrig="5085" w:dyaOrig="780" w14:anchorId="6D1F3E6E">
          <v:shape id="_x0000_i2492" type="#_x0000_t75" style="width:254.3pt;height:38.9pt" o:ole="">
            <v:imagedata r:id="rId1251" o:title=""/>
          </v:shape>
          <o:OLEObject Type="Embed" ProgID="Equation.DSMT4" ShapeID="_x0000_i2492" DrawAspect="Content" ObjectID="_1654737380" r:id="rId1252"/>
        </w:object>
      </w:r>
    </w:p>
    <w:p w14:paraId="5ADCFBC7" w14:textId="77777777" w:rsidR="00414B79" w:rsidRDefault="00414B79" w:rsidP="00414B79">
      <w:pPr>
        <w:rPr>
          <w:rFonts w:ascii="宋体" w:eastAsia="宋体" w:hAnsi="宋体"/>
        </w:rPr>
      </w:pPr>
      <w:r>
        <w:rPr>
          <w:rFonts w:ascii="宋体" w:eastAsia="宋体" w:hAnsi="宋体"/>
          <w:position w:val="-62"/>
        </w:rPr>
        <w:object w:dxaOrig="3135" w:dyaOrig="1365" w14:anchorId="62AAEB3C">
          <v:shape id="_x0000_i2493" type="#_x0000_t75" style="width:156.75pt;height:68.5pt" o:ole="">
            <v:imagedata r:id="rId1253" o:title=""/>
          </v:shape>
          <o:OLEObject Type="Embed" ProgID="Equation.DSMT4" ShapeID="_x0000_i2493" DrawAspect="Content" ObjectID="_1654737381" r:id="rId1254"/>
        </w:object>
      </w:r>
    </w:p>
    <w:p w14:paraId="1543D231" w14:textId="66B15D3B" w:rsidR="00414B79" w:rsidRDefault="00414B79" w:rsidP="00C35CC3">
      <w:pPr>
        <w:jc w:val="left"/>
        <w:rPr>
          <w:rFonts w:ascii="宋体" w:eastAsia="宋体" w:hAnsi="宋体"/>
          <w:szCs w:val="21"/>
        </w:rPr>
      </w:pPr>
    </w:p>
    <w:p w14:paraId="155C4CA5" w14:textId="77777777" w:rsidR="00DF7AF5" w:rsidRPr="00DF7AF5" w:rsidRDefault="00DF7AF5" w:rsidP="00DF7AF5">
      <w:pPr>
        <w:keepNext/>
        <w:keepLines/>
        <w:spacing w:before="260" w:after="260" w:line="413" w:lineRule="auto"/>
        <w:jc w:val="center"/>
        <w:outlineLvl w:val="2"/>
        <w:rPr>
          <w:rFonts w:ascii="宋体" w:eastAsia="宋体" w:hAnsi="宋体" w:cs="Times New Roman"/>
          <w:b/>
          <w:sz w:val="30"/>
          <w:szCs w:val="30"/>
        </w:rPr>
      </w:pPr>
      <w:r w:rsidRPr="00DF7AF5">
        <w:rPr>
          <w:rFonts w:ascii="宋体" w:eastAsia="宋体" w:hAnsi="宋体" w:cs="Times New Roman" w:hint="eastAsia"/>
          <w:b/>
          <w:sz w:val="30"/>
          <w:szCs w:val="30"/>
        </w:rPr>
        <w:t>27.函数展开成幂级数</w:t>
      </w:r>
    </w:p>
    <w:p w14:paraId="10F52525" w14:textId="77777777" w:rsidR="00DF7AF5" w:rsidRPr="00DF7AF5" w:rsidRDefault="00DF7AF5" w:rsidP="00D046E4">
      <w:pPr>
        <w:numPr>
          <w:ilvl w:val="0"/>
          <w:numId w:val="46"/>
        </w:num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/>
          <w:szCs w:val="21"/>
        </w:rPr>
        <w:t xml:space="preserve"> f(x)=(1+x)</w:t>
      </w:r>
      <m:oMath>
        <m:func>
          <m:funcPr>
            <m:ctrlPr>
              <w:rPr>
                <w:rFonts w:ascii="Cambria Math" w:eastAsia="宋体" w:hAnsi="Cambria Math" w:cs="Times New Roman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ln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Name>
          <m:e>
            <m:r>
              <w:rPr>
                <w:rFonts w:ascii="Cambria Math" w:eastAsia="宋体" w:hAnsi="Cambria Math" w:cs="Times New Roman"/>
                <w:szCs w:val="21"/>
              </w:rPr>
              <m:t>(1+x)</m:t>
            </m:r>
          </m:e>
        </m:func>
      </m:oMath>
    </w:p>
    <w:p w14:paraId="279EAFB2" w14:textId="77777777" w:rsidR="00DF7AF5" w:rsidRPr="00DF7AF5" w:rsidRDefault="00DF7AF5" w:rsidP="00DF7AF5">
      <w:pPr>
        <w:rPr>
          <w:rFonts w:ascii="宋体" w:eastAsia="宋体" w:hAnsi="宋体" w:cs="Times New Roman"/>
          <w:i/>
          <w:szCs w:val="21"/>
        </w:rPr>
      </w:pPr>
      <w:r w:rsidRPr="00DF7AF5">
        <w:rPr>
          <w:rFonts w:ascii="宋体" w:eastAsia="宋体" w:hAnsi="宋体" w:cs="Times New Roman"/>
          <w:szCs w:val="21"/>
        </w:rPr>
        <w:t>法一：解: f ’(x)=1+</w:t>
      </w:r>
      <m:oMath>
        <m:func>
          <m:funcPr>
            <m:ctrlPr>
              <w:rPr>
                <w:rFonts w:ascii="Cambria Math" w:eastAsia="宋体" w:hAnsi="Cambria Math" w:cs="Times New Roman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ln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Name>
          <m:e>
            <m:r>
              <w:rPr>
                <w:rFonts w:ascii="Cambria Math" w:eastAsia="宋体" w:hAnsi="Cambria Math" w:cs="Times New Roman"/>
                <w:szCs w:val="21"/>
              </w:rPr>
              <m:t>(1+x)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e>
        </m:func>
      </m:oMath>
      <w:r w:rsidRPr="00DF7AF5">
        <w:rPr>
          <w:rFonts w:ascii="宋体" w:eastAsia="宋体" w:hAnsi="宋体" w:cs="Times New Roman"/>
          <w:szCs w:val="21"/>
        </w:rPr>
        <w:t>=1+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sup>
            </m:sSup>
          </m:e>
        </m:nary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n</m:t>
            </m:r>
          </m:den>
        </m:f>
      </m:oMath>
    </w:p>
    <w:p w14:paraId="0DC6FC6F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∴</m:t>
        </m:r>
      </m:oMath>
      <w:r w:rsidRPr="00DF7AF5">
        <w:rPr>
          <w:rFonts w:ascii="宋体" w:eastAsia="宋体" w:hAnsi="宋体" w:cs="Times New Roman"/>
          <w:szCs w:val="21"/>
        </w:rPr>
        <w:t xml:space="preserve"> f(x)=x+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sup>
            </m:sSup>
          </m:e>
        </m:nary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n(n+1)</m:t>
            </m:r>
          </m:den>
        </m:f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n+1</m:t>
            </m:r>
          </m:sup>
        </m:sSup>
      </m:oMath>
      <w:r w:rsidRPr="00DF7AF5">
        <w:rPr>
          <w:rFonts w:ascii="宋体" w:eastAsia="宋体" w:hAnsi="宋体" w:cs="Times New Roman"/>
          <w:szCs w:val="21"/>
        </w:rPr>
        <w:t>,(-1&lt;x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≤1)</m:t>
        </m:r>
      </m:oMath>
    </w:p>
    <w:p w14:paraId="25CEEDB7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/>
          <w:szCs w:val="21"/>
        </w:rPr>
        <w:t>法二：解: f(x)=</w:t>
      </w:r>
      <m:oMath>
        <m:func>
          <m:funcPr>
            <m:ctrlPr>
              <w:rPr>
                <w:rFonts w:ascii="Cambria Math" w:eastAsia="宋体" w:hAnsi="Cambria Math" w:cs="Times New Roman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ln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Name>
          <m:e>
            <m:r>
              <w:rPr>
                <w:rFonts w:ascii="Cambria Math" w:eastAsia="宋体" w:hAnsi="Cambria Math" w:cs="Times New Roman"/>
                <w:szCs w:val="21"/>
              </w:rPr>
              <m:t>(1+x)</m:t>
            </m:r>
          </m:e>
        </m:func>
      </m:oMath>
      <w:r w:rsidRPr="00DF7AF5">
        <w:rPr>
          <w:rFonts w:ascii="宋体" w:eastAsia="宋体" w:hAnsi="宋体" w:cs="Times New Roman"/>
          <w:szCs w:val="21"/>
        </w:rPr>
        <w:t>+x</w:t>
      </w:r>
      <m:oMath>
        <m:func>
          <m:funcPr>
            <m:ctrlPr>
              <w:rPr>
                <w:rFonts w:ascii="Cambria Math" w:eastAsia="宋体" w:hAnsi="Cambria Math" w:cs="Times New Roman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ln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Name>
          <m:e>
            <m:r>
              <w:rPr>
                <w:rFonts w:ascii="Cambria Math" w:eastAsia="宋体" w:hAnsi="Cambria Math" w:cs="Times New Roman"/>
                <w:szCs w:val="21"/>
              </w:rPr>
              <m:t>(1+x)</m:t>
            </m:r>
          </m:e>
        </m:func>
      </m:oMath>
    </w:p>
    <w:p w14:paraId="0E825296" w14:textId="77777777" w:rsidR="00DF7AF5" w:rsidRPr="00DF7AF5" w:rsidRDefault="00DF7AF5" w:rsidP="00DF7AF5">
      <w:pPr>
        <w:rPr>
          <w:rFonts w:ascii="宋体" w:eastAsia="宋体" w:hAnsi="宋体" w:cs="Times New Roman"/>
          <w:i/>
          <w:szCs w:val="21"/>
        </w:rPr>
      </w:pPr>
      <w:r w:rsidRPr="00DF7AF5">
        <w:rPr>
          <w:rFonts w:ascii="宋体" w:eastAsia="宋体" w:hAnsi="宋体" w:cs="Times New Roman"/>
          <w:szCs w:val="21"/>
        </w:rPr>
        <w:t xml:space="preserve">            =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sup>
            </m:sSup>
          </m:e>
        </m:nary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n</m:t>
            </m:r>
          </m:den>
        </m:f>
      </m:oMath>
      <w:r w:rsidRPr="00DF7AF5">
        <w:rPr>
          <w:rFonts w:ascii="宋体" w:eastAsia="宋体" w:hAnsi="宋体" w:cs="Times New Roman"/>
          <w:szCs w:val="21"/>
        </w:rPr>
        <w:t>+x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sup>
            </m:sSup>
          </m:e>
        </m:nary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n</m:t>
            </m:r>
          </m:den>
        </m:f>
      </m:oMath>
    </w:p>
    <w:p w14:paraId="38A6F472" w14:textId="77777777" w:rsidR="00DF7AF5" w:rsidRPr="00DF7AF5" w:rsidRDefault="00DF7AF5" w:rsidP="00DF7AF5">
      <w:pPr>
        <w:rPr>
          <w:rFonts w:ascii="宋体" w:eastAsia="宋体" w:hAnsi="宋体" w:cs="Times New Roman"/>
          <w:i/>
          <w:szCs w:val="21"/>
        </w:rPr>
      </w:pPr>
      <w:r w:rsidRPr="00DF7AF5">
        <w:rPr>
          <w:rFonts w:ascii="宋体" w:eastAsia="宋体" w:hAnsi="宋体" w:cs="Times New Roman"/>
          <w:i/>
          <w:szCs w:val="21"/>
        </w:rPr>
        <w:lastRenderedPageBreak/>
        <w:t xml:space="preserve">            </w:t>
      </w:r>
      <w:r w:rsidRPr="00DF7AF5">
        <w:rPr>
          <w:rFonts w:ascii="宋体" w:eastAsia="宋体" w:hAnsi="宋体" w:cs="Times New Roman"/>
          <w:szCs w:val="21"/>
        </w:rPr>
        <w:t>=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sup>
            </m:sSup>
          </m:e>
        </m:nary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n</m:t>
            </m:r>
          </m:den>
        </m:f>
      </m:oMath>
      <w:r w:rsidRPr="00DF7AF5">
        <w:rPr>
          <w:rFonts w:ascii="宋体" w:eastAsia="宋体" w:hAnsi="宋体" w:cs="Times New Roman"/>
          <w:szCs w:val="21"/>
        </w:rPr>
        <w:t>+x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sup>
            </m:sSup>
          </m:e>
        </m:nary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n+1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n</m:t>
            </m:r>
          </m:den>
        </m:f>
      </m:oMath>
    </w:p>
    <w:p w14:paraId="77FC9CD7" w14:textId="77777777" w:rsidR="00DF7AF5" w:rsidRPr="00DF7AF5" w:rsidRDefault="00DF7AF5" w:rsidP="00DF7AF5">
      <w:pPr>
        <w:rPr>
          <w:rFonts w:ascii="宋体" w:eastAsia="宋体" w:hAnsi="宋体" w:cs="Times New Roman"/>
          <w:i/>
          <w:szCs w:val="21"/>
        </w:rPr>
      </w:pPr>
      <w:r w:rsidRPr="00DF7AF5">
        <w:rPr>
          <w:rFonts w:ascii="宋体" w:eastAsia="宋体" w:hAnsi="宋体" w:cs="Times New Roman"/>
          <w:i/>
          <w:szCs w:val="21"/>
        </w:rPr>
        <w:t xml:space="preserve">            </w:t>
      </w:r>
      <w:r w:rsidRPr="00DF7AF5">
        <w:rPr>
          <w:rFonts w:ascii="宋体" w:eastAsia="宋体" w:hAnsi="宋体" w:cs="Times New Roman"/>
          <w:szCs w:val="21"/>
        </w:rPr>
        <w:t>=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sup>
            </m:sSup>
          </m:e>
        </m:nary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n</m:t>
            </m:r>
          </m:den>
        </m:f>
      </m:oMath>
      <w:r w:rsidRPr="00DF7AF5">
        <w:rPr>
          <w:rFonts w:ascii="宋体" w:eastAsia="宋体" w:hAnsi="宋体" w:cs="Times New Roman"/>
          <w:szCs w:val="21"/>
        </w:rPr>
        <w:t>+x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n=2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</m:e>
        </m:nary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</m:num>
          <m:den>
            <m:r>
              <w:rPr>
                <w:rFonts w:ascii="Cambria Math" w:eastAsia="宋体" w:hAnsi="Cambria Math" w:cs="Times New Roman"/>
                <w:szCs w:val="21"/>
              </w:rPr>
              <m:t>n-1</m:t>
            </m:r>
          </m:den>
        </m:f>
      </m:oMath>
    </w:p>
    <w:p w14:paraId="3119E5BC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/>
          <w:szCs w:val="21"/>
        </w:rPr>
        <w:t xml:space="preserve">            =x+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n=2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r>
              <w:rPr>
                <w:rFonts w:ascii="Cambria Math" w:eastAsia="宋体" w:hAnsi="Cambria Math" w:cs="Times New Roman"/>
                <w:szCs w:val="21"/>
              </w:rPr>
              <m:t>[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(-1)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n-1</m:t>
                    </m:r>
                  </m:sup>
                </m:sSup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den>
            </m:f>
            <m:r>
              <w:rPr>
                <w:rFonts w:ascii="Cambria Math" w:eastAsia="宋体" w:hAnsi="Cambria Math" w:cs="Times New Roman"/>
                <w:szCs w:val="21"/>
              </w:rPr>
              <m:t>+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(-1)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den>
            </m:f>
            <m:r>
              <w:rPr>
                <w:rFonts w:ascii="Cambria Math" w:eastAsia="宋体" w:hAnsi="Cambria Math" w:cs="Times New Roman"/>
                <w:szCs w:val="21"/>
              </w:rPr>
              <m:t>]</m:t>
            </m:r>
          </m:e>
        </m:nary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n</m:t>
            </m:r>
          </m:sup>
        </m:sSup>
      </m:oMath>
    </w:p>
    <w:p w14:paraId="498F1A10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/>
          <w:szCs w:val="21"/>
        </w:rPr>
        <w:t xml:space="preserve">            =x+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sup>
            </m:sSup>
          </m:e>
        </m:nary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n(n+1)</m:t>
            </m:r>
          </m:den>
        </m:f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n+1</m:t>
            </m:r>
          </m:sup>
        </m:sSup>
      </m:oMath>
      <w:r w:rsidRPr="00DF7AF5">
        <w:rPr>
          <w:rFonts w:ascii="宋体" w:eastAsia="宋体" w:hAnsi="宋体" w:cs="Times New Roman"/>
          <w:szCs w:val="21"/>
        </w:rPr>
        <w:t>,(-1&lt;x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≤1)</m:t>
        </m:r>
      </m:oMath>
    </w:p>
    <w:p w14:paraId="11E7BD91" w14:textId="77777777" w:rsidR="00DF7AF5" w:rsidRPr="00DF7AF5" w:rsidRDefault="00DF7AF5" w:rsidP="00D046E4">
      <w:pPr>
        <w:numPr>
          <w:ilvl w:val="0"/>
          <w:numId w:val="46"/>
        </w:num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/>
          <w:szCs w:val="21"/>
        </w:rPr>
        <w:t>f(x)=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(2-x)</m:t>
                </m:r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sup>
            </m:sSup>
          </m:den>
        </m:f>
      </m:oMath>
    </w:p>
    <w:p w14:paraId="026030C8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/>
          <w:szCs w:val="21"/>
        </w:rPr>
        <w:t>解：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/>
          <m:sup/>
          <m:e>
            <m:r>
              <w:rPr>
                <w:rFonts w:ascii="Cambria Math" w:eastAsia="宋体" w:hAnsi="Cambria Math" w:cs="Times New Roman"/>
                <w:szCs w:val="21"/>
              </w:rPr>
              <m:t>f(x)dx</m:t>
            </m:r>
          </m:e>
        </m:nary>
      </m:oMath>
      <w:r w:rsidRPr="00DF7AF5">
        <w:rPr>
          <w:rFonts w:ascii="宋体" w:eastAsia="宋体" w:hAnsi="宋体" w:cs="Times New Roman"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2-x</m:t>
            </m:r>
          </m:den>
        </m:f>
      </m:oMath>
      <w:r w:rsidRPr="00DF7AF5">
        <w:rPr>
          <w:rFonts w:ascii="宋体" w:eastAsia="宋体" w:hAnsi="宋体" w:cs="Times New Roman"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</m:oMath>
      <w:r w:rsidRPr="00DF7AF5">
        <w:rPr>
          <w:rFonts w:ascii="宋体" w:eastAsia="宋体" w:hAnsi="宋体" w:cs="Times New Roman"/>
          <w:szCs w:val="21"/>
        </w:rPr>
        <w:t>·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1-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den>
            </m:f>
            <m:r>
              <w:rPr>
                <w:rFonts w:ascii="Cambria Math" w:eastAsia="宋体" w:hAnsi="Cambria Math" w:cs="Times New Roman"/>
                <w:szCs w:val="21"/>
              </w:rPr>
              <m:t>x</m:t>
            </m:r>
          </m:den>
        </m:f>
      </m:oMath>
      <w:r w:rsidRPr="00DF7AF5">
        <w:rPr>
          <w:rFonts w:ascii="宋体" w:eastAsia="宋体" w:hAnsi="宋体" w:cs="Times New Roman"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den>
            </m:f>
          </m:e>
        </m:nary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n</m:t>
            </m:r>
          </m:sup>
        </m:sSup>
      </m:oMath>
    </w:p>
    <w:p w14:paraId="3F3C189C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∴</m:t>
        </m:r>
      </m:oMath>
      <w:r w:rsidRPr="00DF7AF5">
        <w:rPr>
          <w:rFonts w:ascii="宋体" w:eastAsia="宋体" w:hAnsi="宋体" w:cs="Times New Roman"/>
          <w:szCs w:val="21"/>
        </w:rPr>
        <w:t xml:space="preserve"> f(x)=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den>
            </m:f>
          </m:e>
        </m:nary>
      </m:oMath>
      <w:r w:rsidRPr="00DF7AF5">
        <w:rPr>
          <w:rFonts w:ascii="宋体" w:eastAsia="宋体" w:hAnsi="宋体" w:cs="Times New Roman"/>
          <w:szCs w:val="21"/>
        </w:rPr>
        <w:t>n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(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Cs w:val="21"/>
                  </w:rPr>
                  <m:t>2</m:t>
                </m:r>
              </m:den>
            </m:f>
            <m:r>
              <w:rPr>
                <w:rFonts w:ascii="Cambria Math" w:eastAsia="宋体" w:hAnsi="Cambria Math" w:cs="Times New Roman"/>
                <w:szCs w:val="21"/>
              </w:rPr>
              <m:t>x)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n-1</m:t>
            </m:r>
          </m:sup>
        </m:sSup>
      </m:oMath>
      <w:r w:rsidRPr="00DF7AF5">
        <w:rPr>
          <w:rFonts w:ascii="宋体" w:eastAsia="宋体" w:hAnsi="宋体" w:cs="Times New Roman"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n-1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</m:den>
            </m:f>
          </m:e>
        </m:nary>
      </m:oMath>
      <w:r w:rsidRPr="00DF7AF5">
        <w:rPr>
          <w:rFonts w:ascii="宋体" w:eastAsia="宋体" w:hAnsi="宋体" w:cs="Times New Roman"/>
          <w:szCs w:val="21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Cs w:val="21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n-1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</m:den>
            </m:f>
          </m:e>
        </m:nary>
      </m:oMath>
      <w:r w:rsidRPr="00DF7AF5">
        <w:rPr>
          <w:rFonts w:ascii="宋体" w:eastAsia="宋体" w:hAnsi="宋体" w:cs="Times New Roman"/>
          <w:szCs w:val="21"/>
        </w:rPr>
        <w:t>,(-2&lt;x&lt;2)</w:t>
      </w:r>
    </w:p>
    <w:p w14:paraId="7F88FC1A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</w:p>
    <w:p w14:paraId="453C63B6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 w:hint="eastAsia"/>
          <w:szCs w:val="21"/>
        </w:rPr>
        <w:t>(</w:t>
      </w:r>
      <w:r w:rsidRPr="00DF7AF5">
        <w:rPr>
          <w:rFonts w:ascii="宋体" w:eastAsia="宋体" w:hAnsi="宋体" w:cs="Times New Roman"/>
          <w:szCs w:val="21"/>
        </w:rPr>
        <w:t xml:space="preserve">3) </w:t>
      </w:r>
      <m:oMath>
        <m:r>
          <w:rPr>
            <w:rFonts w:ascii="Cambria Math" w:eastAsia="宋体" w:hAnsi="Cambria Math" w:cs="Times New Roman"/>
            <w:szCs w:val="21"/>
          </w:rPr>
          <m:t>f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d>
        <m:r>
          <w:rPr>
            <w:rFonts w:ascii="Cambria Math" w:eastAsia="宋体" w:hAnsi="Cambria Math" w:cs="Times New Roman"/>
            <w:szCs w:val="21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(sin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func>
            <m:r>
              <w:rPr>
                <w:rFonts w:ascii="Cambria Math" w:eastAsia="宋体" w:hAnsi="Cambria Math" w:cs="Times New Roman"/>
                <w:szCs w:val="21"/>
              </w:rPr>
              <m:t>)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</m:oMath>
    </w:p>
    <w:p w14:paraId="38CA171B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 w:hint="eastAsia"/>
          <w:szCs w:val="21"/>
        </w:rPr>
        <w:t xml:space="preserve"> 解：</w:t>
      </w:r>
    </w:p>
    <w:p w14:paraId="3BE5466B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/>
          <w:szCs w:val="21"/>
        </w:rPr>
        <w:t xml:space="preserve">  </w:t>
      </w:r>
      <m:oMath>
        <m:r>
          <w:rPr>
            <w:rFonts w:ascii="Cambria Math" w:eastAsia="宋体" w:hAnsi="Cambria Math" w:cs="Times New Roman" w:hint="eastAsia"/>
            <w:szCs w:val="21"/>
          </w:rPr>
          <m:t>∵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(sin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func>
            <m:r>
              <w:rPr>
                <w:rFonts w:ascii="Cambria Math" w:eastAsia="宋体" w:hAnsi="Cambria Math" w:cs="Times New Roman"/>
                <w:szCs w:val="21"/>
              </w:rPr>
              <m:t>)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den>
        </m:f>
        <m:r>
          <w:rPr>
            <w:rFonts w:ascii="Cambria Math" w:eastAsia="微软雅黑" w:hAnsi="Cambria Math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den>
        </m:f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 w:cs="Times New Roman" w:hint="eastAsia"/>
                <w:szCs w:val="21"/>
              </w:rPr>
              <m:t>2x</m:t>
            </m:r>
          </m:e>
        </m:func>
      </m:oMath>
    </w:p>
    <w:p w14:paraId="65CB4804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 w:hint="eastAsia"/>
          <w:szCs w:val="21"/>
        </w:rPr>
        <w:t xml:space="preserve"> </w:t>
      </w:r>
      <w:r w:rsidRPr="00DF7AF5">
        <w:rPr>
          <w:rFonts w:ascii="宋体" w:eastAsia="宋体" w:hAnsi="宋体" w:cs="Times New Roman"/>
          <w:szCs w:val="21"/>
        </w:rPr>
        <w:t xml:space="preserve">  </w:t>
      </w:r>
      <w:r w:rsidRPr="00DF7AF5">
        <w:rPr>
          <w:rFonts w:ascii="宋体" w:eastAsia="宋体" w:hAnsi="宋体" w:cs="Times New Roman" w:hint="eastAsia"/>
          <w:szCs w:val="21"/>
        </w:rPr>
        <w:t>而</w:t>
      </w:r>
      <m:oMath>
        <m:func>
          <m:fun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func>
        <m:r>
          <w:rPr>
            <w:rFonts w:ascii="Cambria Math" w:eastAsia="宋体" w:hAnsi="Cambria Math" w:cs="Times New Roman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∙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2n</m:t>
                    </m:r>
                  </m:e>
                </m:d>
                <m:r>
                  <w:rPr>
                    <w:rFonts w:ascii="Cambria Math" w:eastAsia="宋体" w:hAnsi="Cambria Math" w:cs="Times New Roman"/>
                    <w:szCs w:val="21"/>
                  </w:rPr>
                  <m:t>!</m:t>
                </m:r>
              </m:den>
            </m:f>
          </m:e>
        </m:nary>
        <m:r>
          <w:rPr>
            <w:rFonts w:ascii="Cambria Math" w:eastAsia="宋体" w:hAnsi="Cambria Math" w:cs="Times New Roman"/>
            <w:szCs w:val="21"/>
          </w:rPr>
          <m:t xml:space="preserve">             (-∞&lt;x&lt;+∞)</m:t>
        </m:r>
      </m:oMath>
    </w:p>
    <w:p w14:paraId="4296B6CA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 w:hint="eastAsia"/>
          <w:szCs w:val="21"/>
        </w:rPr>
        <w:t xml:space="preserve"> </w:t>
      </w:r>
      <w:r w:rsidRPr="00DF7AF5">
        <w:rPr>
          <w:rFonts w:ascii="宋体" w:eastAsia="宋体" w:hAnsi="宋体" w:cs="Times New Roman"/>
          <w:szCs w:val="21"/>
        </w:rPr>
        <w:t xml:space="preserve">  </w:t>
      </w:r>
      <m:oMath>
        <m:r>
          <w:rPr>
            <w:rFonts w:ascii="Cambria Math" w:eastAsia="宋体" w:hAnsi="Cambria Math" w:cs="Times New Roman"/>
            <w:szCs w:val="21"/>
          </w:rPr>
          <m:t>∴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func>
              <m:fun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(sin</m:t>
                </m:r>
              </m:fName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func>
            <m:r>
              <w:rPr>
                <w:rFonts w:ascii="Cambria Math" w:eastAsia="宋体" w:hAnsi="Cambria Math" w:cs="Times New Roman"/>
                <w:szCs w:val="21"/>
              </w:rPr>
              <m:t>)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  <m:r>
          <w:rPr>
            <w:rFonts w:ascii="Cambria Math" w:eastAsia="宋体" w:hAnsi="Cambria Math" w:cs="Times New Roman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den>
        </m:f>
        <m:r>
          <w:rPr>
            <w:rFonts w:ascii="Cambria Math" w:eastAsia="微软雅黑" w:hAnsi="Cambria Math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Times New Roman" w:hint="eastAsia"/>
                <w:szCs w:val="21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∙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2x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2n</m:t>
                    </m:r>
                  </m:e>
                </m:d>
                <m:r>
                  <w:rPr>
                    <w:rFonts w:ascii="Cambria Math" w:eastAsia="宋体" w:hAnsi="Cambria Math" w:cs="Times New Roman"/>
                    <w:szCs w:val="21"/>
                  </w:rPr>
                  <m:t>!</m:t>
                </m:r>
              </m:den>
            </m:f>
          </m:e>
        </m:nary>
        <m:r>
          <w:rPr>
            <w:rFonts w:ascii="Cambria Math" w:eastAsia="宋体" w:hAnsi="Cambria Math" w:cs="Times New Roman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n-1</m:t>
                </m:r>
              </m:sup>
            </m:sSup>
            <m:r>
              <w:rPr>
                <w:rFonts w:ascii="Cambria Math" w:eastAsia="宋体" w:hAnsi="Cambria Math" w:cs="Times New Roman"/>
                <w:szCs w:val="21"/>
              </w:rPr>
              <m:t>∙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2n-1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>∙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2n</m:t>
                    </m:r>
                  </m:e>
                </m:d>
                <m:r>
                  <w:rPr>
                    <w:rFonts w:ascii="Cambria Math" w:eastAsia="宋体" w:hAnsi="Cambria Math" w:cs="Times New Roman"/>
                    <w:szCs w:val="21"/>
                  </w:rPr>
                  <m:t>!</m:t>
                </m:r>
              </m:den>
            </m:f>
          </m:e>
        </m:nary>
      </m:oMath>
    </w:p>
    <w:p w14:paraId="2AEF4E75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</w:p>
    <w:p w14:paraId="39A1A7A2" w14:textId="77777777" w:rsidR="00DF7AF5" w:rsidRPr="00DF7AF5" w:rsidRDefault="00DF7AF5" w:rsidP="00DF7AF5">
      <w:pPr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 w:hint="eastAsia"/>
          <w:szCs w:val="21"/>
        </w:rPr>
        <w:t>(</w:t>
      </w:r>
      <w:r w:rsidRPr="00DF7AF5">
        <w:rPr>
          <w:rFonts w:ascii="宋体" w:eastAsia="宋体" w:hAnsi="宋体" w:cs="Times New Roman"/>
          <w:szCs w:val="21"/>
        </w:rPr>
        <w:t xml:space="preserve">4) </w:t>
      </w:r>
      <m:oMath>
        <m:r>
          <w:rPr>
            <w:rFonts w:ascii="Cambria Math" w:eastAsia="宋体" w:hAnsi="Cambria Math" w:cs="Times New Roman" w:hint="eastAsia"/>
            <w:szCs w:val="21"/>
          </w:rPr>
          <m:t>f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d>
        <m:r>
          <w:rPr>
            <w:rFonts w:ascii="Cambria Math" w:eastAsia="宋体" w:hAnsi="Cambria Math" w:cs="Times New Roman"/>
            <w:szCs w:val="21"/>
          </w:rPr>
          <m:t>=</m:t>
        </m:r>
        <m:func>
          <m:funcPr>
            <m:ctrlPr>
              <w:rPr>
                <w:rFonts w:ascii="Cambria Math" w:eastAsia="宋体" w:hAnsi="Cambria Math" w:cs="Times New Roman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ln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Name>
          <m:e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a+x</m:t>
                </m:r>
              </m:e>
            </m:d>
          </m:e>
        </m:func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a&gt;0</m:t>
            </m:r>
          </m:e>
        </m:d>
      </m:oMath>
    </w:p>
    <w:p w14:paraId="09A8D67C" w14:textId="77777777" w:rsidR="00DF7AF5" w:rsidRPr="00DF7AF5" w:rsidRDefault="00DF7AF5" w:rsidP="00DF7AF5">
      <w:pPr>
        <w:jc w:val="left"/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 w:hint="eastAsia"/>
          <w:szCs w:val="21"/>
        </w:rPr>
        <w:t>解：</w:t>
      </w:r>
    </w:p>
    <w:p w14:paraId="2D39045A" w14:textId="77777777" w:rsidR="00DF7AF5" w:rsidRPr="00DF7AF5" w:rsidRDefault="00DF7AF5" w:rsidP="00DF7AF5">
      <w:pPr>
        <w:jc w:val="left"/>
        <w:rPr>
          <w:rFonts w:ascii="宋体" w:eastAsia="宋体" w:hAnsi="宋体" w:cs="Times New Roman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>f</m:t>
          </m:r>
          <m:d>
            <m:d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x</m:t>
              </m:r>
            </m:e>
          </m:d>
          <m:r>
            <w:rPr>
              <w:rFonts w:ascii="Cambria Math" w:eastAsia="宋体" w:hAnsi="Cambria Math" w:cs="Times New Roman"/>
              <w:szCs w:val="21"/>
            </w:rPr>
            <m:t>=</m:t>
          </m:r>
          <m:func>
            <m:funcPr>
              <m:ctrlPr>
                <w:rPr>
                  <w:rFonts w:ascii="Cambria Math" w:eastAsia="宋体" w:hAnsi="Cambria Math" w:cs="Times New Roman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ln</m:t>
              </m: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a∙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Cs w:val="21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szCs w:val="21"/>
                            </w:rPr>
                            <m:t>a</m:t>
                          </m:r>
                        </m:den>
                      </m:f>
                    </m:e>
                  </m:d>
                </m:e>
              </m:d>
            </m:e>
          </m:func>
        </m:oMath>
      </m:oMathPara>
    </w:p>
    <w:p w14:paraId="7F68B819" w14:textId="77777777" w:rsidR="00DF7AF5" w:rsidRPr="00DF7AF5" w:rsidRDefault="00DF7AF5" w:rsidP="00DF7AF5">
      <w:pPr>
        <w:jc w:val="left"/>
        <w:rPr>
          <w:rFonts w:ascii="宋体" w:eastAsia="宋体" w:hAnsi="宋体" w:cs="Times New Roman"/>
          <w:szCs w:val="21"/>
        </w:rPr>
      </w:pPr>
      <w:r w:rsidRPr="00DF7AF5">
        <w:rPr>
          <w:rFonts w:ascii="宋体" w:eastAsia="宋体" w:hAnsi="宋体" w:cs="Times New Roman"/>
          <w:szCs w:val="21"/>
        </w:rPr>
        <w:t xml:space="preserve">  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w:bookmarkStart w:id="92" w:name="_Hlk42972370"/>
        <m:func>
          <m:funcPr>
            <m:ctrlPr>
              <w:rPr>
                <w:rFonts w:ascii="Cambria Math" w:eastAsia="宋体" w:hAnsi="Cambria Math" w:cs="Cambr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ln</m:t>
            </m:r>
            <m:ctrlPr>
              <w:rPr>
                <w:rFonts w:ascii="Cambria Math" w:eastAsia="宋体" w:hAnsi="Cambria Math" w:cs="Times New Roman"/>
                <w:szCs w:val="21"/>
              </w:rPr>
            </m:ctrlPr>
          </m:fName>
          <m:e>
            <m:r>
              <w:rPr>
                <w:rFonts w:ascii="Cambria Math" w:eastAsia="宋体" w:hAnsi="Cambria Math" w:cs="Times New Roman"/>
                <w:szCs w:val="21"/>
              </w:rPr>
              <m:t>a</m:t>
            </m:r>
          </m:e>
        </m:func>
        <w:bookmarkEnd w:id="92"/>
        <m:r>
          <w:rPr>
            <w:rFonts w:ascii="Cambria Math" w:eastAsia="宋体" w:hAnsi="Cambria Math" w:cs="Times New Roman"/>
            <w:szCs w:val="21"/>
          </w:rPr>
          <m:t>+</m:t>
        </m:r>
        <m:func>
          <m:funcPr>
            <m:ctrlPr>
              <w:rPr>
                <w:rFonts w:ascii="Cambria Math" w:eastAsia="宋体" w:hAnsi="Cambria Math" w:cs="Cambria"/>
                <w:i/>
                <w:szCs w:val="21"/>
              </w:rPr>
            </m:ctrlPr>
          </m:funcPr>
          <m:fName>
            <w:bookmarkStart w:id="93" w:name="_Hlk42972212"/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ln</m:t>
            </m:r>
            <m:ctrlPr>
              <w:rPr>
                <w:rFonts w:ascii="Cambria Math" w:eastAsia="宋体" w:hAnsi="Cambria Math" w:cs="Times New Roman"/>
                <w:szCs w:val="21"/>
              </w:rPr>
            </m:ctrlPr>
          </m:fName>
          <m:e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1+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a</m:t>
                    </m:r>
                  </m:den>
                </m:f>
              </m:e>
            </m:d>
            <w:bookmarkEnd w:id="93"/>
          </m:e>
        </m:func>
      </m:oMath>
    </w:p>
    <w:p w14:paraId="6F6B9B41" w14:textId="77777777" w:rsidR="00DF7AF5" w:rsidRPr="00DF7AF5" w:rsidRDefault="00DF7AF5" w:rsidP="00DF7AF5">
      <w:pPr>
        <w:jc w:val="left"/>
        <w:rPr>
          <w:rFonts w:ascii="宋体" w:eastAsia="宋体" w:hAnsi="宋体" w:cs="Times New Roman"/>
          <w:szCs w:val="21"/>
        </w:rPr>
      </w:pPr>
      <m:oMath>
        <m:r>
          <w:rPr>
            <w:rFonts w:ascii="Cambria Math" w:eastAsia="宋体" w:hAnsi="Cambria Math" w:cs="Times New Roman"/>
            <w:szCs w:val="21"/>
          </w:rPr>
          <m:t xml:space="preserve">  </m:t>
        </m:r>
      </m:oMath>
      <w:r w:rsidRPr="00DF7AF5">
        <w:rPr>
          <w:rFonts w:ascii="宋体" w:eastAsia="宋体" w:hAnsi="宋体" w:cs="Times New Roman" w:hint="eastAsia"/>
          <w:szCs w:val="21"/>
        </w:rPr>
        <w:t xml:space="preserve"> </w:t>
      </w:r>
      <w:bookmarkStart w:id="94" w:name="_Hlk42972682"/>
      <m:oMath>
        <m:r>
          <w:rPr>
            <w:rFonts w:ascii="Cambria Math" w:eastAsia="宋体" w:hAnsi="Cambria Math" w:cs="Times New Roman"/>
            <w:szCs w:val="21"/>
          </w:rPr>
          <m:t>=</m:t>
        </m:r>
        <m:func>
          <m:funcPr>
            <m:ctrlPr>
              <w:rPr>
                <w:rFonts w:ascii="Cambria Math" w:eastAsia="宋体" w:hAnsi="Cambria Math" w:cs="Cambr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ln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Name>
          <m:e>
            <m:r>
              <w:rPr>
                <w:rFonts w:ascii="Cambria Math" w:eastAsia="宋体" w:hAnsi="Cambria Math" w:cs="Times New Roman"/>
                <w:szCs w:val="21"/>
              </w:rPr>
              <m:t>a+</m:t>
            </m:r>
            <m:nary>
              <m:naryPr>
                <m:chr m:val="∑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n=1</m:t>
                </m:r>
              </m:sub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∞</m:t>
                </m:r>
              </m:sup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n-1</m:t>
                    </m:r>
                  </m:sup>
                </m:sSup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</m:t>
                        </m:r>
                      </m:sup>
                    </m:sSup>
                  </m:den>
                </m:f>
              </m:e>
            </m:nary>
          </m:e>
        </m:func>
      </m:oMath>
      <w:bookmarkEnd w:id="94"/>
    </w:p>
    <w:p w14:paraId="0E2FF657" w14:textId="77777777" w:rsidR="00DF7AF5" w:rsidRPr="00DF7AF5" w:rsidRDefault="00DF7AF5" w:rsidP="00DF7AF5">
      <w:pPr>
        <w:jc w:val="left"/>
        <w:rPr>
          <w:rFonts w:ascii="宋体" w:eastAsia="宋体" w:hAnsi="宋体" w:cs="Cambria"/>
          <w:szCs w:val="21"/>
        </w:rPr>
      </w:pPr>
      <w:r w:rsidRPr="00DF7AF5">
        <w:rPr>
          <w:rFonts w:ascii="宋体" w:eastAsia="宋体" w:hAnsi="宋体" w:cs="Times New Roman" w:hint="eastAsia"/>
          <w:szCs w:val="21"/>
        </w:rPr>
        <w:t xml:space="preserve"> </w:t>
      </w:r>
      <w:r w:rsidRPr="00DF7AF5">
        <w:rPr>
          <w:rFonts w:ascii="宋体" w:eastAsia="宋体" w:hAnsi="宋体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szCs w:val="21"/>
          </w:rPr>
          <m:t>=</m:t>
        </m:r>
        <m:func>
          <m:funcPr>
            <m:ctrlPr>
              <w:rPr>
                <w:rFonts w:ascii="Cambria Math" w:eastAsia="宋体" w:hAnsi="Cambria Math" w:cs="Cambr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1"/>
              </w:rPr>
              <m:t>ln</m:t>
            </m: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fName>
          <m:e>
            <m:r>
              <w:rPr>
                <w:rFonts w:ascii="Cambria Math" w:eastAsia="宋体" w:hAnsi="Cambria Math" w:cs="Times New Roman"/>
                <w:szCs w:val="21"/>
              </w:rPr>
              <m:t>a+</m:t>
            </m:r>
            <m:nary>
              <m:naryPr>
                <m:chr m:val="∑"/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cs="Times New Roman"/>
                    <w:szCs w:val="21"/>
                  </w:rPr>
                  <m:t>n=1</m:t>
                </m:r>
              </m:sub>
              <m:sup>
                <m:r>
                  <w:rPr>
                    <w:rFonts w:ascii="Cambria Math" w:eastAsia="宋体" w:hAnsi="Cambria Math" w:cs="Times New Roman"/>
                    <w:szCs w:val="21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n-1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den>
                </m:f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n</m:t>
                    </m:r>
                  </m:sup>
                </m:sSup>
                <m:r>
                  <w:rPr>
                    <w:rFonts w:ascii="Cambria Math" w:eastAsia="宋体" w:hAnsi="Cambria Math" w:cs="Times New Roman"/>
                    <w:szCs w:val="21"/>
                  </w:rPr>
                  <m:t xml:space="preserve">        (-a&lt;x≤+a)</m:t>
                </m:r>
              </m:e>
            </m:nary>
          </m:e>
        </m:func>
      </m:oMath>
    </w:p>
    <w:p w14:paraId="610A2678" w14:textId="77777777" w:rsidR="00DF7AF5" w:rsidRPr="00DF7AF5" w:rsidRDefault="00DF7AF5" w:rsidP="00DF7AF5">
      <w:pPr>
        <w:rPr>
          <w:rFonts w:ascii="宋体" w:eastAsia="宋体" w:hAnsi="宋体"/>
          <w:szCs w:val="21"/>
        </w:rPr>
      </w:pPr>
    </w:p>
    <w:p w14:paraId="5D72B2A4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/>
          <w:szCs w:val="21"/>
        </w:rPr>
        <w:t xml:space="preserve">(5) 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a</m:t>
            </m:r>
          </m:e>
          <m:sup>
            <m:r>
              <w:rPr>
                <w:rFonts w:ascii="Cambria Math" w:eastAsia="宋体" w:hAnsi="Cambria Math"/>
                <w:szCs w:val="21"/>
              </w:rPr>
              <m:t>x</m:t>
            </m:r>
          </m:sup>
        </m:sSup>
      </m:oMath>
    </w:p>
    <w:p w14:paraId="143C30BF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解: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6426C9D4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m:t>∵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ⅇ</m:t>
            </m:r>
          </m:e>
          <m:sup>
            <m:r>
              <w:rPr>
                <w:rFonts w:ascii="Cambria Math" w:eastAsia="宋体" w:hAnsi="Cambria Math"/>
                <w:szCs w:val="21"/>
              </w:rPr>
              <m:t>x</m:t>
            </m:r>
          </m:sup>
        </m:sSup>
        <m:r>
          <w:rPr>
            <w:rFonts w:ascii="Cambria Math" w:eastAsia="宋体" w:hAnsi="Cambria Math"/>
            <w:szCs w:val="21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n!</m:t>
                </m:r>
              </m:den>
            </m:f>
          </m:e>
        </m:nary>
      </m:oMath>
      <w:r w:rsidRPr="00DF7AF5">
        <w:rPr>
          <w:rFonts w:ascii="宋体" w:eastAsia="宋体" w:hAnsi="宋体"/>
          <w:szCs w:val="21"/>
        </w:rPr>
        <w:t xml:space="preserve">, </w:t>
      </w:r>
    </w:p>
    <w:p w14:paraId="3F19BDEE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m:t>∴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a</m:t>
            </m:r>
          </m:e>
          <m:sup>
            <m:r>
              <w:rPr>
                <w:rFonts w:ascii="Cambria Math" w:eastAsia="宋体" w:hAnsi="Cambria Math"/>
                <w:szCs w:val="21"/>
              </w:rPr>
              <m:t>x</m:t>
            </m:r>
          </m:sup>
        </m:sSup>
        <m:r>
          <w:rPr>
            <w:rFonts w:ascii="Cambria Math" w:eastAsia="宋体" w:hAnsi="Cambria Math"/>
            <w:szCs w:val="21"/>
          </w:rPr>
          <m:t>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  <m:sup>
            <m:r>
              <w:rPr>
                <w:rFonts w:ascii="Cambria Math" w:eastAsia="宋体" w:hAnsi="Cambria Math"/>
                <w:szCs w:val="21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ln</m:t>
            </m:r>
            <m:r>
              <w:rPr>
                <w:rFonts w:ascii="Cambria Math" w:eastAsia="宋体" w:hAnsi="Cambria Math"/>
                <w:szCs w:val="21"/>
              </w:rPr>
              <m:t>a</m:t>
            </m:r>
          </m:sup>
        </m:sSup>
        <m:r>
          <w:rPr>
            <w:rFonts w:ascii="Cambria Math" w:eastAsia="宋体" w:hAnsi="Cambria Math"/>
            <w:szCs w:val="21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x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Cs w:val="21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a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n!</m:t>
                </m:r>
              </m:den>
            </m:f>
          </m:e>
        </m:nary>
        <m:r>
          <w:rPr>
            <w:rFonts w:ascii="Cambria Math" w:eastAsia="宋体" w:hAnsi="Cambria Math"/>
            <w:szCs w:val="21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1=0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Cs w:val="21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a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p>
            </m:sSup>
          </m:e>
        </m:nary>
        <m:r>
          <w:rPr>
            <w:rFonts w:ascii="Cambria Math" w:eastAsia="宋体" w:hAnsi="Cambria Math"/>
            <w:szCs w:val="21"/>
          </w:rPr>
          <m:t xml:space="preserve"> (-∞&lt;x&lt;+∞)</m:t>
        </m:r>
      </m:oMath>
      <w:r w:rsidRPr="00DF7AF5">
        <w:rPr>
          <w:rFonts w:ascii="宋体" w:eastAsia="宋体" w:hAnsi="宋体" w:hint="eastAsia"/>
          <w:szCs w:val="21"/>
        </w:rPr>
        <w:t>;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59982D39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/>
          <w:szCs w:val="21"/>
        </w:rPr>
        <w:t>(</w:t>
      </w:r>
      <w:r w:rsidRPr="00DF7AF5">
        <w:rPr>
          <w:rFonts w:ascii="宋体" w:eastAsia="宋体" w:hAnsi="宋体" w:hint="eastAsia"/>
          <w:szCs w:val="21"/>
        </w:rPr>
        <w:t>6)</w:t>
      </w:r>
      <w:r w:rsidRPr="00DF7AF5"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=x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arctan</m:t>
            </m:r>
          </m:fName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func>
        <m:r>
          <w:rPr>
            <w:rFonts w:ascii="Cambria Math" w:eastAsia="宋体" w:hAnsi="Cambria Math"/>
            <w:szCs w:val="21"/>
          </w:rPr>
          <m:t>-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ln</m:t>
            </m:r>
          </m:fName>
          <m:e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e>
            </m:rad>
          </m:e>
        </m:func>
      </m:oMath>
    </w:p>
    <w:p w14:paraId="3E0BD4C6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解: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66EE8D70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w:lastRenderedPageBreak/>
          <m:t>∵f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=x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arctan</m:t>
            </m:r>
          </m:fName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func>
        <m:r>
          <w:rPr>
            <w:rFonts w:ascii="Cambria Math" w:eastAsia="宋体" w:hAnsi="Cambria Math"/>
            <w:szCs w:val="21"/>
          </w:rPr>
          <m:t>-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ln</m:t>
            </m:r>
          </m:fName>
          <m:e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e>
            </m:rad>
          </m:e>
        </m:func>
      </m:oMath>
      <w:r w:rsidRPr="00DF7AF5">
        <w:rPr>
          <w:rFonts w:ascii="宋体" w:eastAsia="宋体" w:hAnsi="宋体" w:hint="eastAsia"/>
          <w:szCs w:val="21"/>
        </w:rPr>
        <w:t>,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68B4F5E6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arctanx</m:t>
                </m:r>
              </m:e>
            </m:d>
          </m:e>
          <m:sup>
            <m:r>
              <w:rPr>
                <w:rFonts w:ascii="Cambria Math" w:eastAsia="宋体" w:hAnsi="Cambria Math"/>
                <w:szCs w:val="21"/>
              </w:rPr>
              <m:t>'</m:t>
            </m:r>
          </m:sup>
        </m:sSup>
        <m:r>
          <w:rPr>
            <w:rFonts w:ascii="Cambria Math" w:eastAsia="宋体" w:hAnsi="Cambria Math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1+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hint="eastAsia"/>
            <w:szCs w:val="21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p>
            </m:sSup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2n</m:t>
                </m:r>
              </m:sup>
            </m:sSup>
          </m:e>
        </m:nary>
        <m:r>
          <w:rPr>
            <w:rFonts w:ascii="Cambria Math" w:eastAsia="宋体" w:hAnsi="Cambria Math" w:hint="eastAsia"/>
            <w:szCs w:val="21"/>
          </w:rPr>
          <m:t>，</m:t>
        </m:r>
        <m:r>
          <m:rPr>
            <m:sty m:val="p"/>
          </m:rPr>
          <w:rPr>
            <w:rFonts w:ascii="Cambria Math" w:eastAsia="宋体" w:hAnsi="Cambria Math"/>
            <w:szCs w:val="21"/>
          </w:rPr>
          <m:t>(-1</m:t>
        </m:r>
        <m:r>
          <w:rPr>
            <w:rFonts w:ascii="Cambria Math" w:eastAsia="宋体" w:hAnsi="Cambria Math"/>
            <w:szCs w:val="21"/>
          </w:rPr>
          <m:t>&lt;</m:t>
        </m:r>
        <m:r>
          <m:rPr>
            <m:sty m:val="p"/>
          </m:rPr>
          <w:rPr>
            <w:rFonts w:ascii="Cambria Math" w:eastAsia="宋体" w:hAnsi="Cambria Math"/>
            <w:szCs w:val="21"/>
          </w:rPr>
          <m:t>x</m:t>
        </m:r>
        <m:r>
          <w:rPr>
            <w:rFonts w:ascii="Cambria Math" w:eastAsia="宋体" w:hAnsi="Cambria Math"/>
            <w:szCs w:val="21"/>
          </w:rPr>
          <m:t>&lt;</m:t>
        </m:r>
        <m:r>
          <m:rPr>
            <m:sty m:val="p"/>
          </m:rPr>
          <w:rPr>
            <w:rFonts w:ascii="Cambria Math" w:eastAsia="宋体" w:hAnsi="Cambria Math"/>
            <w:szCs w:val="21"/>
          </w:rPr>
          <m:t>1)</m:t>
        </m:r>
      </m:oMath>
      <w:r w:rsidRPr="00DF7AF5">
        <w:rPr>
          <w:rFonts w:ascii="宋体" w:eastAsia="宋体" w:hAnsi="宋体" w:hint="eastAsia"/>
          <w:szCs w:val="21"/>
        </w:rPr>
        <w:t>,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014A6E32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m:t>∴arctanx=</m:t>
        </m:r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r>
              <w:rPr>
                <w:rFonts w:ascii="Cambria Math" w:eastAsia="宋体" w:hAnsi="Cambria Math"/>
                <w:szCs w:val="21"/>
              </w:rPr>
              <m:t>x</m:t>
            </m:r>
          </m:sup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Cs w:val="21"/>
                      </w:rPr>
                      <m:t>arctan</m:t>
                    </m:r>
                  </m:fName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</m:func>
              </m:e>
            </m:d>
            <m:r>
              <w:rPr>
                <w:rFonts w:ascii="Cambria Math" w:eastAsia="宋体" w:hAnsi="Cambria Math"/>
                <w:szCs w:val="21"/>
              </w:rPr>
              <m:t>ⅆx</m:t>
            </m:r>
          </m:e>
        </m:nary>
      </m:oMath>
      <w:r w:rsidRPr="00DF7AF5"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0</m:t>
            </m:r>
          </m:sub>
          <m:sup>
            <m:r>
              <w:rPr>
                <w:rFonts w:ascii="Cambria Math" w:eastAsia="宋体" w:hAnsi="Cambria Math"/>
                <w:szCs w:val="21"/>
              </w:rPr>
              <m:t>x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/>
                    <w:szCs w:val="21"/>
                  </w:rPr>
                  <m:t>n=0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∞</m:t>
                </m:r>
              </m:sup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2n</m:t>
                    </m:r>
                  </m:sup>
                </m:sSup>
              </m:e>
            </m:nary>
            <m:r>
              <w:rPr>
                <w:rFonts w:ascii="Cambria Math" w:eastAsia="宋体" w:hAnsi="Cambria Math"/>
                <w:szCs w:val="21"/>
              </w:rPr>
              <m:t>ⅆx</m:t>
            </m:r>
          </m:e>
        </m:nary>
      </m:oMath>
      <w:r w:rsidRPr="00DF7AF5"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 w:hint="eastAsia"/>
            <w:szCs w:val="21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p>
            </m:s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2n+1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2n+1</m:t>
                </m:r>
              </m:den>
            </m:f>
          </m:e>
        </m:nary>
        <m:r>
          <w:rPr>
            <w:rFonts w:ascii="Cambria Math" w:eastAsia="宋体" w:hAnsi="Cambria Math"/>
            <w:szCs w:val="21"/>
          </w:rPr>
          <m:t>,(-1≤x≤1)</m:t>
        </m:r>
      </m:oMath>
      <w:r w:rsidRPr="00DF7AF5">
        <w:rPr>
          <w:rFonts w:ascii="宋体" w:eastAsia="宋体" w:hAnsi="宋体" w:hint="eastAsia"/>
          <w:szCs w:val="21"/>
        </w:rPr>
        <w:t>,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1F722E63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f</m:t>
          </m:r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/>
                  <w:szCs w:val="21"/>
                </w:rPr>
                <m:t>x</m:t>
              </m:r>
            </m:e>
          </m:d>
        </m:oMath>
      </m:oMathPara>
    </w:p>
    <w:p w14:paraId="7A6A449C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=xarctanx-</m:t>
          </m:r>
          <m:func>
            <m:func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ln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/>
                      <w:szCs w:val="21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</m:e>
              </m:rad>
            </m:e>
          </m:func>
        </m:oMath>
      </m:oMathPara>
    </w:p>
    <w:p w14:paraId="59D7064D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m:t>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n=1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2n+1</m:t>
                </m:r>
              </m:den>
            </m:f>
          </m:e>
        </m:nary>
        <m:r>
          <w:rPr>
            <w:rFonts w:ascii="Cambria Math" w:eastAsia="宋体" w:hAnsi="Cambria Math"/>
            <w:szCs w:val="21"/>
          </w:rPr>
          <m:t>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2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Π:1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n-1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2n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den>
            </m:f>
          </m:e>
        </m:nary>
      </m:oMath>
      <w:r w:rsidRPr="00DF7AF5">
        <w:rPr>
          <w:rFonts w:ascii="宋体" w:eastAsia="宋体" w:hAnsi="宋体"/>
          <w:szCs w:val="21"/>
        </w:rPr>
        <w:t xml:space="preserve"> </w:t>
      </w:r>
    </w:p>
    <w:p w14:paraId="29199051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n+1</m:t>
                        </m:r>
                      </m:e>
                    </m:d>
                  </m:sup>
                </m:sSup>
              </m:num>
              <m:den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2n+1</m:t>
                    </m: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2n+2</m:t>
                    </m:r>
                  </m:e>
                </m:d>
              </m:den>
            </m:f>
          </m:e>
        </m:nary>
      </m:oMath>
      <w:r w:rsidRPr="00DF7AF5">
        <w:rPr>
          <w:rFonts w:ascii="宋体" w:eastAsia="宋体" w:hAnsi="宋体" w:hint="eastAsia"/>
          <w:szCs w:val="21"/>
        </w:rPr>
        <w:t>;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54C22CD2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83E5360" w14:textId="77777777" w:rsidR="00DF7AF5" w:rsidRPr="00DF7AF5" w:rsidRDefault="00DF7AF5" w:rsidP="00D046E4">
      <w:pPr>
        <w:numPr>
          <w:ilvl w:val="0"/>
          <w:numId w:val="47"/>
        </w:num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将f(x) = cos x展开成</w:t>
      </w:r>
      <w:r w:rsidRPr="00DF7AF5">
        <w:rPr>
          <w:rFonts w:ascii="宋体" w:eastAsia="宋体" w:hAnsi="宋体"/>
          <w:position w:val="-24"/>
          <w:szCs w:val="21"/>
        </w:rPr>
        <w:object w:dxaOrig="800" w:dyaOrig="620" w14:anchorId="17C42A08">
          <v:shape id="_x0000_i2577" type="#_x0000_t75" alt="" style="width:40.05pt;height:30.75pt" o:ole="">
            <v:imagedata r:id="rId1255" o:title=""/>
          </v:shape>
          <o:OLEObject Type="Embed" ProgID="Equation.KSEE3" ShapeID="_x0000_i2577" DrawAspect="Content" ObjectID="_1654737382" r:id="rId1256"/>
        </w:object>
      </w:r>
      <w:r w:rsidRPr="00DF7AF5">
        <w:rPr>
          <w:rFonts w:ascii="宋体" w:eastAsia="宋体" w:hAnsi="宋体" w:hint="eastAsia"/>
          <w:szCs w:val="21"/>
        </w:rPr>
        <w:t xml:space="preserve"> 的幂级数.</w:t>
      </w:r>
      <w:r w:rsidRPr="00DF7AF5">
        <w:rPr>
          <w:rFonts w:ascii="宋体" w:eastAsia="宋体" w:hAnsi="宋体"/>
          <w:szCs w:val="21"/>
        </w:rPr>
        <w:t xml:space="preserve"> </w:t>
      </w:r>
      <w:r w:rsidRPr="00DF7AF5">
        <w:rPr>
          <w:rFonts w:ascii="宋体" w:eastAsia="宋体" w:hAnsi="宋体" w:hint="eastAsia"/>
          <w:szCs w:val="21"/>
        </w:rPr>
        <w:t xml:space="preserve"> </w:t>
      </w:r>
    </w:p>
    <w:p w14:paraId="4A11509B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解: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154E3622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f(x) = cos x</w:t>
      </w:r>
    </w:p>
    <w:p w14:paraId="747F786F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= cos (x +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5B8D3E7C">
          <v:shape id="_x0000_i2578" type="#_x0000_t75" style="width:12.2pt;height:30.75pt" o:ole="">
            <v:imagedata r:id="rId1257" o:title=""/>
          </v:shape>
          <o:OLEObject Type="Embed" ProgID="Equation.KSEE3" ShapeID="_x0000_i2578" DrawAspect="Content" ObjectID="_1654737383" r:id="rId1258"/>
        </w:object>
      </w:r>
      <w:r w:rsidRPr="00DF7AF5">
        <w:rPr>
          <w:rFonts w:ascii="宋体" w:eastAsia="宋体" w:hAnsi="宋体" w:hint="eastAsia"/>
          <w:szCs w:val="21"/>
        </w:rPr>
        <w:t>-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54A3031F">
          <v:shape id="_x0000_i2579" type="#_x0000_t75" alt="" style="width:12.2pt;height:30.75pt" o:ole="">
            <v:imagedata r:id="rId1259" o:title=""/>
          </v:shape>
          <o:OLEObject Type="Embed" ProgID="Equation.KSEE3" ShapeID="_x0000_i2579" DrawAspect="Content" ObjectID="_1654737384" r:id="rId1260"/>
        </w:object>
      </w:r>
      <w:r w:rsidRPr="00DF7AF5">
        <w:rPr>
          <w:rFonts w:ascii="宋体" w:eastAsia="宋体" w:hAnsi="宋体" w:hint="eastAsia"/>
          <w:szCs w:val="21"/>
        </w:rPr>
        <w:t>)</w:t>
      </w:r>
    </w:p>
    <w:p w14:paraId="593C4278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= cos(x +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0CBBA191">
          <v:shape id="_x0000_i2580" type="#_x0000_t75" style="width:12.2pt;height:30.75pt" o:ole="">
            <v:imagedata r:id="rId1257" o:title=""/>
          </v:shape>
          <o:OLEObject Type="Embed" ProgID="Equation.KSEE3" ShapeID="_x0000_i2580" DrawAspect="Content" ObjectID="_1654737385" r:id="rId1261"/>
        </w:object>
      </w:r>
      <w:r w:rsidRPr="00DF7AF5">
        <w:rPr>
          <w:rFonts w:ascii="宋体" w:eastAsia="宋体" w:hAnsi="宋体" w:hint="eastAsia"/>
          <w:szCs w:val="21"/>
        </w:rPr>
        <w:t>)cos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15320155">
          <v:shape id="_x0000_i2581" type="#_x0000_t75" style="width:12.2pt;height:30.75pt" o:ole="">
            <v:imagedata r:id="rId1257" o:title=""/>
          </v:shape>
          <o:OLEObject Type="Embed" ProgID="Equation.KSEE3" ShapeID="_x0000_i2581" DrawAspect="Content" ObjectID="_1654737386" r:id="rId1262"/>
        </w:object>
      </w:r>
      <w:r w:rsidRPr="00DF7AF5">
        <w:rPr>
          <w:rFonts w:ascii="宋体" w:eastAsia="宋体" w:hAnsi="宋体" w:hint="eastAsia"/>
          <w:szCs w:val="21"/>
        </w:rPr>
        <w:t xml:space="preserve"> </w:t>
      </w:r>
      <w:r w:rsidRPr="00DF7AF5">
        <w:rPr>
          <w:rFonts w:ascii="宋体" w:eastAsia="宋体" w:hAnsi="宋体" w:cs="Calibri"/>
          <w:szCs w:val="21"/>
        </w:rPr>
        <w:t>+</w:t>
      </w:r>
      <w:r w:rsidRPr="00DF7AF5">
        <w:rPr>
          <w:rFonts w:ascii="宋体" w:eastAsia="宋体" w:hAnsi="宋体" w:cs="Calibri" w:hint="eastAsia"/>
          <w:szCs w:val="21"/>
        </w:rPr>
        <w:t xml:space="preserve"> </w:t>
      </w:r>
      <w:r w:rsidRPr="00DF7AF5">
        <w:rPr>
          <w:rFonts w:ascii="宋体" w:eastAsia="宋体" w:hAnsi="宋体" w:cstheme="minorHAnsi" w:hint="eastAsia"/>
          <w:szCs w:val="21"/>
        </w:rPr>
        <w:t>sin(</w:t>
      </w:r>
      <w:r w:rsidRPr="00DF7AF5">
        <w:rPr>
          <w:rFonts w:ascii="宋体" w:eastAsia="宋体" w:hAnsi="宋体" w:hint="eastAsia"/>
          <w:szCs w:val="21"/>
        </w:rPr>
        <w:t>x +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3A69E28F">
          <v:shape id="_x0000_i2582" type="#_x0000_t75" style="width:12.2pt;height:30.75pt" o:ole="">
            <v:imagedata r:id="rId1257" o:title=""/>
          </v:shape>
          <o:OLEObject Type="Embed" ProgID="Equation.KSEE3" ShapeID="_x0000_i2582" DrawAspect="Content" ObjectID="_1654737387" r:id="rId1263"/>
        </w:object>
      </w:r>
      <w:r w:rsidRPr="00DF7AF5">
        <w:rPr>
          <w:rFonts w:ascii="宋体" w:eastAsia="宋体" w:hAnsi="宋体" w:cstheme="minorHAnsi" w:hint="eastAsia"/>
          <w:szCs w:val="21"/>
        </w:rPr>
        <w:t>)sin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0B256922">
          <v:shape id="_x0000_i2583" type="#_x0000_t75" style="width:12.2pt;height:30.75pt" o:ole="">
            <v:imagedata r:id="rId1257" o:title=""/>
          </v:shape>
          <o:OLEObject Type="Embed" ProgID="Equation.KSEE3" ShapeID="_x0000_i2583" DrawAspect="Content" ObjectID="_1654737388" r:id="rId1264"/>
        </w:object>
      </w:r>
    </w:p>
    <w:p w14:paraId="77CED114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theme="minorHAnsi"/>
          <w:szCs w:val="21"/>
        </w:rPr>
      </w:pPr>
      <w:r w:rsidRPr="00DF7AF5">
        <w:rPr>
          <w:rFonts w:ascii="宋体" w:eastAsia="宋体" w:hAnsi="宋体" w:hint="eastAsia"/>
          <w:szCs w:val="21"/>
        </w:rPr>
        <w:t>=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353F0762">
          <v:shape id="_x0000_i2584" type="#_x0000_t75" style="width:12.2pt;height:30.75pt" o:ole="">
            <v:imagedata r:id="rId1265" o:title=""/>
          </v:shape>
          <o:OLEObject Type="Embed" ProgID="Equation.KSEE3" ShapeID="_x0000_i2584" DrawAspect="Content" ObjectID="_1654737389" r:id="rId1266"/>
        </w:object>
      </w:r>
      <w:r w:rsidRPr="00DF7AF5">
        <w:rPr>
          <w:rFonts w:ascii="宋体" w:eastAsia="宋体" w:hAnsi="宋体" w:hint="eastAsia"/>
          <w:szCs w:val="21"/>
        </w:rPr>
        <w:t>cos(x +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4E0AFFC3">
          <v:shape id="_x0000_i2585" type="#_x0000_t75" style="width:12.2pt;height:30.75pt" o:ole="">
            <v:imagedata r:id="rId1257" o:title=""/>
          </v:shape>
          <o:OLEObject Type="Embed" ProgID="Equation.KSEE3" ShapeID="_x0000_i2585" DrawAspect="Content" ObjectID="_1654737390" r:id="rId1267"/>
        </w:object>
      </w:r>
      <w:r w:rsidRPr="00DF7AF5">
        <w:rPr>
          <w:rFonts w:ascii="宋体" w:eastAsia="宋体" w:hAnsi="宋体" w:hint="eastAsia"/>
          <w:szCs w:val="21"/>
        </w:rPr>
        <w:t xml:space="preserve">) + </w:t>
      </w:r>
      <w:r w:rsidRPr="00DF7AF5">
        <w:rPr>
          <w:rFonts w:ascii="宋体" w:eastAsia="宋体" w:hAnsi="宋体"/>
          <w:position w:val="-24"/>
          <w:szCs w:val="21"/>
        </w:rPr>
        <w:object w:dxaOrig="400" w:dyaOrig="680" w14:anchorId="1702A86B">
          <v:shape id="_x0000_i2586" type="#_x0000_t75" style="width:19.75pt;height:34.25pt" o:ole="">
            <v:imagedata r:id="rId1268" o:title=""/>
          </v:shape>
          <o:OLEObject Type="Embed" ProgID="Equation.KSEE3" ShapeID="_x0000_i2586" DrawAspect="Content" ObjectID="_1654737391" r:id="rId1269"/>
        </w:object>
      </w:r>
      <w:r w:rsidRPr="00DF7AF5">
        <w:rPr>
          <w:rFonts w:ascii="宋体" w:eastAsia="宋体" w:hAnsi="宋体" w:cstheme="minorHAnsi" w:hint="eastAsia"/>
          <w:szCs w:val="21"/>
        </w:rPr>
        <w:t>sin(</w:t>
      </w:r>
      <w:r w:rsidRPr="00DF7AF5">
        <w:rPr>
          <w:rFonts w:ascii="宋体" w:eastAsia="宋体" w:hAnsi="宋体" w:hint="eastAsia"/>
          <w:szCs w:val="21"/>
        </w:rPr>
        <w:t>x +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5C03DCC6">
          <v:shape id="_x0000_i2587" type="#_x0000_t75" style="width:12.2pt;height:30.75pt" o:ole="">
            <v:imagedata r:id="rId1257" o:title=""/>
          </v:shape>
          <o:OLEObject Type="Embed" ProgID="Equation.KSEE3" ShapeID="_x0000_i2587" DrawAspect="Content" ObjectID="_1654737392" r:id="rId1270"/>
        </w:object>
      </w:r>
      <w:r w:rsidRPr="00DF7AF5">
        <w:rPr>
          <w:rFonts w:ascii="宋体" w:eastAsia="宋体" w:hAnsi="宋体" w:cstheme="minorHAnsi" w:hint="eastAsia"/>
          <w:szCs w:val="21"/>
        </w:rPr>
        <w:t>)</w:t>
      </w:r>
    </w:p>
    <w:p w14:paraId="5437E426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cstheme="minorHAnsi" w:hint="eastAsia"/>
          <w:szCs w:val="21"/>
        </w:rPr>
        <w:t>=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1B3971D9">
          <v:shape id="_x0000_i2588" type="#_x0000_t75" style="width:12.2pt;height:30.75pt" o:ole="">
            <v:imagedata r:id="rId1265" o:title=""/>
          </v:shape>
          <o:OLEObject Type="Embed" ProgID="Equation.KSEE3" ShapeID="_x0000_i2588" DrawAspect="Content" ObjectID="_1654737393" r:id="rId1271"/>
        </w:object>
      </w:r>
      <w:r w:rsidRPr="00DF7AF5">
        <w:rPr>
          <w:rFonts w:ascii="宋体" w:eastAsia="宋体" w:hAnsi="宋体"/>
          <w:position w:val="-28"/>
          <w:szCs w:val="21"/>
        </w:rPr>
        <w:object w:dxaOrig="1800" w:dyaOrig="940" w14:anchorId="05D1441D">
          <v:shape id="_x0000_i2589" type="#_x0000_t75" style="width:90.6pt;height:47.05pt" o:ole="">
            <v:imagedata r:id="rId1272" o:title=""/>
          </v:shape>
          <o:OLEObject Type="Embed" ProgID="Equation.KSEE3" ShapeID="_x0000_i2589" DrawAspect="Content" ObjectID="_1654737394" r:id="rId1273"/>
        </w:object>
      </w:r>
      <w:r w:rsidRPr="00DF7AF5">
        <w:rPr>
          <w:rFonts w:ascii="宋体" w:eastAsia="宋体" w:hAnsi="宋体" w:hint="eastAsia"/>
          <w:szCs w:val="21"/>
        </w:rPr>
        <w:t xml:space="preserve"> + </w:t>
      </w:r>
      <w:r w:rsidRPr="00DF7AF5">
        <w:rPr>
          <w:rFonts w:ascii="宋体" w:eastAsia="宋体" w:hAnsi="宋体"/>
          <w:position w:val="-24"/>
          <w:szCs w:val="21"/>
        </w:rPr>
        <w:object w:dxaOrig="400" w:dyaOrig="680" w14:anchorId="482EBB71">
          <v:shape id="_x0000_i2590" type="#_x0000_t75" style="width:19.75pt;height:34.25pt" o:ole="">
            <v:imagedata r:id="rId1274" o:title=""/>
          </v:shape>
          <o:OLEObject Type="Embed" ProgID="Equation.KSEE3" ShapeID="_x0000_i2590" DrawAspect="Content" ObjectID="_1654737395" r:id="rId1275"/>
        </w:object>
      </w:r>
      <w:r w:rsidRPr="00DF7AF5">
        <w:rPr>
          <w:rFonts w:ascii="宋体" w:eastAsia="宋体" w:hAnsi="宋体"/>
          <w:position w:val="-28"/>
          <w:szCs w:val="21"/>
        </w:rPr>
        <w:object w:dxaOrig="2020" w:dyaOrig="940" w14:anchorId="43D9ACA7">
          <v:shape id="_x0000_i2591" type="#_x0000_t75" style="width:101.05pt;height:47.05pt" o:ole="">
            <v:imagedata r:id="rId1276" o:title=""/>
          </v:shape>
          <o:OLEObject Type="Embed" ProgID="Equation.KSEE3" ShapeID="_x0000_i2591" DrawAspect="Content" ObjectID="_1654737396" r:id="rId1277"/>
        </w:object>
      </w:r>
      <w:r w:rsidRPr="00DF7AF5">
        <w:rPr>
          <w:rFonts w:ascii="宋体" w:eastAsia="宋体" w:hAnsi="宋体" w:hint="eastAsia"/>
          <w:szCs w:val="21"/>
        </w:rPr>
        <w:t xml:space="preserve">      (-</w:t>
      </w:r>
      <w:r w:rsidRPr="00DF7AF5">
        <w:rPr>
          <w:rFonts w:ascii="宋体" w:eastAsia="宋体" w:hAnsi="宋体" w:cs="微软雅黑" w:hint="eastAsia"/>
          <w:szCs w:val="21"/>
        </w:rPr>
        <w:t>∞&lt; x &lt;∞)</w:t>
      </w:r>
    </w:p>
    <w:p w14:paraId="7F38779E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="微软雅黑"/>
          <w:szCs w:val="21"/>
        </w:rPr>
      </w:pPr>
      <w:r w:rsidRPr="00DF7AF5">
        <w:rPr>
          <w:rFonts w:ascii="宋体" w:eastAsia="宋体" w:hAnsi="宋体" w:hint="eastAsia"/>
          <w:szCs w:val="21"/>
        </w:rPr>
        <w:t>=</w:t>
      </w:r>
      <w:r w:rsidRPr="00DF7AF5">
        <w:rPr>
          <w:rFonts w:ascii="宋体" w:eastAsia="宋体" w:hAnsi="宋体"/>
          <w:position w:val="-24"/>
          <w:szCs w:val="21"/>
        </w:rPr>
        <w:object w:dxaOrig="240" w:dyaOrig="620" w14:anchorId="10C14AE7">
          <v:shape id="_x0000_i2592" type="#_x0000_t75" style="width:12.2pt;height:30.75pt" o:ole="">
            <v:imagedata r:id="rId1265" o:title=""/>
          </v:shape>
          <o:OLEObject Type="Embed" ProgID="Equation.KSEE3" ShapeID="_x0000_i2592" DrawAspect="Content" ObjectID="_1654737397" r:id="rId1278"/>
        </w:object>
      </w:r>
      <w:r w:rsidRPr="00DF7AF5">
        <w:rPr>
          <w:rFonts w:ascii="宋体" w:eastAsia="宋体" w:hAnsi="宋体"/>
          <w:position w:val="-28"/>
          <w:szCs w:val="21"/>
        </w:rPr>
        <w:object w:dxaOrig="2520" w:dyaOrig="720" w14:anchorId="6263374A">
          <v:shape id="_x0000_i2593" type="#_x0000_t75" alt="" style="width:126.6pt;height:36pt" o:ole="">
            <v:imagedata r:id="rId1279" o:title=""/>
          </v:shape>
          <o:OLEObject Type="Embed" ProgID="Equation.KSEE3" ShapeID="_x0000_i2593" DrawAspect="Content" ObjectID="_1654737398" r:id="rId1280"/>
        </w:object>
      </w:r>
      <w:r w:rsidRPr="00DF7AF5">
        <w:rPr>
          <w:rFonts w:ascii="宋体" w:eastAsia="宋体" w:hAnsi="宋体"/>
          <w:position w:val="-24"/>
          <w:szCs w:val="21"/>
        </w:rPr>
        <w:object w:dxaOrig="1960" w:dyaOrig="680" w14:anchorId="134CF4A4">
          <v:shape id="_x0000_i2594" type="#_x0000_t75" style="width:98.15pt;height:34.25pt" o:ole="">
            <v:imagedata r:id="rId1281" o:title=""/>
          </v:shape>
          <o:OLEObject Type="Embed" ProgID="Equation.KSEE3" ShapeID="_x0000_i2594" DrawAspect="Content" ObjectID="_1654737399" r:id="rId1282"/>
        </w:object>
      </w:r>
      <w:r w:rsidRPr="00DF7AF5">
        <w:rPr>
          <w:rFonts w:ascii="宋体" w:eastAsia="宋体" w:hAnsi="宋体" w:hint="eastAsia"/>
          <w:szCs w:val="21"/>
        </w:rPr>
        <w:t xml:space="preserve">       (-</w:t>
      </w:r>
      <w:r w:rsidRPr="00DF7AF5">
        <w:rPr>
          <w:rFonts w:ascii="宋体" w:eastAsia="宋体" w:hAnsi="宋体" w:cs="微软雅黑" w:hint="eastAsia"/>
          <w:szCs w:val="21"/>
        </w:rPr>
        <w:t>∞&lt; x &lt;∞)</w:t>
      </w:r>
    </w:p>
    <w:p w14:paraId="3451E53B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="微软雅黑"/>
          <w:szCs w:val="21"/>
        </w:rPr>
      </w:pPr>
    </w:p>
    <w:p w14:paraId="44D3D396" w14:textId="77777777" w:rsidR="00DF7AF5" w:rsidRPr="00DF7AF5" w:rsidRDefault="00DF7AF5" w:rsidP="00D046E4">
      <w:pPr>
        <w:numPr>
          <w:ilvl w:val="0"/>
          <w:numId w:val="47"/>
        </w:num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将lg x展开成（x-1）的幂级数.</w:t>
      </w:r>
    </w:p>
    <w:p w14:paraId="0D690274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解: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108FD145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 xml:space="preserve">f(x) </w:t>
      </w:r>
    </w:p>
    <w:p w14:paraId="785BEF39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= lg x</w:t>
      </w:r>
    </w:p>
    <w:p w14:paraId="79F54F85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= lg(x - 1 + 1)</w:t>
      </w:r>
    </w:p>
    <w:p w14:paraId="52F89E39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=</w:t>
      </w:r>
      <w:r w:rsidRPr="00DF7AF5">
        <w:rPr>
          <w:rFonts w:ascii="宋体" w:eastAsia="宋体" w:hAnsi="宋体"/>
          <w:position w:val="-24"/>
          <w:szCs w:val="21"/>
        </w:rPr>
        <w:object w:dxaOrig="1160" w:dyaOrig="620" w14:anchorId="0A51FA7E">
          <v:shape id="_x0000_i2595" type="#_x0000_t75" style="width:58.05pt;height:30.75pt" o:ole="">
            <v:imagedata r:id="rId1283" o:title=""/>
          </v:shape>
          <o:OLEObject Type="Embed" ProgID="Equation.KSEE3" ShapeID="_x0000_i2595" DrawAspect="Content" ObjectID="_1654737400" r:id="rId1284"/>
        </w:object>
      </w:r>
    </w:p>
    <w:p w14:paraId="26DAC2C1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="Arial"/>
          <w:szCs w:val="21"/>
        </w:rPr>
      </w:pPr>
      <w:r w:rsidRPr="00DF7AF5">
        <w:rPr>
          <w:rFonts w:ascii="宋体" w:eastAsia="宋体" w:hAnsi="宋体" w:hint="eastAsia"/>
          <w:szCs w:val="21"/>
        </w:rPr>
        <w:t>=</w:t>
      </w:r>
      <w:r w:rsidRPr="00DF7AF5">
        <w:rPr>
          <w:rFonts w:ascii="宋体" w:eastAsia="宋体" w:hAnsi="宋体"/>
          <w:position w:val="-24"/>
          <w:szCs w:val="21"/>
        </w:rPr>
        <w:object w:dxaOrig="540" w:dyaOrig="620" w14:anchorId="06036F1F">
          <v:shape id="_x0000_i2596" type="#_x0000_t75" style="width:27.3pt;height:30.75pt" o:ole="">
            <v:imagedata r:id="rId1285" o:title=""/>
          </v:shape>
          <o:OLEObject Type="Embed" ProgID="Equation.KSEE3" ShapeID="_x0000_i2596" DrawAspect="Content" ObjectID="_1654737401" r:id="rId1286"/>
        </w:object>
      </w:r>
      <w:r w:rsidRPr="00DF7AF5">
        <w:rPr>
          <w:rFonts w:ascii="宋体" w:eastAsia="宋体" w:hAnsi="宋体"/>
          <w:position w:val="-28"/>
          <w:szCs w:val="21"/>
        </w:rPr>
        <w:object w:dxaOrig="1660" w:dyaOrig="720" w14:anchorId="4CCAA658">
          <v:shape id="_x0000_i2597" type="#_x0000_t75" alt="" style="width:83.05pt;height:36pt" o:ole="">
            <v:imagedata r:id="rId1287" o:title=""/>
          </v:shape>
          <o:OLEObject Type="Embed" ProgID="Equation.KSEE3" ShapeID="_x0000_i2597" DrawAspect="Content" ObjectID="_1654737402" r:id="rId1288"/>
        </w:object>
      </w:r>
      <w:r w:rsidRPr="00DF7AF5">
        <w:rPr>
          <w:rFonts w:ascii="宋体" w:eastAsia="宋体" w:hAnsi="宋体" w:hint="eastAsia"/>
          <w:szCs w:val="21"/>
        </w:rPr>
        <w:t>,    (-1 &lt; x-1</w:t>
      </w:r>
      <w:r w:rsidRPr="00DF7AF5">
        <w:rPr>
          <w:rFonts w:ascii="宋体" w:eastAsia="宋体" w:hAnsi="宋体" w:cs="微软雅黑" w:hint="eastAsia"/>
          <w:szCs w:val="21"/>
        </w:rPr>
        <w:t>≤1</w:t>
      </w:r>
      <w:r w:rsidRPr="00DF7AF5">
        <w:rPr>
          <w:rFonts w:ascii="宋体" w:eastAsia="宋体" w:hAnsi="宋体" w:hint="eastAsia"/>
          <w:szCs w:val="21"/>
        </w:rPr>
        <w:t xml:space="preserve">) </w:t>
      </w:r>
      <w:r w:rsidRPr="00DF7AF5">
        <w:rPr>
          <w:rFonts w:ascii="宋体" w:eastAsia="宋体" w:hAnsi="宋体" w:cs="Arial"/>
          <w:szCs w:val="21"/>
        </w:rPr>
        <w:t>→</w:t>
      </w:r>
      <w:r w:rsidRPr="00DF7AF5">
        <w:rPr>
          <w:rFonts w:ascii="宋体" w:eastAsia="宋体" w:hAnsi="宋体" w:cs="Arial" w:hint="eastAsia"/>
          <w:szCs w:val="21"/>
        </w:rPr>
        <w:t xml:space="preserve"> (0 &lt; x</w:t>
      </w:r>
      <w:r w:rsidRPr="00DF7AF5">
        <w:rPr>
          <w:rFonts w:ascii="宋体" w:eastAsia="宋体" w:hAnsi="宋体" w:cs="微软雅黑" w:hint="eastAsia"/>
          <w:szCs w:val="21"/>
        </w:rPr>
        <w:t>≤</w:t>
      </w:r>
      <w:r w:rsidRPr="00DF7AF5">
        <w:rPr>
          <w:rFonts w:ascii="宋体" w:eastAsia="宋体" w:hAnsi="宋体" w:cs="Arial" w:hint="eastAsia"/>
          <w:szCs w:val="21"/>
        </w:rPr>
        <w:t>2)</w:t>
      </w:r>
    </w:p>
    <w:p w14:paraId="316E3BFB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6CFFEC2A" w14:textId="77777777" w:rsidR="00DF7AF5" w:rsidRPr="00DF7AF5" w:rsidRDefault="00DF7AF5" w:rsidP="00D046E4">
      <w:pPr>
        <w:numPr>
          <w:ilvl w:val="0"/>
          <w:numId w:val="47"/>
        </w:num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将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</m:oMath>
      <w:r w:rsidRPr="00DF7AF5">
        <w:rPr>
          <w:rFonts w:ascii="宋体" w:eastAsia="宋体" w:hAnsi="宋体" w:hint="eastAsia"/>
          <w:szCs w:val="21"/>
        </w:rPr>
        <w:t>展开成(</w:t>
      </w:r>
      <w:r w:rsidRPr="00DF7AF5">
        <w:rPr>
          <w:rFonts w:ascii="宋体" w:eastAsia="宋体" w:hAnsi="宋体"/>
          <w:szCs w:val="21"/>
        </w:rPr>
        <w:t>x-3)</w:t>
      </w:r>
      <w:r w:rsidRPr="00DF7AF5">
        <w:rPr>
          <w:rFonts w:ascii="宋体" w:eastAsia="宋体" w:hAnsi="宋体" w:hint="eastAsia"/>
          <w:szCs w:val="21"/>
        </w:rPr>
        <w:t>的幂级数.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3113FB3F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解:</w:t>
      </w:r>
      <w:r w:rsidRPr="00DF7AF5"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x-3</m:t>
                </m:r>
              </m:e>
            </m:d>
            <m:r>
              <w:rPr>
                <w:rFonts w:ascii="Cambria Math" w:eastAsia="宋体" w:hAnsi="Cambria Math"/>
                <w:szCs w:val="21"/>
              </w:rPr>
              <m:t>+3</m:t>
            </m:r>
          </m:den>
        </m:f>
        <m:r>
          <w:rPr>
            <w:rFonts w:ascii="Cambria Math" w:eastAsia="宋体" w:hAnsi="Cambria Math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</m:den>
        </m:f>
        <m:r>
          <w:rPr>
            <w:rFonts w:ascii="Cambria Math" w:eastAsia="宋体" w:hAnsi="Cambria Math"/>
            <w:szCs w:val="21"/>
          </w:rPr>
          <m:t>⋅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x-3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den>
            </m:f>
            <m:r>
              <w:rPr>
                <w:rFonts w:ascii="Cambria Math" w:eastAsia="宋体" w:hAnsi="Cambria Math"/>
                <w:szCs w:val="21"/>
              </w:rPr>
              <m:t>+1</m:t>
            </m:r>
          </m:den>
        </m:f>
        <m:r>
          <w:rPr>
            <w:rFonts w:ascii="Cambria Math" w:eastAsia="宋体" w:hAnsi="Cambria Math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p>
            </m:s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x-3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3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den>
            </m:f>
          </m:e>
        </m:nary>
      </m:oMath>
      <w:r w:rsidRPr="00DF7AF5">
        <w:rPr>
          <w:rFonts w:ascii="宋体" w:eastAsia="宋体" w:hAnsi="宋体" w:hint="eastAsia"/>
          <w:szCs w:val="21"/>
        </w:rPr>
        <w:t xml:space="preserve"> </w:t>
      </w:r>
      <w:r w:rsidRPr="00DF7AF5">
        <w:rPr>
          <w:rFonts w:ascii="宋体" w:eastAsia="宋体" w:hAnsi="宋体"/>
          <w:szCs w:val="21"/>
        </w:rPr>
        <w:t>(-1&lt;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x-3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</m:den>
        </m:f>
        <m:r>
          <w:rPr>
            <w:rFonts w:ascii="Cambria Math" w:eastAsia="宋体" w:hAnsi="Cambria Math"/>
            <w:szCs w:val="21"/>
          </w:rPr>
          <m:t>&lt;1</m:t>
        </m:r>
      </m:oMath>
      <w:r w:rsidRPr="00DF7AF5">
        <w:rPr>
          <w:rFonts w:ascii="宋体" w:eastAsia="宋体" w:hAnsi="宋体"/>
          <w:szCs w:val="21"/>
        </w:rPr>
        <w:t>) -&gt; (</w:t>
      </w:r>
      <m:oMath>
        <m:r>
          <w:rPr>
            <w:rFonts w:ascii="Cambria Math" w:eastAsia="宋体" w:hAnsi="Cambria Math"/>
            <w:szCs w:val="21"/>
          </w:rPr>
          <m:t>0&lt;x&lt;6</m:t>
        </m:r>
      </m:oMath>
      <w:r w:rsidRPr="00DF7AF5">
        <w:rPr>
          <w:rFonts w:ascii="宋体" w:eastAsia="宋体" w:hAnsi="宋体"/>
          <w:szCs w:val="21"/>
        </w:rPr>
        <w:t>)</w:t>
      </w:r>
    </w:p>
    <w:p w14:paraId="669A809E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50451A58" w14:textId="77777777" w:rsidR="00DF7AF5" w:rsidRPr="00DF7AF5" w:rsidRDefault="00DF7AF5" w:rsidP="00D046E4">
      <w:pPr>
        <w:numPr>
          <w:ilvl w:val="0"/>
          <w:numId w:val="47"/>
        </w:num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将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+3x+2</m:t>
            </m:r>
          </m:den>
        </m:f>
      </m:oMath>
      <w:r w:rsidRPr="00DF7AF5">
        <w:rPr>
          <w:rFonts w:ascii="宋体" w:eastAsia="宋体" w:hAnsi="宋体" w:hint="eastAsia"/>
          <w:szCs w:val="21"/>
        </w:rPr>
        <w:t>展开成(</w:t>
      </w:r>
      <w:r w:rsidRPr="00DF7AF5">
        <w:rPr>
          <w:rFonts w:ascii="宋体" w:eastAsia="宋体" w:hAnsi="宋体"/>
          <w:szCs w:val="21"/>
        </w:rPr>
        <w:t>x</w:t>
      </w:r>
      <w:r w:rsidRPr="00DF7AF5">
        <w:rPr>
          <w:rFonts w:ascii="宋体" w:eastAsia="宋体" w:hAnsi="宋体" w:hint="eastAsia"/>
          <w:szCs w:val="21"/>
        </w:rPr>
        <w:t>+4</w:t>
      </w:r>
      <w:r w:rsidRPr="00DF7AF5">
        <w:rPr>
          <w:rFonts w:ascii="宋体" w:eastAsia="宋体" w:hAnsi="宋体"/>
          <w:szCs w:val="21"/>
        </w:rPr>
        <w:t>)</w:t>
      </w:r>
      <w:r w:rsidRPr="00DF7AF5">
        <w:rPr>
          <w:rFonts w:ascii="宋体" w:eastAsia="宋体" w:hAnsi="宋体" w:hint="eastAsia"/>
          <w:szCs w:val="21"/>
        </w:rPr>
        <w:t>的幂级数.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06107FDC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解: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4205BEE3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f</m:t>
          </m:r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/>
                  <w:szCs w:val="21"/>
                </w:rPr>
                <m:t>x</m:t>
              </m:r>
            </m:e>
          </m:d>
        </m:oMath>
      </m:oMathPara>
    </w:p>
    <w:p w14:paraId="7178EB7F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m:t>=-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-x-1</m:t>
                </m:r>
              </m:den>
            </m:f>
            <m:r>
              <w:rPr>
                <w:rFonts w:ascii="Cambria Math" w:eastAsia="宋体" w:hAnsi="Cambria Math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-x-2</m:t>
                </m:r>
              </m:den>
            </m:f>
          </m:e>
        </m:d>
      </m:oMath>
      <w:r w:rsidRPr="00DF7AF5">
        <w:rPr>
          <w:rFonts w:ascii="宋体" w:eastAsia="宋体" w:hAnsi="宋体"/>
          <w:szCs w:val="21"/>
        </w:rPr>
        <w:t xml:space="preserve"> </w:t>
      </w:r>
    </w:p>
    <w:p w14:paraId="46EF4998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-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den>
            </m:f>
            <m:r>
              <w:rPr>
                <w:rFonts w:ascii="Cambria Math" w:eastAsia="宋体" w:hAnsi="Cambria Math"/>
                <w:szCs w:val="21"/>
              </w:rPr>
              <m:t>⋅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1-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x+4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3</m:t>
                    </m:r>
                  </m:den>
                </m:f>
              </m:den>
            </m:f>
            <m:r>
              <w:rPr>
                <w:rFonts w:ascii="Cambria Math" w:eastAsia="宋体" w:hAnsi="Cambria Math"/>
                <w:szCs w:val="21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  <m:r>
              <w:rPr>
                <w:rFonts w:ascii="Cambria Math" w:eastAsia="宋体" w:hAnsi="Cambria Math"/>
                <w:szCs w:val="21"/>
              </w:rPr>
              <m:t>⋅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1-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x+4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den>
                </m:f>
              </m:den>
            </m:f>
          </m:e>
        </m:d>
      </m:oMath>
      <w:r w:rsidRPr="00DF7AF5">
        <w:rPr>
          <w:rFonts w:ascii="宋体" w:eastAsia="宋体" w:hAnsi="宋体"/>
          <w:szCs w:val="21"/>
        </w:rPr>
        <w:t xml:space="preserve"> </w:t>
      </w:r>
    </w:p>
    <w:p w14:paraId="64E719C5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x+4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3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den>
            </m:f>
          </m:e>
        </m:nary>
        <m:r>
          <w:rPr>
            <w:rFonts w:ascii="Cambria Math" w:eastAsia="宋体" w:hAnsi="Cambria Math"/>
            <w:szCs w:val="21"/>
          </w:rPr>
          <m:t>+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2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x+4</m:t>
                        </m:r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</m:t>
                    </m:r>
                  </m:sup>
                </m:sSup>
              </m:den>
            </m:f>
          </m:e>
        </m:nary>
      </m:oMath>
      <w:r w:rsidRPr="00DF7AF5">
        <w:rPr>
          <w:rFonts w:ascii="宋体" w:eastAsia="宋体" w:hAnsi="宋体"/>
          <w:szCs w:val="21"/>
        </w:rPr>
        <w:t xml:space="preserve"> </w:t>
      </w:r>
    </w:p>
    <w:p w14:paraId="10D47455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 w:hint="eastAsia"/>
            <w:szCs w:val="21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3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n+1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n+1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6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n+1</m:t>
                    </m:r>
                  </m:sup>
                </m:sSup>
              </m:den>
            </m:f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x+4</m:t>
                    </m:r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p>
            </m:sSup>
          </m:e>
        </m:nary>
      </m:oMath>
      <w:r w:rsidRPr="00DF7AF5">
        <w:rPr>
          <w:rFonts w:ascii="宋体" w:eastAsia="宋体" w:hAnsi="宋体"/>
          <w:szCs w:val="21"/>
        </w:rPr>
        <w:t xml:space="preserve"> </w:t>
      </w:r>
    </w:p>
    <w:p w14:paraId="417FAB95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i/>
          <w:szCs w:val="21"/>
        </w:rPr>
      </w:pPr>
      <m:oMath>
        <m:r>
          <w:rPr>
            <w:rFonts w:ascii="Cambria Math" w:eastAsia="宋体" w:hAnsi="Cambria Math"/>
            <w:szCs w:val="21"/>
          </w:rPr>
          <m:t>∵</m:t>
        </m:r>
        <m:r>
          <w:rPr>
            <w:rFonts w:ascii="Cambria Math" w:eastAsia="微软雅黑" w:hAnsi="Cambria Math" w:cs="微软雅黑" w:hint="eastAsia"/>
            <w:szCs w:val="21"/>
          </w:rPr>
          <m:t>-</m:t>
        </m:r>
        <m:r>
          <w:rPr>
            <w:rFonts w:ascii="Cambria Math" w:eastAsia="宋体" w:hAnsi="Cambria Math" w:hint="eastAsia"/>
            <w:szCs w:val="21"/>
          </w:rPr>
          <m:t>1</m:t>
        </m:r>
        <m:r>
          <w:rPr>
            <w:rFonts w:ascii="Cambria Math" w:eastAsia="宋体" w:hAnsi="Cambria Math"/>
            <w:szCs w:val="21"/>
          </w:rPr>
          <m:t>&lt;1-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x+4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</m:den>
        </m:f>
        <m:r>
          <w:rPr>
            <w:rFonts w:ascii="Cambria Math" w:eastAsia="宋体" w:hAnsi="Cambria Math"/>
            <w:szCs w:val="21"/>
          </w:rPr>
          <m:t>&lt;1, -1&lt;1-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x+4</m:t>
            </m:r>
          </m:num>
          <m:den>
            <m:r>
              <w:rPr>
                <w:rFonts w:ascii="Cambria Math" w:eastAsia="宋体" w:hAnsi="Cambria Math"/>
                <w:szCs w:val="21"/>
              </w:rPr>
              <m:t>2</m:t>
            </m:r>
          </m:den>
        </m:f>
        <m:r>
          <w:rPr>
            <w:rFonts w:ascii="Cambria Math" w:eastAsia="宋体" w:hAnsi="Cambria Math"/>
            <w:szCs w:val="21"/>
          </w:rPr>
          <m:t xml:space="preserve">&lt;1, </m:t>
        </m:r>
      </m:oMath>
      <w:r w:rsidRPr="00DF7AF5">
        <w:rPr>
          <w:rFonts w:ascii="宋体" w:eastAsia="宋体" w:hAnsi="宋体"/>
          <w:i/>
          <w:szCs w:val="21"/>
        </w:rPr>
        <w:t xml:space="preserve"> </w:t>
      </w:r>
    </w:p>
    <w:p w14:paraId="59E650A3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i/>
          <w:szCs w:val="21"/>
        </w:rPr>
      </w:pPr>
      <m:oMath>
        <m:r>
          <w:rPr>
            <w:rFonts w:ascii="Cambria Math" w:eastAsia="宋体" w:hAnsi="Cambria Math"/>
            <w:szCs w:val="21"/>
          </w:rPr>
          <m:t>∴-6&lt;x&lt;-2</m:t>
        </m:r>
      </m:oMath>
      <w:r w:rsidRPr="00DF7AF5">
        <w:rPr>
          <w:rFonts w:ascii="宋体" w:eastAsia="宋体" w:hAnsi="宋体"/>
          <w:i/>
          <w:szCs w:val="21"/>
        </w:rPr>
        <w:t xml:space="preserve"> </w:t>
      </w:r>
    </w:p>
    <w:p w14:paraId="73B0716D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i/>
          <w:szCs w:val="21"/>
        </w:rPr>
      </w:pPr>
    </w:p>
    <w:p w14:paraId="52FC583C" w14:textId="77777777" w:rsidR="00DF7AF5" w:rsidRPr="00DF7AF5" w:rsidRDefault="00DF7AF5" w:rsidP="00DF7AF5">
      <w:pPr>
        <w:spacing w:line="300" w:lineRule="auto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6</w:t>
      </w:r>
      <w:r w:rsidRPr="00DF7AF5">
        <w:rPr>
          <w:rFonts w:ascii="宋体" w:eastAsia="宋体" w:hAnsi="宋体"/>
          <w:szCs w:val="21"/>
        </w:rPr>
        <w:t xml:space="preserve">. </w:t>
      </w:r>
      <w:r w:rsidRPr="00DF7AF5">
        <w:rPr>
          <w:rFonts w:ascii="宋体" w:eastAsia="宋体" w:hAnsi="宋体" w:hint="eastAsia"/>
          <w:szCs w:val="21"/>
        </w:rPr>
        <w:t>设f(</w:t>
      </w:r>
      <w:r w:rsidRPr="00DF7AF5">
        <w:rPr>
          <w:rFonts w:ascii="宋体" w:eastAsia="宋体" w:hAnsi="宋体"/>
          <w:szCs w:val="21"/>
        </w:rPr>
        <w:t>x)=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 xml:space="preserve"> </m:t>
            </m:r>
            <m:eqArr>
              <m:eqArr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sinx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den>
                </m:f>
                <m:r>
                  <w:rPr>
                    <w:rFonts w:ascii="Cambria Math" w:eastAsia="宋体" w:hAnsi="Cambria Math"/>
                    <w:szCs w:val="21"/>
                  </w:rPr>
                  <m:t>,   x≠0</m:t>
                </m:r>
              </m:e>
              <m:e>
                <m:r>
                  <w:rPr>
                    <w:rFonts w:ascii="Cambria Math" w:eastAsia="宋体" w:hAnsi="Cambria Math"/>
                    <w:szCs w:val="21"/>
                  </w:rPr>
                  <m:t>1,        x=0</m:t>
                </m:r>
              </m:e>
            </m:eqArr>
          </m:e>
        </m:d>
      </m:oMath>
      <w:r w:rsidRPr="00DF7AF5">
        <w:rPr>
          <w:rFonts w:ascii="宋体" w:eastAsia="宋体" w:hAnsi="宋体"/>
          <w:szCs w:val="21"/>
        </w:rPr>
        <w:t xml:space="preserve"> </w:t>
      </w:r>
      <w:r w:rsidRPr="00DF7AF5">
        <w:rPr>
          <w:rFonts w:ascii="宋体" w:eastAsia="宋体" w:hAnsi="宋体" w:hint="eastAsia"/>
          <w:szCs w:val="21"/>
        </w:rPr>
        <w:t>,</w:t>
      </w:r>
      <w:r w:rsidRPr="00DF7AF5">
        <w:rPr>
          <w:rFonts w:ascii="宋体" w:eastAsia="宋体" w:hAnsi="宋体"/>
          <w:szCs w:val="21"/>
        </w:rPr>
        <w:t xml:space="preserve"> </w:t>
      </w:r>
      <w:r w:rsidRPr="00DF7AF5">
        <w:rPr>
          <w:rFonts w:ascii="宋体" w:eastAsia="宋体" w:hAnsi="宋体" w:hint="eastAsia"/>
          <w:szCs w:val="21"/>
        </w:rPr>
        <w:t>求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hint="eastAsia"/>
                <w:szCs w:val="21"/>
              </w:rPr>
              <m:t>f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e>
            </m:d>
          </m:sup>
        </m:sSup>
        <m:r>
          <w:rPr>
            <w:rFonts w:ascii="Cambria Math" w:eastAsia="宋体" w:hAnsi="Cambria Math"/>
            <w:szCs w:val="21"/>
          </w:rPr>
          <m:t>(0)</m:t>
        </m:r>
      </m:oMath>
      <w:r w:rsidRPr="00DF7AF5">
        <w:rPr>
          <w:rFonts w:ascii="宋体" w:eastAsia="宋体" w:hAnsi="宋体" w:hint="eastAsia"/>
          <w:szCs w:val="21"/>
        </w:rPr>
        <w:t>.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35D1D688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解:</w:t>
      </w:r>
      <w:r w:rsidRPr="00DF7AF5">
        <w:rPr>
          <w:rFonts w:ascii="宋体" w:eastAsia="宋体" w:hAnsi="宋体"/>
          <w:szCs w:val="21"/>
        </w:rPr>
        <w:t xml:space="preserve"> </w:t>
      </w:r>
      <w:r w:rsidRPr="00DF7AF5">
        <w:rPr>
          <w:rFonts w:ascii="宋体" w:eastAsia="宋体" w:hAnsi="宋体" w:hint="eastAsia"/>
          <w:szCs w:val="21"/>
        </w:rPr>
        <w:t>当x</w:t>
      </w:r>
      <w:r w:rsidRPr="00DF7AF5">
        <w:rPr>
          <w:rFonts w:ascii="宋体" w:eastAsia="宋体" w:hAnsi="宋体"/>
          <w:szCs w:val="21"/>
        </w:rPr>
        <w:t>≠</w:t>
      </w:r>
      <w:r w:rsidRPr="00DF7AF5">
        <w:rPr>
          <w:rFonts w:ascii="宋体" w:eastAsia="宋体" w:hAnsi="宋体" w:hint="eastAsia"/>
          <w:szCs w:val="21"/>
        </w:rPr>
        <w:t>0时f(</w:t>
      </w:r>
      <w:r w:rsidRPr="00DF7AF5">
        <w:rPr>
          <w:rFonts w:ascii="宋体" w:eastAsia="宋体" w:hAnsi="宋体"/>
          <w:szCs w:val="21"/>
        </w:rPr>
        <w:t>x)=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sinx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  <m:r>
          <w:rPr>
            <w:rFonts w:ascii="Cambria Math" w:eastAsia="宋体" w:hAnsi="Cambria Math"/>
            <w:szCs w:val="21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n</m:t>
                </m:r>
              </m:sup>
            </m:sSup>
          </m:e>
        </m:nary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2n</m:t>
                </m:r>
              </m:sup>
            </m:sSup>
          </m:num>
          <m:den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2n+1</m:t>
                </m:r>
              </m:e>
            </m:d>
            <m:r>
              <w:rPr>
                <w:rFonts w:ascii="Cambria Math" w:eastAsia="宋体" w:hAnsi="Cambria Math"/>
                <w:szCs w:val="21"/>
              </w:rPr>
              <m:t>!</m:t>
            </m:r>
          </m:den>
        </m:f>
      </m:oMath>
    </w:p>
    <w:p w14:paraId="4E1FE5FD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="Cambria Math"/>
          <w:szCs w:val="21"/>
        </w:rPr>
      </w:pPr>
      <w:r w:rsidRPr="00DF7AF5">
        <w:rPr>
          <w:rFonts w:ascii="宋体" w:eastAsia="宋体" w:hAnsi="宋体" w:cs="Cambria Math" w:hint="eastAsia"/>
          <w:szCs w:val="21"/>
        </w:rPr>
        <w:t>∵n取偶数时，f(</w:t>
      </w:r>
      <w:r w:rsidRPr="00DF7AF5">
        <w:rPr>
          <w:rFonts w:ascii="宋体" w:eastAsia="宋体" w:hAnsi="宋体" w:cs="Cambria Math"/>
          <w:szCs w:val="21"/>
        </w:rPr>
        <w:t>x)=</w:t>
      </w:r>
      <m:oMath>
        <m:nary>
          <m:naryPr>
            <m:chr m:val="∑"/>
            <m:limLoc m:val="undOvr"/>
            <m:ctrlPr>
              <w:rPr>
                <w:rFonts w:ascii="Cambria Math" w:eastAsia="宋体" w:hAnsi="Cambria Math" w:cs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Cambria Math"/>
                <w:szCs w:val="21"/>
              </w:rPr>
              <m:t>n=0</m:t>
            </m:r>
          </m:sub>
          <m:sup>
            <m:r>
              <w:rPr>
                <w:rFonts w:ascii="Cambria Math" w:eastAsia="宋体" w:hAnsi="Cambria Math" w:cs="Cambria Math"/>
                <w:szCs w:val="21"/>
              </w:rPr>
              <m:t>∞</m:t>
            </m:r>
          </m:sup>
          <m:e>
            <m:sSup>
              <m:sSup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  <w:szCs w:val="21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eastAsia="宋体" w:hAnsi="Cambria Math" w:cs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2n</m:t>
                    </m:r>
                  </m:e>
                </m:d>
              </m:sup>
            </m:sSup>
            <m:d>
              <m:d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  <w:szCs w:val="21"/>
                  </w:rPr>
                  <m:t>0</m:t>
                </m:r>
              </m:e>
            </m:d>
            <m:r>
              <w:rPr>
                <w:rFonts w:ascii="Cambria Math" w:eastAsia="宋体" w:hAnsi="Cambria Math" w:cs="Cambria Math"/>
                <w:szCs w:val="21"/>
              </w:rPr>
              <m:t>×</m:t>
            </m:r>
            <m:f>
              <m:f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2n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eastAsia="宋体" w:hAnsi="Cambria Math" w:cs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2n</m:t>
                    </m:r>
                  </m:e>
                </m:d>
                <m:r>
                  <w:rPr>
                    <w:rFonts w:ascii="Cambria Math" w:eastAsia="宋体" w:hAnsi="Cambria Math" w:cs="Cambria Math"/>
                    <w:szCs w:val="21"/>
                  </w:rPr>
                  <m:t>!</m:t>
                </m:r>
              </m:den>
            </m:f>
          </m:e>
        </m:nary>
      </m:oMath>
    </w:p>
    <w:p w14:paraId="38C6F8CC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="Cambria Math"/>
          <w:szCs w:val="21"/>
        </w:rPr>
      </w:pPr>
      <w:r w:rsidRPr="00DF7AF5">
        <w:rPr>
          <w:rFonts w:ascii="Cambria Math" w:eastAsia="宋体" w:hAnsi="Cambria Math" w:cs="Cambria Math"/>
          <w:szCs w:val="21"/>
        </w:rPr>
        <w:t>⇒</w:t>
      </w:r>
      <m:oMath>
        <m:f>
          <m:fPr>
            <m:ctrlPr>
              <w:rPr>
                <w:rFonts w:ascii="Cambria Math" w:eastAsia="宋体" w:hAnsi="Cambria Math" w:cs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Cambria Math"/>
                    <w:szCs w:val="21"/>
                  </w:rPr>
                  <m:t>n</m:t>
                </m:r>
              </m:sup>
            </m:sSup>
          </m:num>
          <m:den>
            <m:d>
              <m:d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  <w:szCs w:val="21"/>
                  </w:rPr>
                  <m:t>2n+1</m:t>
                </m:r>
              </m:e>
            </m:d>
            <m:r>
              <w:rPr>
                <w:rFonts w:ascii="Cambria Math" w:eastAsia="宋体" w:hAnsi="Cambria Math" w:cs="Cambria Math"/>
                <w:szCs w:val="21"/>
              </w:rPr>
              <m:t>!</m:t>
            </m:r>
          </m:den>
        </m:f>
        <m:r>
          <w:rPr>
            <w:rFonts w:ascii="Cambria Math" w:eastAsia="宋体" w:hAnsi="Cambria Math" w:cs="Cambria Math"/>
            <w:szCs w:val="21"/>
          </w:rPr>
          <m:t>=</m:t>
        </m:r>
        <m:f>
          <m:fPr>
            <m:ctrlPr>
              <w:rPr>
                <w:rFonts w:ascii="Cambria Math" w:eastAsia="宋体" w:hAnsi="Cambria Math" w:cs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  <w:szCs w:val="21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eastAsia="宋体" w:hAnsi="Cambria Math" w:cs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2n</m:t>
                    </m:r>
                  </m:e>
                </m:d>
              </m:sup>
            </m:sSup>
            <m:r>
              <w:rPr>
                <w:rFonts w:ascii="Cambria Math" w:eastAsia="宋体" w:hAnsi="Cambria Math" w:cs="Cambria Math"/>
                <w:szCs w:val="21"/>
              </w:rPr>
              <m:t>(0)</m:t>
            </m:r>
          </m:num>
          <m:den>
            <m:d>
              <m:d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  <w:szCs w:val="21"/>
                  </w:rPr>
                  <m:t>2n</m:t>
                </m:r>
              </m:e>
            </m:d>
            <m:r>
              <w:rPr>
                <w:rFonts w:ascii="Cambria Math" w:eastAsia="宋体" w:hAnsi="Cambria Math" w:cs="Cambria Math"/>
                <w:szCs w:val="21"/>
              </w:rPr>
              <m:t>!</m:t>
            </m:r>
          </m:den>
        </m:f>
      </m:oMath>
    </w:p>
    <w:p w14:paraId="44437470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="Cambria Math"/>
          <w:szCs w:val="21"/>
        </w:rPr>
      </w:pPr>
      <w:r w:rsidRPr="00DF7AF5">
        <w:rPr>
          <w:rFonts w:ascii="宋体" w:eastAsia="宋体" w:hAnsi="宋体" w:cs="Cambria Math" w:hint="eastAsia"/>
          <w:szCs w:val="21"/>
        </w:rPr>
        <w:t>∴</w:t>
      </w:r>
      <m:oMath>
        <m:sSup>
          <m:sSupPr>
            <m:ctrlPr>
              <w:rPr>
                <w:rFonts w:ascii="Cambria Math" w:eastAsia="宋体" w:hAnsi="Cambria Math" w:cs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Cambria Math"/>
                <w:szCs w:val="21"/>
              </w:rPr>
              <m:t>f</m:t>
            </m:r>
          </m:e>
          <m:sup>
            <m:d>
              <m:d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Cambria Math" w:hint="eastAsia"/>
                    <w:szCs w:val="21"/>
                  </w:rPr>
                  <m:t>2n</m:t>
                </m:r>
              </m:e>
            </m:d>
          </m:sup>
        </m:sSup>
        <m:d>
          <m:dPr>
            <m:ctrlPr>
              <w:rPr>
                <w:rFonts w:ascii="Cambria Math" w:eastAsia="宋体" w:hAnsi="Cambria Math" w:cs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Cambria Math"/>
                <w:szCs w:val="21"/>
              </w:rPr>
              <m:t>0</m:t>
            </m:r>
          </m:e>
        </m:d>
        <m:r>
          <w:rPr>
            <w:rFonts w:ascii="Cambria Math" w:eastAsia="宋体" w:hAnsi="Cambria Math" w:cs="Cambria Math"/>
            <w:szCs w:val="21"/>
          </w:rPr>
          <m:t>=</m:t>
        </m:r>
        <m:f>
          <m:fPr>
            <m:ctrlPr>
              <w:rPr>
                <w:rFonts w:ascii="Cambria Math" w:eastAsia="宋体" w:hAnsi="Cambria Math" w:cs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  <w:szCs w:val="21"/>
                  </w:rPr>
                  <m:t>(-1)</m:t>
                </m:r>
              </m:e>
              <m:sup>
                <m:r>
                  <w:rPr>
                    <w:rFonts w:ascii="Cambria Math" w:eastAsia="宋体" w:hAnsi="Cambria Math" w:cs="Cambria Math"/>
                    <w:szCs w:val="21"/>
                  </w:rPr>
                  <m:t>n</m:t>
                </m:r>
              </m:sup>
            </m:sSup>
          </m:num>
          <m:den>
            <m:r>
              <w:rPr>
                <w:rFonts w:ascii="Cambria Math" w:eastAsia="宋体" w:hAnsi="Cambria Math" w:cs="Cambria Math"/>
                <w:szCs w:val="21"/>
              </w:rPr>
              <m:t>2n+1</m:t>
            </m:r>
          </m:den>
        </m:f>
      </m:oMath>
    </w:p>
    <w:p w14:paraId="6AD6CDB8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="Cambria Math"/>
          <w:szCs w:val="21"/>
        </w:rPr>
      </w:pPr>
      <w:r w:rsidRPr="00DF7AF5">
        <w:rPr>
          <w:rFonts w:ascii="宋体" w:eastAsia="宋体" w:hAnsi="宋体" w:hint="eastAsia"/>
          <w:szCs w:val="21"/>
        </w:rPr>
        <w:t>又</w:t>
      </w:r>
      <w:r w:rsidRPr="00DF7AF5">
        <w:rPr>
          <w:rFonts w:ascii="宋体" w:eastAsia="宋体" w:hAnsi="宋体" w:cs="Cambria Math" w:hint="eastAsia"/>
          <w:szCs w:val="21"/>
        </w:rPr>
        <w:t xml:space="preserve">∵ </w:t>
      </w:r>
      <w:r w:rsidRPr="00DF7AF5">
        <w:rPr>
          <w:rFonts w:ascii="宋体" w:eastAsia="宋体" w:hAnsi="宋体" w:hint="eastAsia"/>
          <w:szCs w:val="21"/>
        </w:rPr>
        <w:t>f</w:t>
      </w:r>
      <w:r w:rsidRPr="00DF7AF5">
        <w:rPr>
          <w:rFonts w:ascii="宋体" w:eastAsia="宋体" w:hAnsi="宋体"/>
          <w:szCs w:val="21"/>
        </w:rPr>
        <w:t>(x)</w:t>
      </w:r>
      <w:r w:rsidRPr="00DF7AF5">
        <w:rPr>
          <w:rFonts w:ascii="宋体" w:eastAsia="宋体" w:hAnsi="宋体" w:hint="eastAsia"/>
          <w:szCs w:val="21"/>
        </w:rPr>
        <w:t>为一偶函数</w:t>
      </w:r>
      <w:r w:rsidRPr="00DF7AF5">
        <w:rPr>
          <w:rFonts w:ascii="Cambria Math" w:eastAsia="宋体" w:hAnsi="Cambria Math" w:cs="Cambria Math"/>
          <w:szCs w:val="21"/>
        </w:rPr>
        <w:t>⇒</w:t>
      </w:r>
      <m:oMath>
        <m:sSup>
          <m:sSupPr>
            <m:ctrlPr>
              <w:rPr>
                <w:rFonts w:ascii="Cambria Math" w:eastAsia="宋体" w:hAnsi="Cambria Math" w:cs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Cambria Math"/>
                <w:szCs w:val="21"/>
              </w:rPr>
              <m:t>f</m:t>
            </m:r>
          </m:e>
          <m:sup>
            <m:d>
              <m:d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  <w:szCs w:val="21"/>
                  </w:rPr>
                  <m:t>2n+1</m:t>
                </m:r>
              </m:e>
            </m:d>
          </m:sup>
        </m:sSup>
        <m:d>
          <m:dPr>
            <m:ctrlPr>
              <w:rPr>
                <w:rFonts w:ascii="Cambria Math" w:eastAsia="宋体" w:hAnsi="Cambria Math" w:cs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Cambria Math"/>
                <w:szCs w:val="21"/>
              </w:rPr>
              <m:t>0</m:t>
            </m:r>
          </m:e>
        </m:d>
        <m:r>
          <w:rPr>
            <w:rFonts w:ascii="Cambria Math" w:eastAsia="宋体" w:hAnsi="Cambria Math" w:cs="Cambria Math"/>
            <w:szCs w:val="21"/>
          </w:rPr>
          <m:t>=0</m:t>
        </m:r>
      </m:oMath>
    </w:p>
    <w:p w14:paraId="4D9EEE4D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="Cambria Math"/>
          <w:szCs w:val="21"/>
        </w:rPr>
      </w:pPr>
      <w:r w:rsidRPr="00DF7AF5">
        <w:rPr>
          <w:rFonts w:ascii="宋体" w:eastAsia="宋体" w:hAnsi="宋体" w:cs="Cambria Math" w:hint="eastAsia"/>
          <w:szCs w:val="21"/>
        </w:rPr>
        <w:t>∴ 综上所述</w:t>
      </w:r>
      <m:oMath>
        <m:d>
          <m:dPr>
            <m:begChr m:val="{"/>
            <m:endChr m:val=""/>
            <m:ctrlPr>
              <w:rPr>
                <w:rFonts w:ascii="Cambria Math" w:eastAsia="宋体" w:hAnsi="Cambria Math" w:cs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Cambria Math"/>
                    <w:i/>
                    <w:szCs w:val="21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="宋体" w:hAnsi="Cambria Math" w:cs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宋体" w:hAnsi="Cambria Math" w:cs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Cambria Math"/>
                            <w:szCs w:val="21"/>
                          </w:rPr>
                          <m:t>2n+1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eastAsia="宋体" w:hAnsi="Cambria Math" w:cs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="宋体" w:hAnsi="Cambria Math" w:cs="Cambria Math"/>
                    <w:szCs w:val="21"/>
                  </w:rPr>
                  <m:t>=0    (n=0,1,2…)</m:t>
                </m:r>
              </m:e>
              <m:e>
                <m:sSup>
                  <m:sSupPr>
                    <m:ctrlPr>
                      <w:rPr>
                        <w:rFonts w:ascii="Cambria Math" w:eastAsia="宋体" w:hAnsi="Cambria Math" w:cs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宋体" w:hAnsi="Cambria Math" w:cs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Cambria Math" w:hint="eastAsia"/>
                            <w:szCs w:val="21"/>
                          </w:rPr>
                          <m:t>2n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eastAsia="宋体" w:hAnsi="Cambria Math" w:cs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="宋体" w:hAnsi="Cambria Math" w:cs="Cambria Math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 w:cs="Cambria Math"/>
                        <w:i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 w:cs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Cambria Math"/>
                            <w:szCs w:val="21"/>
                          </w:rPr>
                          <m:t>(-1)</m:t>
                        </m:r>
                      </m:e>
                      <m:sup>
                        <m:r>
                          <w:rPr>
                            <w:rFonts w:ascii="Cambria Math" w:eastAsia="宋体" w:hAnsi="Cambria Math" w:cs="Cambria Math"/>
                            <w:szCs w:val="21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 w:cs="Cambria Math"/>
                        <w:szCs w:val="21"/>
                      </w:rPr>
                      <m:t>2n+1</m:t>
                    </m:r>
                  </m:den>
                </m:f>
                <m:r>
                  <w:rPr>
                    <w:rFonts w:ascii="Cambria Math" w:eastAsia="宋体" w:hAnsi="Cambria Math" w:cs="Cambria Math"/>
                    <w:szCs w:val="21"/>
                  </w:rPr>
                  <m:t xml:space="preserve"> (n=1,2,3,…)</m:t>
                </m:r>
              </m:e>
            </m:eqArr>
          </m:e>
        </m:d>
      </m:oMath>
    </w:p>
    <w:p w14:paraId="6528CD86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 w:cs="Cambria Math"/>
          <w:szCs w:val="21"/>
        </w:rPr>
      </w:pPr>
    </w:p>
    <w:p w14:paraId="69616771" w14:textId="77777777" w:rsidR="00DF7AF5" w:rsidRPr="00DF7AF5" w:rsidRDefault="00DF7AF5" w:rsidP="00DF7AF5">
      <w:pPr>
        <w:spacing w:line="300" w:lineRule="auto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7</w:t>
      </w:r>
      <w:r w:rsidRPr="00DF7AF5">
        <w:rPr>
          <w:rFonts w:ascii="宋体" w:eastAsia="宋体" w:hAnsi="宋体"/>
          <w:szCs w:val="21"/>
        </w:rPr>
        <w:t xml:space="preserve">. </w:t>
      </w:r>
      <w:r w:rsidRPr="00DF7AF5">
        <w:rPr>
          <w:rFonts w:ascii="宋体" w:eastAsia="宋体" w:hAnsi="宋体" w:hint="eastAsia"/>
          <w:szCs w:val="21"/>
        </w:rPr>
        <w:t>求</w:t>
      </w:r>
      <m:oMath>
        <m:rad>
          <m:radPr>
            <m:degHide m:val="1"/>
            <m:ctrlPr>
              <w:rPr>
                <w:rFonts w:ascii="Cambria Math" w:eastAsia="宋体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eastAsia="宋体" w:hAnsi="Cambria Math"/>
                <w:szCs w:val="21"/>
              </w:rPr>
              <m:t>ⅇ</m:t>
            </m:r>
          </m:e>
        </m:rad>
      </m:oMath>
      <w:r w:rsidRPr="00DF7AF5">
        <w:rPr>
          <w:rFonts w:ascii="宋体" w:eastAsia="宋体" w:hAnsi="宋体" w:hint="eastAsia"/>
          <w:szCs w:val="21"/>
        </w:rPr>
        <w:t>的近似值,</w:t>
      </w:r>
      <w:r w:rsidRPr="00DF7AF5">
        <w:rPr>
          <w:rFonts w:ascii="宋体" w:eastAsia="宋体" w:hAnsi="宋体"/>
          <w:szCs w:val="21"/>
        </w:rPr>
        <w:t xml:space="preserve"> </w:t>
      </w:r>
      <w:r w:rsidRPr="00DF7AF5">
        <w:rPr>
          <w:rFonts w:ascii="宋体" w:eastAsia="宋体" w:hAnsi="宋体" w:hint="eastAsia"/>
          <w:szCs w:val="21"/>
        </w:rPr>
        <w:t>误差不超过10</w:t>
      </w:r>
      <w:r w:rsidRPr="00DF7AF5">
        <w:rPr>
          <w:rFonts w:ascii="宋体" w:eastAsia="宋体" w:hAnsi="宋体" w:hint="eastAsia"/>
          <w:szCs w:val="21"/>
          <w:vertAlign w:val="superscript"/>
        </w:rPr>
        <w:t>-3</w:t>
      </w:r>
      <w:r w:rsidRPr="00DF7AF5">
        <w:rPr>
          <w:rFonts w:ascii="宋体" w:eastAsia="宋体" w:hAnsi="宋体"/>
          <w:szCs w:val="21"/>
        </w:rPr>
        <w:t>.</w:t>
      </w:r>
    </w:p>
    <w:p w14:paraId="58CA4B1E" w14:textId="77777777" w:rsidR="00DF7AF5" w:rsidRPr="00DF7AF5" w:rsidRDefault="00DF7AF5" w:rsidP="00DF7AF5">
      <w:pPr>
        <w:spacing w:line="300" w:lineRule="auto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解: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63B09B68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ⅇ</m:t>
              </m:r>
            </m:e>
            <m:sup>
              <m:r>
                <w:rPr>
                  <w:rFonts w:ascii="Cambria Math" w:eastAsia="宋体" w:hAnsi="Cambria Math"/>
                  <w:szCs w:val="21"/>
                </w:rPr>
                <m:t>x</m:t>
              </m:r>
            </m:sup>
          </m:sSup>
          <m:r>
            <w:rPr>
              <w:rFonts w:ascii="Cambria Math" w:eastAsia="宋体" w:hAnsi="Cambria Math"/>
              <w:szCs w:val="21"/>
            </w:rPr>
            <m:t>=1+x+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2!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x</m:t>
              </m:r>
            </m:e>
            <m:sup>
              <m:r>
                <w:rPr>
                  <w:rFonts w:ascii="Cambria Math" w:eastAsia="宋体" w:hAnsi="Cambria Math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/>
              <w:szCs w:val="21"/>
            </w:rPr>
            <m:t>+…+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n!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x</m:t>
              </m:r>
            </m:e>
            <m:sup>
              <m:r>
                <w:rPr>
                  <w:rFonts w:ascii="Cambria Math" w:eastAsia="宋体" w:hAnsi="Cambria Math"/>
                  <w:szCs w:val="21"/>
                </w:rPr>
                <m:t>n</m:t>
              </m:r>
            </m:sup>
          </m:sSup>
          <m:r>
            <w:rPr>
              <w:rFonts w:ascii="Cambria Math" w:eastAsia="宋体" w:hAnsi="Cambria Math"/>
              <w:szCs w:val="21"/>
            </w:rPr>
            <m:t>+⋯</m:t>
          </m:r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/>
                  <w:szCs w:val="21"/>
                </w:rPr>
                <m:t>-∞&lt;x&lt;+∞</m:t>
              </m:r>
            </m:e>
          </m:d>
        </m:oMath>
      </m:oMathPara>
    </w:p>
    <w:p w14:paraId="0946D900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radPr>
            <m:deg/>
            <m:e>
              <m:r>
                <w:rPr>
                  <w:rFonts w:ascii="Cambria Math" w:eastAsia="宋体" w:hAnsi="Cambria Math"/>
                  <w:szCs w:val="21"/>
                </w:rPr>
                <m:t>ⅇ</m:t>
              </m:r>
            </m:e>
          </m:rad>
          <m:r>
            <w:rPr>
              <w:rFonts w:ascii="Cambria Math" w:eastAsia="宋体" w:hAnsi="Cambria Math"/>
              <w:szCs w:val="21"/>
            </w:rPr>
            <m:t>=1+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r>
            <w:rPr>
              <w:rFonts w:ascii="Cambria Math" w:eastAsia="宋体" w:hAnsi="Cambria Math"/>
              <w:szCs w:val="21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2!</m:t>
              </m:r>
            </m:den>
          </m:f>
          <m:r>
            <w:rPr>
              <w:rFonts w:ascii="Cambria Math" w:eastAsia="宋体" w:hAnsi="Cambria Math"/>
              <w:szCs w:val="21"/>
            </w:rPr>
            <m:t>⋅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</m:den>
          </m:f>
          <m:r>
            <w:rPr>
              <w:rFonts w:ascii="Cambria Math" w:eastAsia="宋体" w:hAnsi="Cambria Math"/>
              <w:szCs w:val="21"/>
            </w:rPr>
            <m:t>+⋯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n!</m:t>
              </m:r>
            </m:den>
          </m:f>
          <m:r>
            <w:rPr>
              <w:rFonts w:ascii="Cambria Math" w:eastAsia="宋体" w:hAnsi="Cambria Math"/>
              <w:szCs w:val="21"/>
            </w:rPr>
            <m:t>⋅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n</m:t>
                  </m:r>
                </m:sup>
              </m:sSup>
            </m:den>
          </m:f>
          <m:r>
            <w:rPr>
              <w:rFonts w:ascii="Cambria Math" w:eastAsia="宋体" w:hAnsi="Cambria Math"/>
              <w:szCs w:val="21"/>
            </w:rPr>
            <m:t>+…</m:t>
          </m:r>
        </m:oMath>
      </m:oMathPara>
    </w:p>
    <w:p w14:paraId="7DFF7DE8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n</m:t>
              </m:r>
            </m:sub>
          </m:sSub>
          <m:r>
            <w:rPr>
              <w:rFonts w:ascii="Cambria Math" w:eastAsia="宋体" w:hAnsi="Cambria Math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n+1</m:t>
                  </m:r>
                </m:e>
              </m:d>
              <m:r>
                <w:rPr>
                  <w:rFonts w:ascii="Cambria Math" w:eastAsia="宋体" w:hAnsi="Cambria Math"/>
                  <w:szCs w:val="21"/>
                </w:rPr>
                <m:t>!</m:t>
              </m:r>
            </m:den>
          </m:f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n+1</m:t>
                  </m:r>
                </m:sup>
              </m:sSup>
            </m:den>
          </m:f>
          <m:r>
            <w:rPr>
              <w:rFonts w:ascii="Cambria Math" w:eastAsia="宋体" w:hAnsi="Cambria Math"/>
              <w:szCs w:val="21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n+2</m:t>
                  </m:r>
                </m:e>
              </m:d>
              <m:r>
                <w:rPr>
                  <w:rFonts w:ascii="Cambria Math" w:eastAsia="宋体" w:hAnsi="Cambria Math"/>
                  <w:szCs w:val="21"/>
                </w:rPr>
                <m:t>!</m:t>
              </m:r>
            </m:den>
          </m:f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n+2</m:t>
                  </m:r>
                </m:sup>
              </m:sSup>
            </m:den>
          </m:f>
          <m:r>
            <w:rPr>
              <w:rFonts w:ascii="Cambria Math" w:eastAsia="宋体" w:hAnsi="Cambria Math"/>
              <w:szCs w:val="21"/>
            </w:rPr>
            <m:t>+…</m:t>
          </m:r>
        </m:oMath>
      </m:oMathPara>
    </w:p>
    <w:p w14:paraId="4D8E343A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hint="eastAsia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n+1</m:t>
                  </m:r>
                </m:e>
              </m:d>
              <m:r>
                <w:rPr>
                  <w:rFonts w:ascii="Cambria Math" w:eastAsia="宋体" w:hAnsi="Cambria Math"/>
                  <w:szCs w:val="21"/>
                </w:rPr>
                <m:t>!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n+1</m:t>
                  </m:r>
                </m:sup>
              </m:sSup>
            </m:den>
          </m:f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/>
                  <w:szCs w:val="21"/>
                </w:rPr>
                <m:t>1+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n+2</m:t>
                      </m:r>
                    </m:e>
                  </m:d>
                  <m:r>
                    <w:rPr>
                      <w:rFonts w:ascii="Cambria Math" w:eastAsia="宋体" w:hAnsi="Cambria Math"/>
                      <w:szCs w:val="21"/>
                    </w:rPr>
                    <m:t>⋅2</m:t>
                  </m:r>
                </m:den>
              </m:f>
              <m:r>
                <w:rPr>
                  <w:rFonts w:ascii="Cambria Math" w:eastAsia="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n+3</m:t>
                      </m:r>
                    </m:e>
                  </m:d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n+2</m:t>
                      </m:r>
                    </m:e>
                  </m:d>
                  <m:r>
                    <w:rPr>
                      <w:rFonts w:ascii="Cambria Math" w:eastAsia="宋体" w:hAnsi="Cambria Math"/>
                      <w:szCs w:val="21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宋体" w:hAnsi="Cambria Math"/>
                  <w:szCs w:val="21"/>
                </w:rPr>
                <m:t>+⋯</m:t>
              </m:r>
            </m:e>
          </m:d>
        </m:oMath>
      </m:oMathPara>
    </w:p>
    <w:p w14:paraId="63767427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noProof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≤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n+1</m:t>
                  </m:r>
                </m:e>
              </m:d>
              <m:r>
                <w:rPr>
                  <w:rFonts w:ascii="Cambria Math" w:eastAsia="宋体" w:hAnsi="Cambria Math"/>
                  <w:szCs w:val="21"/>
                </w:rPr>
                <m:t>!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n+1</m:t>
                  </m:r>
                </m:sup>
              </m:sSup>
            </m:den>
          </m:f>
          <m:d>
            <m: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/>
                  <w:szCs w:val="21"/>
                </w:rPr>
                <m:t>1+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n+1</m:t>
                      </m:r>
                    </m:e>
                  </m:d>
                  <m:r>
                    <w:rPr>
                      <w:rFonts w:ascii="Cambria Math" w:eastAsia="宋体" w:hAnsi="Cambria Math"/>
                      <w:szCs w:val="21"/>
                    </w:rPr>
                    <m:t>⋅2</m:t>
                  </m:r>
                </m:den>
              </m:f>
              <m:r>
                <w:rPr>
                  <w:rFonts w:ascii="Cambria Math" w:eastAsia="宋体" w:hAnsi="Cambria Math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  <w:szCs w:val="21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/>
                      <w:szCs w:val="21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宋体" w:hAnsi="Cambria Math"/>
                  <w:szCs w:val="21"/>
                </w:rPr>
                <m:t>+⋯</m:t>
              </m:r>
            </m:e>
          </m:d>
        </m:oMath>
      </m:oMathPara>
    </w:p>
    <w:p w14:paraId="5252E943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noProof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hint="eastAsia"/>
              <w:noProof/>
              <w:szCs w:val="21"/>
            </w:rPr>
            <m:t>≤</m:t>
          </m:r>
          <m:f>
            <m:fPr>
              <m:ctrlPr>
                <w:rPr>
                  <w:rFonts w:ascii="Cambria Math" w:eastAsia="宋体" w:hAnsi="Cambria Math"/>
                  <w:i/>
                  <w:noProof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noProof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noProof/>
                  <w:szCs w:val="21"/>
                </w:rPr>
                <m:t>n!⋅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noProof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noProof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eastAsia="宋体" w:hAnsi="Cambria Math"/>
                      <w:noProof/>
                      <w:szCs w:val="21"/>
                    </w:rPr>
                    <m:t>n</m:t>
                  </m:r>
                </m:sup>
              </m:sSup>
              <m:d>
                <m:dPr>
                  <m:ctrlPr>
                    <w:rPr>
                      <w:rFonts w:ascii="Cambria Math" w:eastAsia="宋体" w:hAnsi="Cambria Math"/>
                      <w:i/>
                      <w:noProof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noProof/>
                      <w:szCs w:val="21"/>
                    </w:rPr>
                    <m:t>2n+1</m:t>
                  </m:r>
                </m:e>
              </m:d>
            </m:den>
          </m:f>
        </m:oMath>
      </m:oMathPara>
    </w:p>
    <w:p w14:paraId="51CB9B29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noProof/>
          <w:szCs w:val="21"/>
        </w:rPr>
      </w:pPr>
      <w:r w:rsidRPr="00DF7AF5">
        <w:rPr>
          <w:rFonts w:ascii="宋体" w:eastAsia="宋体" w:hAnsi="宋体"/>
          <w:noProof/>
          <w:szCs w:val="21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1C8AA2E" wp14:editId="7A356D24">
                <wp:simplePos x="0" y="0"/>
                <wp:positionH relativeFrom="column">
                  <wp:posOffset>-49520</wp:posOffset>
                </wp:positionH>
                <wp:positionV relativeFrom="paragraph">
                  <wp:posOffset>102270</wp:posOffset>
                </wp:positionV>
                <wp:extent cx="360" cy="360"/>
                <wp:effectExtent l="38100" t="38100" r="57150" b="57150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451B" id="墨迹 68" o:spid="_x0000_s1026" type="#_x0000_t75" style="position:absolute;left:0;text-align:left;margin-left:-4.6pt;margin-top:7.35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">
                <v:imagedata r:id="rId1290" o:title=""/>
              </v:shape>
            </w:pict>
          </mc:Fallback>
        </mc:AlternateContent>
      </w:r>
      <w:r w:rsidRPr="00DF7AF5">
        <w:rPr>
          <w:rFonts w:ascii="宋体" w:eastAsia="宋体" w:hAnsi="宋体" w:hint="eastAsia"/>
          <w:noProof/>
          <w:szCs w:val="21"/>
        </w:rPr>
        <w:t>欲使</w:t>
      </w:r>
      <m:oMath>
        <m:sSub>
          <m:sSub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sSubPr>
          <m:e>
            <m:r>
              <w:rPr>
                <w:rFonts w:ascii="Cambria Math" w:eastAsia="宋体" w:hAnsi="Cambria Math"/>
                <w:noProof/>
                <w:szCs w:val="21"/>
              </w:rPr>
              <m:t>r</m:t>
            </m:r>
          </m:e>
          <m:sub>
            <m:r>
              <w:rPr>
                <w:rFonts w:ascii="Cambria Math" w:eastAsia="宋体" w:hAnsi="Cambria Math"/>
                <w:noProof/>
                <w:szCs w:val="21"/>
              </w:rPr>
              <m:t>n</m:t>
            </m:r>
          </m:sub>
        </m:sSub>
        <m:r>
          <w:rPr>
            <w:rFonts w:ascii="Cambria Math" w:eastAsia="宋体" w:hAnsi="Cambria Math"/>
            <w:noProof/>
            <w:szCs w:val="21"/>
          </w:rPr>
          <m:t>≤</m:t>
        </m:r>
        <m:sSup>
          <m:sSup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sSupPr>
          <m:e>
            <m:r>
              <w:rPr>
                <w:rFonts w:ascii="Cambria Math" w:eastAsia="宋体" w:hAnsi="Cambria Math"/>
                <w:noProof/>
                <w:szCs w:val="21"/>
              </w:rPr>
              <m:t>10</m:t>
            </m:r>
          </m:e>
          <m:sup>
            <m:r>
              <w:rPr>
                <w:rFonts w:ascii="Cambria Math" w:eastAsia="宋体" w:hAnsi="Cambria Math"/>
                <w:noProof/>
                <w:szCs w:val="21"/>
              </w:rPr>
              <m:t>-3</m:t>
            </m:r>
          </m:sup>
        </m:sSup>
      </m:oMath>
      <w:r w:rsidRPr="00DF7AF5">
        <w:rPr>
          <w:rFonts w:ascii="宋体" w:eastAsia="宋体" w:hAnsi="宋体" w:hint="eastAsia"/>
          <w:noProof/>
          <w:szCs w:val="21"/>
        </w:rPr>
        <w:t>,</w:t>
      </w:r>
      <w:r w:rsidRPr="00DF7AF5">
        <w:rPr>
          <w:rFonts w:ascii="宋体" w:eastAsia="宋体" w:hAnsi="宋体"/>
          <w:noProof/>
          <w:szCs w:val="21"/>
        </w:rPr>
        <w:t xml:space="preserve"> </w:t>
      </w:r>
      <w:r w:rsidRPr="00DF7AF5">
        <w:rPr>
          <w:rFonts w:ascii="宋体" w:eastAsia="宋体" w:hAnsi="宋体" w:hint="eastAsia"/>
          <w:noProof/>
          <w:szCs w:val="21"/>
        </w:rPr>
        <w:t>只要</w:t>
      </w:r>
      <m:oMath>
        <m:f>
          <m:f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fPr>
          <m:num>
            <m:r>
              <w:rPr>
                <w:rFonts w:ascii="Cambria Math" w:eastAsia="宋体" w:hAnsi="Cambria Math"/>
                <w:noProof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noProof/>
                <w:szCs w:val="21"/>
              </w:rPr>
              <m:t>n!⋅</m:t>
            </m:r>
            <m:sSup>
              <m:sSupPr>
                <m:ctrlPr>
                  <w:rPr>
                    <w:rFonts w:ascii="Cambria Math" w:eastAsia="宋体" w:hAnsi="Cambria Math"/>
                    <w:i/>
                    <w:noProof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noProof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/>
                    <w:noProof/>
                    <w:szCs w:val="21"/>
                  </w:rPr>
                  <m:t>n</m:t>
                </m:r>
              </m:sup>
            </m:sSup>
            <m:d>
              <m:dPr>
                <m:ctrlPr>
                  <w:rPr>
                    <w:rFonts w:ascii="Cambria Math" w:eastAsia="宋体" w:hAnsi="Cambria Math"/>
                    <w:i/>
                    <w:noProof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noProof/>
                    <w:szCs w:val="21"/>
                  </w:rPr>
                  <m:t>2n+1</m:t>
                </m:r>
              </m:e>
            </m:d>
          </m:den>
        </m:f>
        <m:r>
          <w:rPr>
            <w:rFonts w:ascii="Cambria Math" w:eastAsia="宋体" w:hAnsi="Cambria Math"/>
            <w:noProof/>
            <w:szCs w:val="21"/>
          </w:rPr>
          <m:t>≤</m:t>
        </m:r>
        <m:sSup>
          <m:sSup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sSupPr>
          <m:e>
            <m:r>
              <w:rPr>
                <w:rFonts w:ascii="Cambria Math" w:eastAsia="宋体" w:hAnsi="Cambria Math"/>
                <w:noProof/>
                <w:szCs w:val="21"/>
              </w:rPr>
              <m:t>10</m:t>
            </m:r>
          </m:e>
          <m:sup>
            <m:r>
              <w:rPr>
                <w:rFonts w:ascii="Cambria Math" w:eastAsia="宋体" w:hAnsi="Cambria Math"/>
                <w:noProof/>
                <w:szCs w:val="21"/>
              </w:rPr>
              <m:t>-3</m:t>
            </m:r>
          </m:sup>
        </m:sSup>
      </m:oMath>
      <w:r w:rsidRPr="00DF7AF5">
        <w:rPr>
          <w:rFonts w:ascii="宋体" w:eastAsia="宋体" w:hAnsi="宋体"/>
          <w:noProof/>
          <w:szCs w:val="21"/>
        </w:rPr>
        <w:t>,</w:t>
      </w:r>
      <w:r w:rsidRPr="00DF7AF5">
        <w:rPr>
          <w:rFonts w:ascii="宋体" w:eastAsia="宋体" w:hAnsi="宋体" w:hint="eastAsia"/>
          <w:noProof/>
          <w:szCs w:val="21"/>
        </w:rPr>
        <w:t xml:space="preserve"> 即</w:t>
      </w:r>
      <m:oMath>
        <m:r>
          <w:rPr>
            <w:rFonts w:ascii="Cambria Math" w:eastAsia="宋体" w:hAnsi="Cambria Math"/>
            <w:noProof/>
            <w:szCs w:val="21"/>
          </w:rPr>
          <m:t>n!⋅</m:t>
        </m:r>
        <m:sSup>
          <m:sSup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sSupPr>
          <m:e>
            <m:r>
              <w:rPr>
                <w:rFonts w:ascii="Cambria Math" w:eastAsia="宋体" w:hAnsi="Cambria Math"/>
                <w:noProof/>
                <w:szCs w:val="21"/>
              </w:rPr>
              <m:t>2</m:t>
            </m:r>
          </m:e>
          <m:sup>
            <m:r>
              <w:rPr>
                <w:rFonts w:ascii="Cambria Math" w:eastAsia="宋体" w:hAnsi="Cambria Math"/>
                <w:noProof/>
                <w:szCs w:val="21"/>
              </w:rPr>
              <m:t>n</m:t>
            </m:r>
          </m:sup>
        </m:sSup>
        <m:d>
          <m:d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dPr>
          <m:e>
            <m:r>
              <w:rPr>
                <w:rFonts w:ascii="Cambria Math" w:eastAsia="宋体" w:hAnsi="Cambria Math"/>
                <w:noProof/>
                <w:szCs w:val="21"/>
              </w:rPr>
              <m:t>2n+1</m:t>
            </m:r>
          </m:e>
        </m:d>
        <m:r>
          <w:rPr>
            <w:rFonts w:ascii="Cambria Math" w:eastAsia="宋体" w:hAnsi="Cambria Math"/>
            <w:noProof/>
            <w:szCs w:val="21"/>
          </w:rPr>
          <m:t>&gt;</m:t>
        </m:r>
        <m:sSup>
          <m:sSup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sSupPr>
          <m:e>
            <m:r>
              <w:rPr>
                <w:rFonts w:ascii="Cambria Math" w:eastAsia="宋体" w:hAnsi="Cambria Math"/>
                <w:noProof/>
                <w:szCs w:val="21"/>
              </w:rPr>
              <m:t>10</m:t>
            </m:r>
          </m:e>
          <m:sup>
            <m:r>
              <w:rPr>
                <w:rFonts w:ascii="Cambria Math" w:eastAsia="宋体" w:hAnsi="Cambria Math"/>
                <w:noProof/>
                <w:szCs w:val="21"/>
              </w:rPr>
              <m:t>3</m:t>
            </m:r>
          </m:sup>
        </m:sSup>
      </m:oMath>
      <w:r w:rsidRPr="00DF7AF5">
        <w:rPr>
          <w:rFonts w:ascii="宋体" w:eastAsia="宋体" w:hAnsi="宋体"/>
          <w:noProof/>
          <w:szCs w:val="21"/>
        </w:rPr>
        <w:t xml:space="preserve">. </w:t>
      </w:r>
    </w:p>
    <w:p w14:paraId="0B0C5C59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noProof/>
          <w:szCs w:val="21"/>
        </w:rPr>
      </w:pPr>
      <w:r w:rsidRPr="00DF7AF5">
        <w:rPr>
          <w:rFonts w:ascii="宋体" w:eastAsia="宋体" w:hAnsi="宋体" w:hint="eastAsia"/>
          <w:noProof/>
          <w:szCs w:val="21"/>
        </w:rPr>
        <w:t>解得n=</w:t>
      </w:r>
      <w:r w:rsidRPr="00DF7AF5">
        <w:rPr>
          <w:rFonts w:ascii="宋体" w:eastAsia="宋体" w:hAnsi="宋体"/>
          <w:noProof/>
          <w:szCs w:val="21"/>
        </w:rPr>
        <w:t xml:space="preserve">4; </w:t>
      </w:r>
    </w:p>
    <w:p w14:paraId="743F7DBF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noProof/>
          <w:szCs w:val="21"/>
        </w:rPr>
      </w:pPr>
      <w:r w:rsidRPr="00DF7AF5">
        <w:rPr>
          <w:rFonts w:ascii="宋体" w:eastAsia="宋体" w:hAnsi="宋体" w:hint="eastAsia"/>
          <w:noProof/>
          <w:szCs w:val="21"/>
        </w:rPr>
        <w:t>则</w:t>
      </w:r>
      <m:oMath>
        <m:rad>
          <m:radPr>
            <m:degHide m:val="1"/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radPr>
          <m:deg/>
          <m:e>
            <m:r>
              <w:rPr>
                <w:rFonts w:ascii="Cambria Math" w:eastAsia="宋体" w:hAnsi="Cambria Math"/>
                <w:noProof/>
                <w:szCs w:val="21"/>
              </w:rPr>
              <m:t>ⅇ</m:t>
            </m:r>
          </m:e>
        </m:rad>
        <m:r>
          <w:rPr>
            <w:rFonts w:ascii="Cambria Math" w:eastAsia="宋体" w:hAnsi="Cambria Math"/>
            <w:noProof/>
            <w:szCs w:val="21"/>
          </w:rPr>
          <m:t>≈1+</m:t>
        </m:r>
        <m:f>
          <m:f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fPr>
          <m:num>
            <m:r>
              <w:rPr>
                <w:rFonts w:ascii="Cambria Math" w:eastAsia="宋体" w:hAnsi="Cambria Math"/>
                <w:noProof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noProof/>
                <w:szCs w:val="21"/>
              </w:rPr>
              <m:t>2</m:t>
            </m:r>
          </m:den>
        </m:f>
        <m:r>
          <w:rPr>
            <w:rFonts w:ascii="Cambria Math" w:eastAsia="宋体" w:hAnsi="Cambria Math"/>
            <w:noProof/>
            <w:szCs w:val="21"/>
          </w:rPr>
          <m:t>+</m:t>
        </m:r>
        <m:f>
          <m:f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fPr>
          <m:num>
            <m:r>
              <w:rPr>
                <w:rFonts w:ascii="Cambria Math" w:eastAsia="宋体" w:hAnsi="Cambria Math"/>
                <w:noProof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noProof/>
                <w:szCs w:val="21"/>
              </w:rPr>
              <m:t>2!</m:t>
            </m:r>
          </m:den>
        </m:f>
        <m:r>
          <w:rPr>
            <w:rFonts w:ascii="Cambria Math" w:eastAsia="宋体" w:hAnsi="Cambria Math"/>
            <w:noProof/>
            <w:szCs w:val="21"/>
          </w:rPr>
          <m:t>⋅</m:t>
        </m:r>
        <m:f>
          <m:f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fPr>
          <m:num>
            <m:r>
              <w:rPr>
                <w:rFonts w:ascii="Cambria Math" w:eastAsia="宋体" w:hAnsi="Cambria Math"/>
                <w:noProof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noProof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noProof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/>
                    <w:noProof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/>
            <w:noProof/>
            <w:szCs w:val="21"/>
          </w:rPr>
          <m:t>+</m:t>
        </m:r>
        <m:f>
          <m:f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fPr>
          <m:num>
            <m:r>
              <w:rPr>
                <w:rFonts w:ascii="Cambria Math" w:eastAsia="宋体" w:hAnsi="Cambria Math"/>
                <w:noProof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noProof/>
                <w:szCs w:val="21"/>
              </w:rPr>
              <m:t>3!</m:t>
            </m:r>
          </m:den>
        </m:f>
        <m:r>
          <w:rPr>
            <w:rFonts w:ascii="Cambria Math" w:eastAsia="宋体" w:hAnsi="Cambria Math"/>
            <w:noProof/>
            <w:szCs w:val="21"/>
          </w:rPr>
          <m:t>⋅</m:t>
        </m:r>
        <m:f>
          <m:f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fPr>
          <m:num>
            <m:r>
              <w:rPr>
                <w:rFonts w:ascii="Cambria Math" w:eastAsia="宋体" w:hAnsi="Cambria Math"/>
                <w:noProof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noProof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noProof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/>
                    <w:noProof/>
                    <w:szCs w:val="21"/>
                  </w:rPr>
                  <m:t>3</m:t>
                </m:r>
              </m:sup>
            </m:sSup>
          </m:den>
        </m:f>
        <m:r>
          <w:rPr>
            <w:rFonts w:ascii="Cambria Math" w:eastAsia="宋体" w:hAnsi="Cambria Math"/>
            <w:noProof/>
            <w:szCs w:val="21"/>
          </w:rPr>
          <m:t>+</m:t>
        </m:r>
        <m:f>
          <m:f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fPr>
          <m:num>
            <m:r>
              <w:rPr>
                <w:rFonts w:ascii="Cambria Math" w:eastAsia="宋体" w:hAnsi="Cambria Math"/>
                <w:noProof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noProof/>
                <w:szCs w:val="21"/>
              </w:rPr>
              <m:t>4!</m:t>
            </m:r>
          </m:den>
        </m:f>
        <m:r>
          <w:rPr>
            <w:rFonts w:ascii="Cambria Math" w:eastAsia="宋体" w:hAnsi="Cambria Math"/>
            <w:noProof/>
            <w:szCs w:val="21"/>
          </w:rPr>
          <m:t>⋅</m:t>
        </m:r>
        <m:f>
          <m:fPr>
            <m:ctrlPr>
              <w:rPr>
                <w:rFonts w:ascii="Cambria Math" w:eastAsia="宋体" w:hAnsi="Cambria Math"/>
                <w:i/>
                <w:noProof/>
                <w:szCs w:val="21"/>
              </w:rPr>
            </m:ctrlPr>
          </m:fPr>
          <m:num>
            <m:r>
              <w:rPr>
                <w:rFonts w:ascii="Cambria Math" w:eastAsia="宋体" w:hAnsi="Cambria Math"/>
                <w:noProof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noProof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noProof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/>
                    <w:noProof/>
                    <w:szCs w:val="21"/>
                  </w:rPr>
                  <m:t>4</m:t>
                </m:r>
              </m:sup>
            </m:sSup>
          </m:den>
        </m:f>
        <m:r>
          <w:rPr>
            <w:rFonts w:ascii="Cambria Math" w:eastAsia="宋体" w:hAnsi="Cambria Math"/>
            <w:noProof/>
            <w:szCs w:val="21"/>
          </w:rPr>
          <m:t>≈1.648</m:t>
        </m:r>
      </m:oMath>
    </w:p>
    <w:p w14:paraId="42C80A2A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noProof/>
          <w:szCs w:val="21"/>
        </w:rPr>
      </w:pPr>
    </w:p>
    <w:p w14:paraId="0F3AB7D1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8</w:t>
      </w:r>
      <w:r w:rsidRPr="00DF7AF5">
        <w:rPr>
          <w:rFonts w:ascii="宋体" w:eastAsia="宋体" w:hAnsi="宋体"/>
          <w:szCs w:val="21"/>
        </w:rPr>
        <w:t xml:space="preserve">. </w:t>
      </w:r>
      <w:r w:rsidRPr="00DF7AF5">
        <w:rPr>
          <w:rFonts w:ascii="宋体" w:eastAsia="宋体" w:hAnsi="宋体" w:hint="eastAsia"/>
          <w:szCs w:val="21"/>
        </w:rPr>
        <w:t>求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/>
                <w:szCs w:val="21"/>
              </w:rPr>
              <m:t>2°</m:t>
            </m:r>
          </m:e>
        </m:func>
      </m:oMath>
      <w:r w:rsidRPr="00DF7AF5">
        <w:rPr>
          <w:rFonts w:ascii="宋体" w:eastAsia="宋体" w:hAnsi="宋体" w:hint="eastAsia"/>
          <w:szCs w:val="21"/>
        </w:rPr>
        <w:t>的近似值，误差不超过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10</m:t>
            </m:r>
          </m:e>
          <m:sup>
            <m:r>
              <w:rPr>
                <w:rFonts w:ascii="Cambria Math" w:eastAsia="宋体" w:hAnsi="Cambria Math"/>
                <w:szCs w:val="21"/>
              </w:rPr>
              <m:t>-4</m:t>
            </m:r>
          </m:sup>
        </m:sSup>
      </m:oMath>
      <w:r w:rsidRPr="00DF7AF5">
        <w:rPr>
          <w:rFonts w:ascii="宋体" w:eastAsia="宋体" w:hAnsi="宋体" w:hint="eastAsia"/>
          <w:szCs w:val="21"/>
        </w:rPr>
        <w:t>.</w:t>
      </w:r>
      <w:r w:rsidRPr="00DF7AF5">
        <w:rPr>
          <w:rFonts w:ascii="宋体" w:eastAsia="宋体" w:hAnsi="宋体"/>
          <w:szCs w:val="21"/>
        </w:rPr>
        <w:t xml:space="preserve"> </w:t>
      </w:r>
    </w:p>
    <w:p w14:paraId="5AAA7623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解:</w:t>
      </w:r>
      <w:r w:rsidRPr="00DF7AF5">
        <w:rPr>
          <w:rFonts w:ascii="宋体" w:eastAsia="宋体" w:hAnsi="宋体"/>
          <w:szCs w:val="21"/>
        </w:rPr>
        <w:t xml:space="preserve"> </w:t>
      </w:r>
      <w:r w:rsidRPr="00DF7AF5">
        <w:rPr>
          <w:rFonts w:ascii="宋体" w:eastAsia="宋体" w:hAnsi="宋体" w:hint="eastAsia"/>
          <w:szCs w:val="21"/>
        </w:rPr>
        <w:t>∵</w:t>
      </w:r>
      <m:oMath>
        <m:r>
          <w:rPr>
            <w:rFonts w:ascii="Cambria Math" w:eastAsia="宋体" w:hAnsi="Cambria Math"/>
            <w:szCs w:val="21"/>
          </w:rPr>
          <m:t xml:space="preserve">  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r>
              <w:rPr>
                <w:rFonts w:ascii="Cambria Math" w:eastAsia="宋体" w:hAnsi="Cambria Math" w:hint="eastAsia"/>
                <w:szCs w:val="21"/>
              </w:rPr>
              <m:t>x=</m:t>
            </m:r>
            <m:nary>
              <m:naryPr>
                <m:chr m:val="∑"/>
                <m:limLoc m:val="subSup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naryPr>
              <m:sub>
                <m:r>
                  <w:rPr>
                    <w:rFonts w:ascii="Cambria Math" w:eastAsia="宋体" w:hAnsi="Cambria Math" w:hint="eastAsia"/>
                    <w:szCs w:val="21"/>
                  </w:rPr>
                  <m:t>n=</m:t>
                </m:r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  <m:sup>
                <m:r>
                  <w:rPr>
                    <w:rFonts w:ascii="Cambria Math" w:eastAsia="宋体" w:hAnsi="Cambria Math" w:hint="eastAsia"/>
                    <w:szCs w:val="21"/>
                  </w:rPr>
                  <m:t>n=</m:t>
                </m:r>
                <m:r>
                  <w:rPr>
                    <w:rFonts w:ascii="Cambria Math" w:eastAsia="宋体" w:hAnsi="Cambria Math"/>
                    <w:szCs w:val="21"/>
                  </w:rPr>
                  <m:t>∞</m:t>
                </m:r>
              </m:sup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 w:hint="eastAsia"/>
                            <w:szCs w:val="21"/>
                          </w:rPr>
                          <m:t>n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hint="eastAsia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2</m:t>
                        </m:r>
                        <m:r>
                          <w:rPr>
                            <w:rFonts w:ascii="Cambria Math" w:eastAsia="宋体" w:hAnsi="Cambria Math" w:hint="eastAsia"/>
                            <w:szCs w:val="21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  <m:r>
                      <w:rPr>
                        <w:rFonts w:ascii="Cambria Math" w:eastAsia="宋体" w:hAnsi="Cambria Math" w:hint="eastAsia"/>
                        <w:szCs w:val="21"/>
                      </w:rPr>
                      <m:t>n</m:t>
                    </m:r>
                  </m:den>
                </m:f>
              </m:e>
            </m:nary>
          </m:e>
        </m:func>
      </m:oMath>
    </w:p>
    <w:p w14:paraId="5882F2CE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 xml:space="preserve">又 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°</m:t>
                </m:r>
              </m:sup>
            </m:sSup>
          </m:e>
        </m:func>
        <m:r>
          <w:rPr>
            <w:rFonts w:ascii="Cambria Math" w:eastAsia="宋体" w:hAnsi="Cambria Math"/>
            <w:szCs w:val="21"/>
          </w:rPr>
          <m:t>=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90</m:t>
                </m:r>
              </m:den>
            </m:f>
          </m:e>
        </m:func>
      </m:oMath>
    </w:p>
    <w:p w14:paraId="32A9BDBA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 xml:space="preserve">∴ 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90</m:t>
                </m:r>
              </m:den>
            </m:f>
          </m:e>
        </m:func>
        <m:r>
          <w:rPr>
            <w:rFonts w:ascii="Cambria Math" w:eastAsia="宋体" w:hAnsi="Cambria Math" w:hint="eastAsia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1-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2</m:t>
            </m:r>
          </m:den>
        </m:f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hint="eastAsia"/>
                        <w:szCs w:val="21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90</m:t>
                    </m:r>
                  </m:den>
                </m:f>
              </m:e>
            </m:d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4!</m:t>
            </m:r>
          </m:den>
        </m:f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hint="eastAsia"/>
                        <w:szCs w:val="21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90</m:t>
                    </m:r>
                  </m:den>
                </m:f>
              </m:e>
            </m:d>
          </m:e>
          <m:sup>
            <m:r>
              <w:rPr>
                <w:rFonts w:ascii="Cambria Math" w:eastAsia="宋体" w:hAnsi="Cambria Math"/>
                <w:szCs w:val="21"/>
              </w:rPr>
              <m:t>4</m:t>
            </m:r>
          </m:sup>
        </m:sSup>
        <m:r>
          <w:rPr>
            <w:rFonts w:ascii="Cambria Math" w:eastAsia="宋体" w:hAnsi="Cambria Math"/>
            <w:szCs w:val="21"/>
          </w:rPr>
          <m:t>⋯</m:t>
        </m:r>
      </m:oMath>
    </w:p>
    <w:p w14:paraId="34E049D5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由于只要求误差不小于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10</m:t>
            </m:r>
          </m:e>
          <m:sup>
            <m:r>
              <w:rPr>
                <w:rFonts w:ascii="Cambria Math" w:eastAsia="宋体" w:hAnsi="Cambria Math"/>
                <w:szCs w:val="21"/>
              </w:rPr>
              <m:t>-4</m:t>
            </m:r>
          </m:sup>
        </m:sSup>
      </m:oMath>
    </w:p>
    <w:p w14:paraId="1B7D523D" w14:textId="77777777" w:rsidR="00DF7AF5" w:rsidRPr="00DF7AF5" w:rsidRDefault="00DF7AF5" w:rsidP="00DF7AF5">
      <w:pPr>
        <w:spacing w:line="300" w:lineRule="auto"/>
        <w:jc w:val="left"/>
        <w:rPr>
          <w:rFonts w:ascii="宋体" w:eastAsia="宋体" w:hAnsi="宋体"/>
          <w:szCs w:val="21"/>
        </w:rPr>
      </w:pPr>
      <w:r w:rsidRPr="00DF7AF5">
        <w:rPr>
          <w:rFonts w:ascii="宋体" w:eastAsia="宋体" w:hAnsi="宋体" w:hint="eastAsia"/>
          <w:szCs w:val="21"/>
        </w:rPr>
        <w:t>∴</w:t>
      </w:r>
      <w:r w:rsidRPr="00DF7AF5">
        <w:rPr>
          <w:rFonts w:ascii="宋体" w:eastAsia="宋体" w:hAnsi="宋体"/>
          <w:szCs w:val="21"/>
        </w:rPr>
        <w:t xml:space="preserve"> </w:t>
      </w:r>
      <m:oMath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cos</m:t>
            </m:r>
          </m:fName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°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≈1-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hint="eastAsia"/>
                            <w:szCs w:val="21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90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hint="eastAsia"/>
                <w:szCs w:val="21"/>
              </w:rPr>
              <m:t>=</m:t>
            </m:r>
            <m:r>
              <w:rPr>
                <w:rFonts w:ascii="Cambria Math" w:eastAsia="宋体" w:hAnsi="Cambria Math"/>
                <w:szCs w:val="21"/>
              </w:rPr>
              <m:t>1-0.000609≈0.9994</m:t>
            </m:r>
          </m:e>
        </m:func>
      </m:oMath>
    </w:p>
    <w:p w14:paraId="3D529300" w14:textId="24248303" w:rsidR="00DF7AF5" w:rsidRDefault="00DF7AF5" w:rsidP="00C35CC3">
      <w:pPr>
        <w:jc w:val="left"/>
        <w:rPr>
          <w:rFonts w:ascii="宋体" w:eastAsia="宋体" w:hAnsi="宋体"/>
          <w:szCs w:val="21"/>
        </w:rPr>
      </w:pPr>
    </w:p>
    <w:p w14:paraId="15D3DEBD" w14:textId="77777777" w:rsidR="000864CF" w:rsidRPr="000864CF" w:rsidRDefault="000864CF" w:rsidP="000864CF">
      <w:pPr>
        <w:jc w:val="center"/>
        <w:rPr>
          <w:rFonts w:ascii="宋体" w:eastAsia="宋体" w:hAnsi="宋体" w:cs="Times New Roman"/>
          <w:b/>
          <w:bCs/>
          <w:sz w:val="30"/>
          <w:szCs w:val="30"/>
        </w:rPr>
      </w:pPr>
      <w:r w:rsidRPr="000864CF">
        <w:rPr>
          <w:rFonts w:ascii="宋体" w:eastAsia="宋体" w:hAnsi="宋体" w:cs="Times New Roman" w:hint="eastAsia"/>
          <w:b/>
          <w:bCs/>
          <w:sz w:val="30"/>
          <w:szCs w:val="30"/>
        </w:rPr>
        <w:t>28.傅里叶级数</w:t>
      </w:r>
    </w:p>
    <w:p w14:paraId="7C14B4D3" w14:textId="77777777" w:rsidR="000864CF" w:rsidRPr="000864CF" w:rsidRDefault="000864CF" w:rsidP="00D046E4">
      <w:pPr>
        <w:numPr>
          <w:ilvl w:val="0"/>
          <w:numId w:val="62"/>
        </w:numPr>
        <w:rPr>
          <w:rFonts w:ascii="Calibri" w:eastAsia="宋体" w:hAnsi="Calibri" w:cs="Times New Roman" w:hint="eastAsia"/>
        </w:rPr>
      </w:pPr>
      <w:r w:rsidRPr="000864CF">
        <w:rPr>
          <w:rFonts w:ascii="Calibri" w:eastAsia="宋体" w:hAnsi="Calibri" w:cs="Times New Roman" w:hint="eastAsia"/>
        </w:rPr>
        <w:t>（</w:t>
      </w:r>
      <w:r w:rsidRPr="000864CF">
        <w:rPr>
          <w:rFonts w:ascii="Calibri" w:eastAsia="宋体" w:hAnsi="Calibri" w:cs="Times New Roman"/>
        </w:rPr>
        <w:t>1</w:t>
      </w:r>
      <w:r w:rsidRPr="000864CF">
        <w:rPr>
          <w:rFonts w:ascii="Calibri" w:eastAsia="宋体" w:hAnsi="Calibri" w:cs="Times New Roman" w:hint="eastAsia"/>
        </w:rPr>
        <w:t>）</w:t>
      </w:r>
    </w:p>
    <w:p w14:paraId="177143EF" w14:textId="40257DE5" w:rsidR="000864CF" w:rsidRP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 w:hint="eastAsia"/>
        </w:rPr>
        <w:t>解：</w:t>
      </w:r>
    </w:p>
    <w:p w14:paraId="6F47E962" w14:textId="77777777" w:rsidR="000864CF" w:rsidRPr="000864CF" w:rsidRDefault="000864CF" w:rsidP="000864CF">
      <w:pPr>
        <w:ind w:firstLineChars="200" w:firstLine="480"/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 w:hint="eastAsia"/>
          <w:sz w:val="24"/>
        </w:rPr>
        <w:t>由图可知</w:t>
      </w:r>
      <w:r w:rsidRPr="000864CF">
        <w:rPr>
          <w:rFonts w:ascii="Calibri" w:eastAsia="宋体" w:hAnsi="Calibri" w:cs="Times New Roman"/>
          <w:noProof/>
        </w:rPr>
        <w:drawing>
          <wp:inline distT="0" distB="0" distL="0" distR="0" wp14:anchorId="29E0E285" wp14:editId="335EDAF7">
            <wp:extent cx="353695" cy="213995"/>
            <wp:effectExtent l="0" t="0" r="8255" b="0"/>
            <wp:docPr id="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4CF">
        <w:rPr>
          <w:rFonts w:ascii="Calibri" w:eastAsia="宋体" w:hAnsi="Calibri" w:cs="Times New Roman" w:hint="eastAsia"/>
          <w:sz w:val="24"/>
        </w:rPr>
        <w:t>的间断点为</w:t>
      </w:r>
      <w:r w:rsidRPr="000864CF">
        <w:rPr>
          <w:rFonts w:ascii="Calibri" w:eastAsia="宋体" w:hAnsi="Calibri" w:cs="Times New Roman"/>
          <w:noProof/>
        </w:rPr>
        <w:drawing>
          <wp:inline distT="0" distB="0" distL="0" distR="0" wp14:anchorId="5902F69E" wp14:editId="61BBF0C6">
            <wp:extent cx="965835" cy="199390"/>
            <wp:effectExtent l="0" t="0" r="5715" b="0"/>
            <wp:docPr id="1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5255" w14:textId="77777777" w:rsidR="000864CF" w:rsidRPr="000864CF" w:rsidRDefault="000864CF" w:rsidP="000864CF">
      <w:pPr>
        <w:ind w:firstLineChars="200" w:firstLine="420"/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0210D2EB" wp14:editId="5A7845EE">
            <wp:extent cx="3952875" cy="2153285"/>
            <wp:effectExtent l="0" t="0" r="9525" b="0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58ED" w14:textId="77777777" w:rsidR="000864CF" w:rsidRPr="000864CF" w:rsidRDefault="000864CF" w:rsidP="000864CF">
      <w:pPr>
        <w:ind w:firstLineChars="200" w:firstLine="420"/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  <w:noProof/>
        </w:rPr>
        <w:drawing>
          <wp:inline distT="0" distB="0" distL="0" distR="0" wp14:anchorId="531F9D05" wp14:editId="7ED7A653">
            <wp:extent cx="5272405" cy="3590925"/>
            <wp:effectExtent l="0" t="0" r="4445" b="9525"/>
            <wp:docPr id="1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51F7" w14:textId="77777777" w:rsidR="000864CF" w:rsidRPr="000864CF" w:rsidRDefault="000864CF" w:rsidP="000864CF">
      <w:pPr>
        <w:spacing w:line="300" w:lineRule="auto"/>
        <w:rPr>
          <w:rFonts w:ascii="Calibri" w:eastAsia="宋体" w:hAnsi="Calibri" w:cs="Times New Roman"/>
        </w:rPr>
      </w:pPr>
    </w:p>
    <w:p w14:paraId="660550B6" w14:textId="77777777" w:rsidR="000864CF" w:rsidRPr="000864CF" w:rsidRDefault="000864CF" w:rsidP="000864CF">
      <w:pPr>
        <w:spacing w:line="300" w:lineRule="auto"/>
        <w:rPr>
          <w:rFonts w:ascii="等线" w:eastAsia="宋体" w:hAnsi="等线" w:cs="Times New Roman"/>
        </w:rPr>
      </w:pPr>
      <w:r w:rsidRPr="000864CF">
        <w:rPr>
          <w:rFonts w:ascii="Calibri" w:eastAsia="宋体" w:hAnsi="Calibri" w:cs="Times New Roman" w:hint="eastAsia"/>
        </w:rPr>
        <w:t>（</w:t>
      </w:r>
      <w:r w:rsidRPr="000864CF">
        <w:rPr>
          <w:rFonts w:ascii="Calibri" w:eastAsia="宋体" w:hAnsi="Calibri" w:cs="Times New Roman"/>
        </w:rPr>
        <w:t>2</w:t>
      </w:r>
      <w:r w:rsidRPr="000864CF">
        <w:rPr>
          <w:rFonts w:ascii="Calibri" w:eastAsia="宋体" w:hAnsi="Calibri" w:cs="Times New Roman" w:hint="eastAsia"/>
        </w:rPr>
        <w:t>）</w:t>
      </w:r>
    </w:p>
    <w:p w14:paraId="74F64A2E" w14:textId="77777777" w:rsidR="000864CF" w:rsidRPr="000864CF" w:rsidRDefault="000864CF" w:rsidP="000864CF">
      <w:pPr>
        <w:spacing w:line="300" w:lineRule="auto"/>
        <w:rPr>
          <w:rFonts w:ascii="等线" w:eastAsia="宋体" w:hAnsi="等线" w:cs="Times New Roman" w:hint="eastAsia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</w:rPr>
            <m:t>f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x</m:t>
              </m:r>
            </m:e>
          </m:d>
          <m:r>
            <w:rPr>
              <w:rFonts w:ascii="Cambria Math" w:eastAsia="宋体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 xml:space="preserve"> ,      -π≤x&lt;-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="宋体" w:hAnsi="Cambria Math" w:cs="Times New Roman"/>
                    </w:rPr>
                    <m:t>x,          -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>≤x&lt;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 xml:space="preserve">,           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>≤x&lt;π</m:t>
                  </m:r>
                </m:e>
              </m:eqArr>
            </m:e>
          </m:d>
        </m:oMath>
      </m:oMathPara>
    </w:p>
    <w:p w14:paraId="2788AE6A" w14:textId="77777777" w:rsidR="000864CF" w:rsidRPr="000864CF" w:rsidRDefault="000864CF" w:rsidP="000864CF">
      <w:pPr>
        <w:spacing w:line="300" w:lineRule="auto"/>
        <w:rPr>
          <w:rFonts w:ascii="等线" w:eastAsia="宋体" w:hAnsi="等线" w:cs="Times New Roman" w:hint="eastAsia"/>
        </w:rPr>
      </w:pPr>
      <w:r w:rsidRPr="000864CF">
        <w:rPr>
          <w:rFonts w:ascii="等线" w:eastAsia="宋体" w:hAnsi="等线" w:cs="Times New Roman" w:hint="eastAsia"/>
        </w:rPr>
        <w:t>解：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b</m:t>
            </m:r>
          </m:e>
          <m:sub>
            <m:r>
              <w:rPr>
                <w:rFonts w:ascii="Cambria Math" w:eastAsia="宋体" w:hAnsi="Cambria Math" w:cs="Times New Roman"/>
              </w:rPr>
              <m:t>n</m:t>
            </m:r>
          </m:sub>
        </m:sSub>
        <m:r>
          <w:rPr>
            <w:rFonts w:ascii="Cambria Math" w:eastAsia="宋体" w:hAnsi="Cambria Math" w:cs="Times New Roman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</w:rPr>
              <m:t>π</m:t>
            </m:r>
          </m:den>
        </m:f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eastAsia="宋体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="宋体" w:hAnsi="Cambria Math" w:cs="Times New Roman"/>
                  </w:rPr>
                  <m:t>-π</m:t>
                </m:r>
              </m:sub>
              <m:sup>
                <m:r>
                  <w:rPr>
                    <w:rFonts w:ascii="Cambria Math" w:eastAsia="宋体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</w:rPr>
                      <m:t>2</m:t>
                    </m:r>
                  </m:den>
                </m:f>
              </m:sup>
              <m:e>
                <m:r>
                  <w:rPr>
                    <w:rFonts w:ascii="Cambria Math" w:eastAsia="宋体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 w:cs="Times New Roman"/>
                      </w:rPr>
                      <m:t xml:space="preserve">nx </m:t>
                    </m:r>
                  </m:e>
                </m:func>
              </m:e>
            </m:nary>
            <m:r>
              <w:rPr>
                <w:rFonts w:ascii="Cambria Math" w:eastAsia="宋体" w:hAnsi="Cambria Math" w:cs="Times New Roman"/>
              </w:rPr>
              <m:t>dx+</m:t>
            </m:r>
            <m:nary>
              <m:naryPr>
                <m:limLoc m:val="subSup"/>
                <m:ctrlPr>
                  <w:rPr>
                    <w:rFonts w:ascii="Cambria Math" w:eastAsia="宋体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="宋体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</w:rPr>
                      <m:t>2</m:t>
                    </m:r>
                  </m:den>
                </m:f>
              </m:sub>
              <m:sup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</w:rPr>
                      <m:t>2</m:t>
                    </m:r>
                  </m:den>
                </m:f>
              </m:sup>
              <m:e>
                <m:r>
                  <w:rPr>
                    <w:rFonts w:ascii="Cambria Math" w:eastAsia="宋体" w:hAnsi="Cambria Math" w:cs="Times New Roman"/>
                  </w:rPr>
                  <m:t>xsin nx dx +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naryPr>
                  <m:sub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="宋体" w:hAnsi="Cambria Math" w:cs="Times New Roman"/>
                      </w:rPr>
                      <m:t>π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宋体" w:hAnsi="Cambria Math" w:cs="Times New Roman"/>
                      </w:rPr>
                      <m:t>sin nx dx</m:t>
                    </m:r>
                  </m:e>
                </m:nary>
              </m:e>
            </m:nary>
          </m:e>
        </m:d>
      </m:oMath>
    </w:p>
    <w:p w14:paraId="4197DAF8" w14:textId="77777777" w:rsidR="000864CF" w:rsidRPr="000864CF" w:rsidRDefault="000864CF" w:rsidP="000864CF">
      <w:pPr>
        <w:spacing w:line="300" w:lineRule="auto"/>
        <w:rPr>
          <w:rFonts w:ascii="等线" w:eastAsia="宋体" w:hAnsi="等线" w:cs="Times New Roman" w:hint="eastAsia"/>
        </w:rPr>
      </w:pPr>
      <w:r w:rsidRPr="000864CF">
        <w:rPr>
          <w:rFonts w:ascii="等线" w:eastAsia="宋体" w:hAnsi="等线" w:cs="Times New Roman" w:hint="eastAsia"/>
        </w:rPr>
        <w:t>=</w:t>
      </w:r>
      <m:oMath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</w:rPr>
              <m:t>π</m:t>
            </m:r>
          </m:den>
        </m:f>
        <m:r>
          <w:rPr>
            <w:rFonts w:ascii="Cambria Math" w:eastAsia="宋体" w:hAnsi="Cambria Math" w:cs="Times New Roman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2</m:t>
            </m:r>
            <m:func>
              <m:funcPr>
                <m:ctrlPr>
                  <w:rPr>
                    <w:rFonts w:ascii="Cambria Math" w:eastAsia="宋体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nπ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</w:rPr>
                      <m:t>2</m:t>
                    </m:r>
                  </m:den>
                </m:f>
              </m:e>
            </m:func>
          </m:num>
          <m:den>
            <m:sSup>
              <m:sSup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</w:rPr>
                  <m:t>n</m:t>
                </m:r>
              </m:e>
              <m:sup>
                <m:r>
                  <w:rPr>
                    <w:rFonts w:ascii="Cambria Math" w:eastAsia="宋体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Times New Roman"/>
          </w:rPr>
          <m:t>-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π</m:t>
            </m:r>
            <m:func>
              <m:funcPr>
                <m:ctrlPr>
                  <w:rPr>
                    <w:rFonts w:ascii="Cambria Math" w:eastAsia="宋体" w:hAnsi="Cambria Math" w:cs="Times New Roman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cos</m:t>
                </m:r>
              </m:fName>
              <m:e>
                <m:r>
                  <w:rPr>
                    <w:rFonts w:ascii="Cambria Math" w:eastAsia="宋体" w:hAnsi="Cambria Math" w:cs="Times New Roman"/>
                  </w:rPr>
                  <m:t>nπ</m:t>
                </m:r>
              </m:e>
            </m:func>
          </m:num>
          <m:den>
            <m:r>
              <w:rPr>
                <w:rFonts w:ascii="Cambria Math" w:eastAsia="宋体" w:hAnsi="Cambria Math" w:cs="Times New Roman"/>
              </w:rPr>
              <m:t>n</m:t>
            </m:r>
          </m:den>
        </m:f>
        <m:r>
          <w:rPr>
            <w:rFonts w:ascii="Cambria Math" w:eastAsia="宋体" w:hAnsi="Cambria Math" w:cs="Times New Roman"/>
          </w:rPr>
          <m:t>)</m:t>
        </m:r>
      </m:oMath>
    </w:p>
    <w:p w14:paraId="79B83A5A" w14:textId="77777777" w:rsidR="000864CF" w:rsidRPr="000864CF" w:rsidRDefault="000864CF" w:rsidP="000864CF">
      <w:pPr>
        <w:spacing w:line="300" w:lineRule="auto"/>
        <w:rPr>
          <w:rFonts w:ascii="等线" w:eastAsia="宋体" w:hAnsi="等线" w:cs="Times New Roman" w:hint="eastAsia"/>
          <w:i/>
        </w:rPr>
      </w:pPr>
      <w:r w:rsidRPr="000864CF">
        <w:rPr>
          <w:rFonts w:ascii="等线" w:eastAsia="宋体" w:hAnsi="等线" w:cs="Times New Roman" w:hint="eastAsia"/>
        </w:rPr>
        <w:t>根据奇函数积分性质可得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a</m:t>
            </m:r>
          </m:e>
          <m:sub>
            <m:r>
              <w:rPr>
                <w:rFonts w:ascii="Cambria Math" w:eastAsia="宋体" w:hAnsi="Cambria Math" w:cs="Times New Roman"/>
              </w:rPr>
              <m:t>n</m:t>
            </m:r>
          </m:sub>
        </m:sSub>
        <m:r>
          <w:rPr>
            <w:rFonts w:ascii="Cambria Math" w:eastAsia="宋体" w:hAnsi="Cambria Math" w:cs="Times New Roman"/>
          </w:rPr>
          <m:t>=0</m:t>
        </m:r>
      </m:oMath>
      <w:r w:rsidRPr="000864CF">
        <w:rPr>
          <w:rFonts w:ascii="等线" w:eastAsia="宋体" w:hAnsi="等线" w:cs="Times New Roman" w:hint="eastAsia"/>
        </w:rPr>
        <w:t xml:space="preserve">, </w:t>
      </w:r>
      <w:r w:rsidRPr="000864CF">
        <w:rPr>
          <w:rFonts w:ascii="等线" w:eastAsia="宋体" w:hAnsi="等线" w:cs="Times New Roman" w:hint="eastAsia"/>
        </w:rPr>
        <w:t>所以</w:t>
      </w:r>
      <w:r w:rsidRPr="000864CF">
        <w:rPr>
          <w:rFonts w:ascii="等线" w:eastAsia="宋体" w:hAnsi="等线" w:cs="Times New Roman" w:hint="eastAsia"/>
        </w:rPr>
        <w:t>f(x)</w:t>
      </w:r>
      <w:r w:rsidRPr="000864CF">
        <w:rPr>
          <w:rFonts w:ascii="等线" w:eastAsia="宋体" w:hAnsi="等线" w:cs="Times New Roman" w:hint="eastAsia"/>
        </w:rPr>
        <w:t>的傅里叶级数展开式为</w:t>
      </w:r>
      <m:oMath>
        <m:r>
          <w:rPr>
            <w:rFonts w:ascii="Cambria Math" w:eastAsia="宋体" w:hAnsi="Cambria Math" w:cs="Times New Roman"/>
          </w:rPr>
          <m:t>f</m:t>
        </m:r>
        <m:d>
          <m:dPr>
            <m:ctrlPr>
              <w:rPr>
                <w:rFonts w:ascii="Cambria Math" w:eastAsia="宋体" w:hAnsi="Cambria Math" w:cs="Times New Roman"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x</m:t>
            </m:r>
          </m:e>
        </m:d>
        <m:r>
          <w:rPr>
            <w:rFonts w:ascii="Cambria Math" w:eastAsia="宋体" w:hAnsi="Cambria Math" w:cs="Times New Roman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2</m:t>
            </m:r>
          </m:num>
          <m:den>
            <m:r>
              <w:rPr>
                <w:rFonts w:ascii="Cambria Math" w:eastAsia="宋体" w:hAnsi="Cambria Math" w:cs="Times New Roman"/>
              </w:rPr>
              <m:t>π</m:t>
            </m:r>
          </m:den>
        </m:f>
        <m:nary>
          <m:naryPr>
            <m:chr m:val="∑"/>
            <m:grow m:val="1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n=1</m:t>
            </m:r>
          </m:sub>
          <m:sup>
            <m:r>
              <w:rPr>
                <w:rFonts w:ascii="Cambria Math" w:eastAsia="宋体" w:hAnsi="Cambria Math" w:cs="Times New Roman"/>
              </w:rPr>
              <m:t>∞</m:t>
            </m:r>
          </m:sup>
          <m:e>
            <m:d>
              <m:dPr>
                <m:ctrlPr>
                  <w:rPr>
                    <w:rFonts w:ascii="Cambria Math" w:eastAsia="宋体" w:hAnsi="Cambria Math" w:cs="Times New Roman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  <m:func>
                  <m:funcPr>
                    <m:ctrlPr>
                      <w:rPr>
                        <w:rFonts w:ascii="Cambria Math" w:eastAsia="宋体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</w:rPr>
                          <m:t>nπ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</w:rPr>
                          <m:t>2</m:t>
                        </m:r>
                      </m:den>
                    </m:f>
                  </m:e>
                </m:func>
                <m:r>
                  <w:rPr>
                    <w:rFonts w:ascii="Cambria Math" w:eastAsia="宋体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Times New Roman"/>
                      </w:rPr>
                      <m:t>(-1)</m:t>
                    </m:r>
                  </m:e>
                  <m:sup>
                    <m:r>
                      <w:rPr>
                        <w:rFonts w:ascii="Cambria Math" w:eastAsia="宋体" w:hAnsi="Cambria Math" w:cs="Times New Roman"/>
                      </w:rPr>
                      <m:t>n+1</m:t>
                    </m:r>
                  </m:sup>
                </m:sSup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Times New Roman"/>
                      </w:rPr>
                      <m:t>2n</m:t>
                    </m:r>
                  </m:den>
                </m:f>
              </m:e>
            </m:d>
            <m:r>
              <w:rPr>
                <w:rFonts w:ascii="Cambria Math" w:eastAsia="宋体" w:hAnsi="Cambria Math" w:cs="Times New Roman"/>
              </w:rPr>
              <m:t>sinnx,   x≠(2k+1)π,  k∈Z,</m:t>
            </m:r>
          </m:e>
        </m:nary>
      </m:oMath>
      <w:r w:rsidRPr="000864CF">
        <w:rPr>
          <w:rFonts w:ascii="等线" w:eastAsia="宋体" w:hAnsi="等线" w:cs="Times New Roman" w:hint="eastAsia"/>
        </w:rPr>
        <w:t xml:space="preserve"> </w:t>
      </w:r>
      <w:r w:rsidRPr="000864CF">
        <w:rPr>
          <w:rFonts w:ascii="等线" w:eastAsia="宋体" w:hAnsi="等线" w:cs="Times New Roman" w:hint="eastAsia"/>
        </w:rPr>
        <w:t>当</w:t>
      </w:r>
      <w:r w:rsidRPr="000864CF">
        <w:rPr>
          <w:rFonts w:ascii="等线" w:eastAsia="宋体" w:hAnsi="等线" w:cs="Times New Roman" w:hint="eastAsia"/>
        </w:rPr>
        <w:t>x=(2k+1)</w:t>
      </w:r>
      <w:r w:rsidRPr="000864CF">
        <w:rPr>
          <w:rFonts w:ascii="等线" w:eastAsia="宋体" w:hAnsi="等线" w:cs="Times New Roman" w:hint="eastAsia"/>
        </w:rPr>
        <w:t>，</w:t>
      </w:r>
      <w:r w:rsidRPr="000864CF">
        <w:rPr>
          <w:rFonts w:ascii="等线" w:eastAsia="宋体" w:hAnsi="等线" w:cs="Times New Roman" w:hint="eastAsia"/>
        </w:rPr>
        <w:t>k</w:t>
      </w:r>
      <m:oMath>
        <m:r>
          <w:rPr>
            <w:rFonts w:ascii="Cambria Math" w:eastAsia="宋体" w:hAnsi="Cambria Math" w:cs="Times New Roman"/>
          </w:rPr>
          <m:t>∈</m:t>
        </m:r>
      </m:oMath>
      <w:r w:rsidRPr="000864CF">
        <w:rPr>
          <w:rFonts w:ascii="等线" w:eastAsia="宋体" w:hAnsi="等线" w:cs="Times New Roman" w:hint="eastAsia"/>
        </w:rPr>
        <w:t xml:space="preserve">Z </w:t>
      </w:r>
      <w:r w:rsidRPr="000864CF">
        <w:rPr>
          <w:rFonts w:ascii="等线" w:eastAsia="宋体" w:hAnsi="等线" w:cs="Times New Roman" w:hint="eastAsia"/>
        </w:rPr>
        <w:t>时，</w:t>
      </w:r>
      <w:r w:rsidRPr="000864CF">
        <w:rPr>
          <w:rFonts w:ascii="等线" w:eastAsia="宋体" w:hAnsi="等线" w:cs="Times New Roman" w:hint="eastAsia"/>
        </w:rPr>
        <w:t>f(x)</w:t>
      </w:r>
      <w:r w:rsidRPr="000864CF">
        <w:rPr>
          <w:rFonts w:ascii="等线" w:eastAsia="宋体" w:hAnsi="等线" w:cs="Times New Roman" w:hint="eastAsia"/>
        </w:rPr>
        <w:t>的</w:t>
      </w:r>
      <w:r w:rsidRPr="000864CF">
        <w:rPr>
          <w:rFonts w:ascii="等线" w:eastAsia="宋体" w:hAnsi="等线" w:cs="Times New Roman" w:hint="eastAsia"/>
        </w:rPr>
        <w:lastRenderedPageBreak/>
        <w:t>傅里叶级数收敛</w:t>
      </w:r>
      <w:r w:rsidRPr="000864CF">
        <w:rPr>
          <w:rFonts w:ascii="等线" w:eastAsia="宋体" w:hAnsi="等线" w:cs="Times New Roman" w:hint="eastAsia"/>
        </w:rPr>
        <w:t>.</w:t>
      </w:r>
    </w:p>
    <w:p w14:paraId="2BA37BDE" w14:textId="77777777" w:rsidR="000864CF" w:rsidRPr="000864CF" w:rsidRDefault="000864CF" w:rsidP="00D046E4">
      <w:pPr>
        <w:numPr>
          <w:ilvl w:val="0"/>
          <w:numId w:val="62"/>
        </w:numPr>
        <w:rPr>
          <w:rFonts w:ascii="Calibri" w:eastAsia="宋体" w:hAnsi="Calibri" w:cs="Times New Roman" w:hint="eastAsia"/>
        </w:rPr>
      </w:pPr>
      <w:r w:rsidRPr="000864CF">
        <w:rPr>
          <w:rFonts w:ascii="Calibri" w:eastAsia="宋体" w:hAnsi="Calibri" w:cs="Times New Roman"/>
        </w:rPr>
        <w:t>f(x)=</w:t>
      </w:r>
      <w:r w:rsidRPr="000864CF">
        <w:rPr>
          <w:rFonts w:ascii="Calibri" w:eastAsia="宋体" w:hAnsi="Calibri" w:cs="Times New Roman"/>
          <w:position w:val="-24"/>
        </w:rPr>
        <w:object w:dxaOrig="600" w:dyaOrig="624" w14:anchorId="6F25CD5B">
          <v:shape id="_x0000_i2708" type="#_x0000_t75" style="width:30.2pt;height:31.35pt" o:ole="">
            <v:imagedata r:id="rId1295" o:title=""/>
          </v:shape>
          <o:OLEObject Type="Embed" ProgID="Equation.KSEE3" ShapeID="_x0000_i2708" DrawAspect="Content" ObjectID="_1654737403" r:id="rId1296"/>
        </w:object>
      </w:r>
      <w:r w:rsidRPr="000864CF">
        <w:rPr>
          <w:rFonts w:ascii="Calibri" w:eastAsia="宋体" w:hAnsi="Calibri" w:cs="Times New Roman" w:hint="eastAsia"/>
        </w:rPr>
        <w:t>是偶函数，故</w:t>
      </w:r>
      <w:r w:rsidRPr="000864CF">
        <w:rPr>
          <w:rFonts w:ascii="Calibri" w:eastAsia="宋体" w:hAnsi="Calibri" w:cs="Times New Roman"/>
          <w:position w:val="-10"/>
        </w:rPr>
        <w:object w:dxaOrig="276" w:dyaOrig="336" w14:anchorId="1843FEE4">
          <v:shape id="_x0000_i2709" type="#_x0000_t75" style="width:13.95pt;height:16.85pt" o:ole="">
            <v:imagedata r:id="rId1297" o:title=""/>
          </v:shape>
          <o:OLEObject Type="Embed" ProgID="Equation.KSEE3" ShapeID="_x0000_i2709" DrawAspect="Content" ObjectID="_1654737404" r:id="rId1298"/>
        </w:object>
      </w:r>
      <w:r w:rsidRPr="000864CF">
        <w:rPr>
          <w:rFonts w:ascii="Calibri" w:eastAsia="宋体" w:hAnsi="Calibri" w:cs="Times New Roman"/>
        </w:rPr>
        <w:t>=0</w:t>
      </w:r>
      <w:r w:rsidRPr="000864CF">
        <w:rPr>
          <w:rFonts w:ascii="Calibri" w:eastAsia="宋体" w:hAnsi="Calibri" w:cs="Times New Roman" w:hint="eastAsia"/>
        </w:rPr>
        <w:t>（</w:t>
      </w:r>
      <w:r w:rsidRPr="000864CF">
        <w:rPr>
          <w:rFonts w:ascii="Calibri" w:eastAsia="宋体" w:hAnsi="Calibri" w:cs="Times New Roman"/>
        </w:rPr>
        <w:t>n=1,2,</w:t>
      </w:r>
      <w:r w:rsidRPr="000864CF">
        <w:rPr>
          <w:rFonts w:ascii="Arial" w:eastAsia="宋体" w:hAnsi="Arial" w:cs="Arial"/>
        </w:rPr>
        <w:t>∙∙∙</w:t>
      </w:r>
      <w:r w:rsidRPr="000864CF">
        <w:rPr>
          <w:rFonts w:ascii="Calibri" w:eastAsia="宋体" w:hAnsi="Calibri" w:cs="Times New Roman" w:hint="eastAsia"/>
        </w:rPr>
        <w:t>）</w:t>
      </w:r>
      <w:r w:rsidRPr="000864CF">
        <w:rPr>
          <w:rFonts w:ascii="Calibri" w:eastAsia="宋体" w:hAnsi="Calibri" w:cs="Times New Roman"/>
        </w:rPr>
        <w:t>.</w:t>
      </w:r>
    </w:p>
    <w:p w14:paraId="39D3C027" w14:textId="77777777" w:rsidR="000864CF" w:rsidRP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</w:rPr>
        <w:t xml:space="preserve">   </w:t>
      </w:r>
      <w:r w:rsidRPr="000864CF">
        <w:rPr>
          <w:rFonts w:ascii="Calibri" w:eastAsia="宋体" w:hAnsi="Calibri" w:cs="Times New Roman"/>
          <w:position w:val="-24"/>
        </w:rPr>
        <w:object w:dxaOrig="2352" w:dyaOrig="624" w14:anchorId="03963AC9">
          <v:shape id="_x0000_i2710" type="#_x0000_t75" style="width:117.85pt;height:31.35pt" o:ole="">
            <v:imagedata r:id="rId1299" o:title=""/>
          </v:shape>
          <o:OLEObject Type="Embed" ProgID="Equation.KSEE3" ShapeID="_x0000_i2710" DrawAspect="Content" ObjectID="_1654737405" r:id="rId1300"/>
        </w:object>
      </w:r>
    </w:p>
    <w:p w14:paraId="0B7F5D1B" w14:textId="77777777" w:rsidR="000864CF" w:rsidRP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</w:rPr>
        <w:t xml:space="preserve">      =</w:t>
      </w:r>
      <w:r w:rsidRPr="000864CF">
        <w:rPr>
          <w:rFonts w:ascii="Calibri" w:eastAsia="宋体" w:hAnsi="Calibri" w:cs="Times New Roman"/>
          <w:position w:val="-30"/>
        </w:rPr>
        <w:object w:dxaOrig="3516" w:dyaOrig="720" w14:anchorId="3559EF36">
          <v:shape id="_x0000_i2711" type="#_x0000_t75" style="width:175.95pt;height:36pt" o:ole="">
            <v:imagedata r:id="rId1301" o:title=""/>
          </v:shape>
          <o:OLEObject Type="Embed" ProgID="Equation.KSEE3" ShapeID="_x0000_i2711" DrawAspect="Content" ObjectID="_1654737406" r:id="rId1302"/>
        </w:object>
      </w:r>
    </w:p>
    <w:p w14:paraId="30238C7B" w14:textId="77777777" w:rsidR="000864CF" w:rsidRP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</w:rPr>
        <w:t xml:space="preserve">      =</w:t>
      </w:r>
      <w:r w:rsidRPr="000864CF">
        <w:rPr>
          <w:rFonts w:ascii="Calibri" w:eastAsia="宋体" w:hAnsi="Calibri" w:cs="Times New Roman"/>
          <w:position w:val="-62"/>
        </w:rPr>
        <w:object w:dxaOrig="3144" w:dyaOrig="1356" w14:anchorId="563ABB50">
          <v:shape id="_x0000_i2712" type="#_x0000_t75" style="width:157.35pt;height:67.95pt" o:ole="">
            <v:imagedata r:id="rId1303" o:title=""/>
          </v:shape>
          <o:OLEObject Type="Embed" ProgID="Equation.KSEE3" ShapeID="_x0000_i2712" DrawAspect="Content" ObjectID="_1654737407" r:id="rId1304"/>
        </w:object>
      </w:r>
    </w:p>
    <w:p w14:paraId="5ED122F3" w14:textId="77777777" w:rsidR="000864CF" w:rsidRP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</w:rPr>
        <w:t xml:space="preserve">      =</w:t>
      </w:r>
      <w:r w:rsidRPr="000864CF">
        <w:rPr>
          <w:rFonts w:ascii="Calibri" w:eastAsia="宋体" w:hAnsi="Calibri" w:cs="Times New Roman"/>
          <w:position w:val="-28"/>
        </w:rPr>
        <w:object w:dxaOrig="4680" w:dyaOrig="684" w14:anchorId="2630DDF5">
          <v:shape id="_x0000_i2713" type="#_x0000_t75" style="width:234pt;height:34.25pt" o:ole="">
            <v:imagedata r:id="rId1305" o:title=""/>
          </v:shape>
          <o:OLEObject Type="Embed" ProgID="Equation.KSEE3" ShapeID="_x0000_i2713" DrawAspect="Content" ObjectID="_1654737408" r:id="rId1306"/>
        </w:object>
      </w:r>
    </w:p>
    <w:p w14:paraId="18369D12" w14:textId="77777777" w:rsidR="000864CF" w:rsidRP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</w:rPr>
        <w:t xml:space="preserve">      = </w:t>
      </w:r>
      <w:r w:rsidRPr="000864CF">
        <w:rPr>
          <w:rFonts w:ascii="Calibri" w:eastAsia="宋体" w:hAnsi="Calibri" w:cs="Times New Roman"/>
          <w:position w:val="-28"/>
        </w:rPr>
        <w:object w:dxaOrig="2856" w:dyaOrig="660" w14:anchorId="3BBFB714">
          <v:shape id="_x0000_i2714" type="#_x0000_t75" style="width:142.85pt;height:33.1pt" o:ole="">
            <v:imagedata r:id="rId1307" o:title=""/>
          </v:shape>
          <o:OLEObject Type="Embed" ProgID="Equation.KSEE3" ShapeID="_x0000_i2714" DrawAspect="Content" ObjectID="_1654737409" r:id="rId1308"/>
        </w:object>
      </w:r>
    </w:p>
    <w:p w14:paraId="02347863" w14:textId="77777777" w:rsidR="000864CF" w:rsidRP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 w:hint="eastAsia"/>
        </w:rPr>
        <w:t>因</w:t>
      </w:r>
      <w:r w:rsidRPr="000864CF">
        <w:rPr>
          <w:rFonts w:ascii="Calibri" w:eastAsia="宋体" w:hAnsi="Calibri" w:cs="Times New Roman"/>
        </w:rPr>
        <w:t>f</w:t>
      </w:r>
      <w:r w:rsidRPr="000864CF">
        <w:rPr>
          <w:rFonts w:ascii="Calibri" w:eastAsia="宋体" w:hAnsi="Calibri" w:cs="Times New Roman" w:hint="eastAsia"/>
        </w:rPr>
        <w:t>（</w:t>
      </w:r>
      <w:r w:rsidRPr="000864CF">
        <w:rPr>
          <w:rFonts w:ascii="Calibri" w:eastAsia="宋体" w:hAnsi="Calibri" w:cs="Times New Roman"/>
        </w:rPr>
        <w:t>x</w:t>
      </w:r>
      <w:r w:rsidRPr="000864CF">
        <w:rPr>
          <w:rFonts w:ascii="Calibri" w:eastAsia="宋体" w:hAnsi="Calibri" w:cs="Times New Roman" w:hint="eastAsia"/>
        </w:rPr>
        <w:t>）满足收敛定理的条件，且在</w:t>
      </w:r>
      <w:r w:rsidRPr="000864CF">
        <w:rPr>
          <w:rFonts w:ascii="Calibri" w:eastAsia="宋体" w:hAnsi="Calibri" w:cs="Times New Roman"/>
          <w:position w:val="-10"/>
        </w:rPr>
        <w:object w:dxaOrig="816" w:dyaOrig="336" w14:anchorId="44DF4126">
          <v:shape id="_x0000_i2715" type="#_x0000_t75" style="width:40.65pt;height:16.85pt" o:ole="">
            <v:imagedata r:id="rId1309" o:title=""/>
          </v:shape>
          <o:OLEObject Type="Embed" ProgID="Equation.KSEE3" ShapeID="_x0000_i2715" DrawAspect="Content" ObjectID="_1654737410" r:id="rId1310"/>
        </w:object>
      </w:r>
      <w:r w:rsidRPr="000864CF">
        <w:rPr>
          <w:rFonts w:ascii="Calibri" w:eastAsia="宋体" w:hAnsi="Calibri" w:cs="Times New Roman" w:hint="eastAsia"/>
        </w:rPr>
        <w:t>上连续，故</w:t>
      </w:r>
    </w:p>
    <w:p w14:paraId="31FB0DF6" w14:textId="77777777" w:rsidR="000864CF" w:rsidRPr="000864CF" w:rsidRDefault="000864CF" w:rsidP="000864CF">
      <w:pPr>
        <w:rPr>
          <w:rFonts w:ascii="Times New Roman" w:eastAsia="宋体" w:hAnsi="Times New Roman" w:cs="Times New Roman"/>
        </w:rPr>
      </w:pPr>
      <w:r w:rsidRPr="000864CF">
        <w:rPr>
          <w:rFonts w:ascii="Times New Roman" w:eastAsia="宋体" w:hAnsi="Times New Roman" w:cs="Times New Roman"/>
        </w:rPr>
        <w:t xml:space="preserve">        f</w:t>
      </w:r>
      <w:r w:rsidRPr="000864CF">
        <w:rPr>
          <w:rFonts w:ascii="Times New Roman" w:eastAsia="宋体" w:hAnsi="Times New Roman" w:cs="Times New Roman" w:hint="eastAsia"/>
        </w:rPr>
        <w:t>（</w:t>
      </w:r>
      <w:r w:rsidRPr="000864CF">
        <w:rPr>
          <w:rFonts w:ascii="Times New Roman" w:eastAsia="宋体" w:hAnsi="Times New Roman" w:cs="Times New Roman"/>
        </w:rPr>
        <w:t>x</w:t>
      </w:r>
      <w:r w:rsidRPr="000864CF">
        <w:rPr>
          <w:rFonts w:ascii="Times New Roman" w:eastAsia="宋体" w:hAnsi="Times New Roman" w:cs="Times New Roman" w:hint="eastAsia"/>
        </w:rPr>
        <w:t>）</w:t>
      </w:r>
      <w:r w:rsidRPr="000864CF">
        <w:rPr>
          <w:rFonts w:ascii="Times New Roman" w:eastAsia="宋体" w:hAnsi="Times New Roman" w:cs="Times New Roman"/>
        </w:rPr>
        <w:t>=</w:t>
      </w:r>
      <w:r w:rsidRPr="000864CF">
        <w:rPr>
          <w:rFonts w:ascii="Times New Roman" w:eastAsia="宋体" w:hAnsi="Times New Roman" w:cs="Times New Roman"/>
          <w:position w:val="-28"/>
        </w:rPr>
        <w:object w:dxaOrig="4164" w:dyaOrig="720" w14:anchorId="43D32233">
          <v:shape id="_x0000_i2716" type="#_x0000_t75" style="width:208.45pt;height:36pt" o:ole="">
            <v:imagedata r:id="rId1311" o:title=""/>
          </v:shape>
          <o:OLEObject Type="Embed" ProgID="Equation.KSEE3" ShapeID="_x0000_i2716" DrawAspect="Content" ObjectID="_1654737411" r:id="rId1312"/>
        </w:object>
      </w:r>
    </w:p>
    <w:p w14:paraId="07535F5A" w14:textId="77777777" w:rsidR="000864CF" w:rsidRPr="000864CF" w:rsidRDefault="000864CF" w:rsidP="000864CF">
      <w:pPr>
        <w:rPr>
          <w:rFonts w:ascii="Calibri" w:eastAsia="宋体" w:hAnsi="Calibri" w:cs="Times New Roman"/>
        </w:rPr>
      </w:pPr>
    </w:p>
    <w:p w14:paraId="247DC707" w14:textId="77777777" w:rsidR="000864CF" w:rsidRPr="000864CF" w:rsidRDefault="000864CF" w:rsidP="000864CF">
      <w:pPr>
        <w:rPr>
          <w:rFonts w:ascii="Calibri" w:eastAsia="宋体" w:hAnsi="Calibri" w:cs="Times New Roman"/>
        </w:rPr>
      </w:pPr>
    </w:p>
    <w:p w14:paraId="08492E63" w14:textId="77777777" w:rsidR="000864CF" w:rsidRPr="000864CF" w:rsidRDefault="000864CF" w:rsidP="000864CF">
      <w:pPr>
        <w:rPr>
          <w:rFonts w:ascii="Calibri" w:eastAsia="宋体" w:hAnsi="Calibri" w:cs="Times New Roman"/>
        </w:rPr>
      </w:pPr>
    </w:p>
    <w:p w14:paraId="7A855371" w14:textId="77777777" w:rsidR="000864CF" w:rsidRPr="000864CF" w:rsidRDefault="000864CF" w:rsidP="000864CF">
      <w:pPr>
        <w:rPr>
          <w:rFonts w:ascii="Calibri" w:eastAsia="宋体" w:hAnsi="Calibri" w:cs="Times New Roman"/>
        </w:rPr>
      </w:pPr>
    </w:p>
    <w:p w14:paraId="67DF2131" w14:textId="77777777" w:rsidR="000864CF" w:rsidRPr="000864CF" w:rsidRDefault="000864CF" w:rsidP="000864CF">
      <w:pPr>
        <w:rPr>
          <w:rFonts w:ascii="Calibri" w:eastAsia="宋体" w:hAnsi="Calibri" w:cs="Times New Roman"/>
        </w:rPr>
      </w:pPr>
    </w:p>
    <w:p w14:paraId="76093A7A" w14:textId="77777777" w:rsidR="000864CF" w:rsidRPr="000864CF" w:rsidRDefault="000864CF" w:rsidP="000864CF">
      <w:pPr>
        <w:rPr>
          <w:rFonts w:ascii="Calibri" w:eastAsia="宋体" w:hAnsi="Calibri" w:cs="Times New Roman"/>
        </w:rPr>
      </w:pPr>
    </w:p>
    <w:p w14:paraId="5B1546D1" w14:textId="77777777" w:rsidR="000864CF" w:rsidRPr="000864CF" w:rsidRDefault="000864CF" w:rsidP="000864CF">
      <w:pPr>
        <w:rPr>
          <w:rFonts w:ascii="Calibri" w:eastAsia="宋体" w:hAnsi="Calibri" w:cs="Times New Roman"/>
        </w:rPr>
      </w:pPr>
    </w:p>
    <w:p w14:paraId="5A4A9A5D" w14:textId="77777777" w:rsidR="000864CF" w:rsidRPr="000864CF" w:rsidRDefault="000864CF" w:rsidP="000864CF">
      <w:pPr>
        <w:rPr>
          <w:rFonts w:ascii="Calibri" w:eastAsia="宋体" w:hAnsi="Calibri" w:cs="Times New Roman"/>
        </w:rPr>
      </w:pPr>
    </w:p>
    <w:p w14:paraId="7B10C4D6" w14:textId="77777777" w:rsidR="000864CF" w:rsidRP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</w:rPr>
        <w:t>3.</w:t>
      </w:r>
    </w:p>
    <w:p w14:paraId="4D5C4AE4" w14:textId="77777777" w:rsidR="000864CF" w:rsidRP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3214B25E" wp14:editId="5F0B8F7F">
            <wp:extent cx="5043805" cy="4372610"/>
            <wp:effectExtent l="0" t="0" r="4445" b="889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4CF">
        <w:rPr>
          <w:rFonts w:ascii="Calibri" w:eastAsia="宋体" w:hAnsi="Calibri" w:cs="Times New Roman"/>
        </w:rPr>
        <w:tab/>
      </w:r>
    </w:p>
    <w:p w14:paraId="68B1DE20" w14:textId="212058A3" w:rsidR="000864CF" w:rsidRDefault="000864CF" w:rsidP="000864CF">
      <w:pPr>
        <w:rPr>
          <w:rFonts w:ascii="Calibri" w:eastAsia="宋体" w:hAnsi="Calibri" w:cs="Times New Roman"/>
        </w:rPr>
      </w:pPr>
      <w:r w:rsidRPr="000864CF">
        <w:rPr>
          <w:rFonts w:ascii="Calibri" w:eastAsia="宋体" w:hAnsi="Calibri" w:cs="Times New Roman"/>
          <w:noProof/>
        </w:rPr>
        <w:drawing>
          <wp:anchor distT="0" distB="0" distL="114300" distR="114300" simplePos="0" relativeHeight="251676672" behindDoc="0" locked="0" layoutInCell="1" allowOverlap="1" wp14:anchorId="598CE2B0" wp14:editId="0CE154D4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5143500" cy="3735070"/>
            <wp:effectExtent l="0" t="0" r="0" b="0"/>
            <wp:wrapSquare wrapText="bothSides"/>
            <wp:docPr id="10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3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64CF">
        <w:rPr>
          <w:rFonts w:ascii="Calibri" w:eastAsia="宋体" w:hAnsi="Calibri" w:cs="Times New Roman"/>
        </w:rPr>
        <w:t>4.</w:t>
      </w:r>
    </w:p>
    <w:p w14:paraId="70F53097" w14:textId="095606B9" w:rsidR="00E7128F" w:rsidRDefault="00E7128F" w:rsidP="000864CF">
      <w:pPr>
        <w:rPr>
          <w:rFonts w:ascii="Calibri" w:eastAsia="宋体" w:hAnsi="Calibri" w:cs="Times New Roman"/>
        </w:rPr>
      </w:pPr>
    </w:p>
    <w:p w14:paraId="483ECF9C" w14:textId="77777777" w:rsidR="00E7128F" w:rsidRPr="005A22ED" w:rsidRDefault="00E7128F" w:rsidP="00E7128F">
      <w:pPr>
        <w:spacing w:line="300" w:lineRule="auto"/>
        <w:jc w:val="center"/>
        <w:rPr>
          <w:rFonts w:ascii="宋体" w:eastAsia="宋体" w:hAnsi="宋体" w:cs="STXingkai"/>
          <w:b/>
          <w:bCs/>
          <w:sz w:val="30"/>
          <w:szCs w:val="30"/>
        </w:rPr>
      </w:pPr>
      <w:r w:rsidRPr="005A22ED">
        <w:rPr>
          <w:rFonts w:ascii="宋体" w:eastAsia="宋体" w:hAnsi="宋体" w:cs="STXingkai" w:hint="eastAsia"/>
          <w:b/>
          <w:bCs/>
          <w:sz w:val="30"/>
          <w:szCs w:val="30"/>
        </w:rPr>
        <w:lastRenderedPageBreak/>
        <w:t>29.可分离变量的微分方程</w:t>
      </w:r>
    </w:p>
    <w:p w14:paraId="2CAF76CE" w14:textId="77777777" w:rsidR="00E7128F" w:rsidRDefault="00E7128F" w:rsidP="00D046E4">
      <w:pPr>
        <w:pStyle w:val="a4"/>
        <w:numPr>
          <w:ilvl w:val="0"/>
          <w:numId w:val="29"/>
        </w:numPr>
        <w:spacing w:line="300" w:lineRule="auto"/>
        <w:ind w:firstLineChars="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求下列微分方程的通解</w:t>
      </w:r>
    </w:p>
    <w:p w14:paraId="626D7C39" w14:textId="77777777" w:rsidR="00E7128F" w:rsidRDefault="00E7128F" w:rsidP="00D046E4">
      <w:pPr>
        <w:pStyle w:val="a4"/>
        <w:numPr>
          <w:ilvl w:val="0"/>
          <w:numId w:val="30"/>
        </w:numPr>
        <w:spacing w:line="300" w:lineRule="auto"/>
        <w:ind w:firstLineChars="0"/>
        <w:rPr>
          <w:rFonts w:ascii="宋体" w:eastAsia="宋体" w:hAnsi="宋体" w:cs="宋体"/>
          <w:szCs w:val="21"/>
        </w:rPr>
      </w:pPr>
      <m:oMath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'</m:t>
            </m:r>
          </m:sup>
        </m:sSup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eastAsia="宋体" w:hAnsi="Cambria Math" w:cs="宋体" w:hint="eastAsia"/>
            <w:szCs w:val="21"/>
          </w:rPr>
          <m:t>x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'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=a(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+y</m:t>
        </m:r>
        <m:r>
          <w:rPr>
            <w:rFonts w:ascii="Cambria Math" w:eastAsia="宋体" w:hAnsi="Cambria Math" w:cs="宋体" w:hint="eastAsia"/>
            <w:szCs w:val="21"/>
          </w:rPr>
          <m:t>'</m:t>
        </m:r>
        <m:r>
          <w:rPr>
            <w:rFonts w:ascii="Cambria Math" w:eastAsia="宋体" w:hAnsi="Cambria Math" w:cs="宋体" w:hint="eastAsia"/>
            <w:szCs w:val="21"/>
          </w:rPr>
          <m:t>)</m:t>
        </m:r>
      </m:oMath>
    </w:p>
    <w:p w14:paraId="1D438A2D" w14:textId="77777777" w:rsidR="00E7128F" w:rsidRDefault="00E7128F" w:rsidP="00E7128F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解：</w:t>
      </w:r>
      <m:oMath>
        <m:d>
          <m:d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a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x</m:t>
            </m:r>
          </m:e>
        </m:d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'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=ay</m:t>
        </m:r>
        <m:r>
          <w:rPr>
            <w:rFonts w:ascii="Cambria Math" w:eastAsia="宋体" w:hAnsi="Cambria Math" w:cs="宋体" w:hint="eastAsia"/>
            <w:szCs w:val="21"/>
          </w:rPr>
          <m:t>²</m:t>
        </m:r>
      </m:oMath>
    </w:p>
    <w:p w14:paraId="4318904D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∴</w:t>
      </w:r>
      <m:oMath>
        <m:d>
          <m:d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dPr>
          <m:e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a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x</m:t>
            </m:r>
          </m:e>
        </m:d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dy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dx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=ay</m:t>
        </m:r>
        <m:r>
          <w:rPr>
            <w:rFonts w:ascii="Cambria Math" w:eastAsia="宋体" w:hAnsi="Cambria Math" w:cs="宋体" w:hint="eastAsia"/>
            <w:szCs w:val="21"/>
          </w:rPr>
          <m:t>²</m:t>
        </m:r>
      </m:oMath>
    </w:p>
    <w:p w14:paraId="2064BD68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∴</w:t>
      </w:r>
      <m:oMath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ay</m:t>
            </m:r>
            <m:r>
              <w:rPr>
                <w:rFonts w:ascii="Cambria Math" w:eastAsia="宋体" w:hAnsi="Cambria Math" w:cs="宋体" w:hint="eastAsia"/>
                <w:szCs w:val="21"/>
              </w:rPr>
              <m:t>²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dy=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d>
              <m:d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a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x</m:t>
                </m:r>
              </m:e>
            </m:d>
          </m:den>
        </m:f>
        <m:r>
          <w:rPr>
            <w:rFonts w:ascii="Cambria Math" w:eastAsia="宋体" w:hAnsi="Cambria Math" w:cs="宋体" w:hint="eastAsia"/>
            <w:szCs w:val="21"/>
          </w:rPr>
          <m:t>dx     (y</m:t>
        </m:r>
        <m:r>
          <w:rPr>
            <w:rFonts w:ascii="Cambria Math" w:eastAsia="宋体" w:hAnsi="Cambria Math" w:cs="宋体" w:hint="eastAsia"/>
            <w:szCs w:val="21"/>
          </w:rPr>
          <m:t>≠</m:t>
        </m:r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0</m:t>
        </m:r>
        <m:r>
          <w:rPr>
            <w:rFonts w:ascii="Cambria Math" w:eastAsia="宋体" w:hAnsi="Cambria Math" w:cs="宋体" w:hint="eastAsia"/>
            <w:szCs w:val="21"/>
          </w:rPr>
          <m:t>)</m:t>
        </m:r>
      </m:oMath>
    </w:p>
    <w:p w14:paraId="53C2F3AE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∴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ay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²</m:t>
                </m:r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dy=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="宋体" w:hAnsi="Cambria Math" w:cs="宋体" w:hint="eastAsia"/>
                        <w:i/>
                        <w:iCs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 w:cs="宋体" w:hint="eastAsia"/>
                            <w:i/>
                            <w:iCs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1</m:t>
                        </m:r>
                        <m:r>
                          <w:rPr>
                            <w:rFonts w:ascii="微软雅黑" w:eastAsia="微软雅黑" w:hAnsi="微软雅黑" w:cs="微软雅黑" w:hint="eastAsia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a</m:t>
                        </m:r>
                        <m:r>
                          <w:rPr>
                            <w:rFonts w:ascii="微软雅黑" w:eastAsia="微软雅黑" w:hAnsi="微软雅黑" w:cs="微软雅黑" w:hint="eastAsia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宋体" w:hAnsi="Cambria Math" w:cs="宋体" w:hint="eastAsia"/>
                            <w:szCs w:val="21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eastAsia="宋体" w:hAnsi="Cambria Math" w:cs="宋体" w:hint="eastAsia"/>
                    <w:szCs w:val="21"/>
                  </w:rPr>
                  <m:t xml:space="preserve">dx     </m:t>
                </m:r>
              </m:e>
            </m:nary>
          </m:e>
        </m:nary>
      </m:oMath>
    </w:p>
    <w:p w14:paraId="790B3D30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∴</w:t>
      </w:r>
      <m:oMath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ay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=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func>
          <m:funcPr>
            <m:ctrlPr>
              <w:rPr>
                <w:rFonts w:ascii="Cambria Math" w:eastAsia="宋体" w:hAnsi="Cambria Math" w:cs="宋体" w:hint="eastAsia"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a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x</m:t>
                </m:r>
              </m:e>
            </m:d>
          </m:e>
        </m:func>
        <m:r>
          <w:rPr>
            <w:rFonts w:ascii="Cambria Math" w:eastAsia="宋体" w:hAnsi="Cambria Math" w:cs="宋体" w:hint="eastAsia"/>
            <w:szCs w:val="21"/>
          </w:rPr>
          <m:t>+C</m:t>
        </m:r>
      </m:oMath>
    </w:p>
    <w:p w14:paraId="3F37589E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即</w:t>
      </w:r>
      <m:oMath>
        <m:r>
          <w:rPr>
            <w:rFonts w:ascii="Cambria Math" w:eastAsia="宋体" w:hAnsi="Cambria Math" w:cs="宋体" w:hint="eastAsia"/>
            <w:szCs w:val="21"/>
          </w:rPr>
          <m:t>y=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aln</m:t>
            </m:r>
            <m:d>
              <m:dPr>
                <m:begChr m:val="|"/>
                <m:endChr m:val="|"/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x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a</m:t>
                </m:r>
              </m:e>
            </m:d>
            <m:r>
              <w:rPr>
                <w:rFonts w:ascii="Cambria Math" w:eastAsia="宋体" w:hAnsi="Cambria Math" w:cs="宋体" w:hint="eastAsia"/>
                <w:szCs w:val="21"/>
              </w:rPr>
              <m:t>+C</m:t>
            </m:r>
          </m:den>
        </m:f>
      </m:oMath>
    </w:p>
    <w:p w14:paraId="494F7ABE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</w:p>
    <w:p w14:paraId="0924A098" w14:textId="77777777" w:rsidR="00E7128F" w:rsidRDefault="00E7128F" w:rsidP="00D046E4">
      <w:pPr>
        <w:pStyle w:val="a4"/>
        <w:numPr>
          <w:ilvl w:val="0"/>
          <w:numId w:val="30"/>
        </w:numPr>
        <w:spacing w:line="300" w:lineRule="auto"/>
        <w:ind w:firstLineChars="0"/>
        <w:rPr>
          <w:rFonts w:ascii="宋体" w:eastAsia="宋体" w:hAnsi="宋体" w:cs="宋体"/>
          <w:iCs/>
          <w:szCs w:val="21"/>
        </w:rPr>
      </w:pPr>
      <m:oMath>
        <m:r>
          <w:rPr>
            <w:rFonts w:ascii="Cambria Math" w:eastAsia="宋体" w:hAnsi="Cambria Math" w:cs="宋体" w:hint="eastAsia"/>
            <w:szCs w:val="21"/>
          </w:rPr>
          <m:t>x</m:t>
        </m:r>
        <m:sSup>
          <m:sSup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'</m:t>
            </m:r>
          </m:sup>
        </m:sSup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eastAsia="宋体" w:hAnsi="Cambria Math" w:cs="宋体" w:hint="eastAsia"/>
            <w:szCs w:val="21"/>
          </w:rPr>
          <m:t>ylny=0</m:t>
        </m:r>
      </m:oMath>
    </w:p>
    <w:p w14:paraId="5D31AB54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解：</w:t>
      </w:r>
      <m:oMath>
        <m:r>
          <w:rPr>
            <w:rFonts w:ascii="Cambria Math" w:eastAsia="宋体" w:hAnsi="Cambria Math" w:cs="宋体" w:hint="eastAsia"/>
            <w:szCs w:val="21"/>
          </w:rPr>
          <m:t>x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dy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dx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=ylny</m:t>
        </m:r>
      </m:oMath>
    </w:p>
    <w:p w14:paraId="558693A0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∴</w:t>
      </w:r>
      <m:oMath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ylny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dy=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x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dx    (y</m:t>
        </m:r>
        <m:r>
          <w:rPr>
            <w:rFonts w:ascii="Cambria Math" w:eastAsia="宋体" w:hAnsi="Cambria Math" w:cs="宋体" w:hint="eastAsia"/>
            <w:szCs w:val="21"/>
          </w:rPr>
          <m:t>≠</m:t>
        </m:r>
        <m:r>
          <w:rPr>
            <w:rFonts w:ascii="Cambria Math" w:eastAsia="宋体" w:hAnsi="Cambria Math" w:cs="宋体" w:hint="eastAsia"/>
            <w:szCs w:val="21"/>
          </w:rPr>
          <m:t>0</m:t>
        </m:r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且</m:t>
        </m:r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y</m:t>
        </m:r>
        <m:r>
          <w:rPr>
            <w:rFonts w:ascii="Cambria Math" w:eastAsia="宋体" w:hAnsi="Cambria Math" w:cs="宋体" w:hint="eastAsia"/>
            <w:szCs w:val="21"/>
          </w:rPr>
          <m:t>≠</m:t>
        </m:r>
        <m:r>
          <w:rPr>
            <w:rFonts w:ascii="Cambria Math" w:eastAsia="宋体" w:hAnsi="Cambria Math" w:cs="宋体" w:hint="eastAsia"/>
            <w:szCs w:val="21"/>
          </w:rPr>
          <m:t>1)</m:t>
        </m:r>
      </m:oMath>
    </w:p>
    <w:p w14:paraId="26DA405C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∴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ylny</m:t>
                </m:r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dy</m:t>
            </m:r>
          </m:e>
        </m:nary>
        <m:r>
          <w:rPr>
            <w:rFonts w:ascii="Cambria Math" w:eastAsia="宋体" w:hAnsi="Cambria Math" w:cs="宋体" w:hint="eastAsia"/>
            <w:szCs w:val="21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x</m:t>
                </m:r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dx</m:t>
            </m:r>
          </m:e>
        </m:nary>
      </m:oMath>
    </w:p>
    <w:p w14:paraId="1DE3DE18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∴</w:t>
      </w:r>
      <m:oMath>
        <m:func>
          <m:funcPr>
            <m:ctrlPr>
              <w:rPr>
                <w:rFonts w:ascii="Cambria Math" w:eastAsia="宋体" w:hAnsi="Cambria Math" w:cs="宋体" w:hint="eastAsia"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lny</m:t>
                </m:r>
              </m:e>
            </m:d>
          </m:e>
        </m:func>
        <m:r>
          <w:rPr>
            <w:rFonts w:ascii="Cambria Math" w:eastAsia="宋体" w:hAnsi="Cambria Math" w:cs="宋体" w:hint="eastAsia"/>
            <w:szCs w:val="21"/>
          </w:rPr>
          <m:t>=</m:t>
        </m:r>
        <m:func>
          <m:funcPr>
            <m:ctrlPr>
              <w:rPr>
                <w:rFonts w:ascii="Cambria Math" w:eastAsia="宋体" w:hAnsi="Cambria Math" w:cs="宋体" w:hint="eastAsia"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x</m:t>
                </m:r>
              </m:e>
            </m:d>
          </m:e>
        </m:func>
        <m:r>
          <w:rPr>
            <w:rFonts w:ascii="Cambria Math" w:eastAsia="宋体" w:hAnsi="Cambria Math" w:cs="宋体" w:hint="eastAsia"/>
            <w:szCs w:val="21"/>
          </w:rPr>
          <m:t>+C</m:t>
        </m:r>
      </m:oMath>
    </w:p>
    <w:p w14:paraId="49CBFBEF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∴</w:t>
      </w:r>
      <m:oMath>
        <m:func>
          <m:funcPr>
            <m:ctrlPr>
              <w:rPr>
                <w:rFonts w:ascii="Cambria Math" w:eastAsia="宋体" w:hAnsi="Cambria Math" w:cs="宋体" w:hint="eastAsia"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="宋体" w:hint="eastAsia"/>
                        <w:i/>
                        <w:iCs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lny</m:t>
                    </m:r>
                  </m:num>
                  <m:den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eastAsia="宋体" w:hAnsi="Cambria Math" w:cs="宋体" w:hint="eastAsia"/>
            <w:szCs w:val="21"/>
          </w:rPr>
          <m:t>=C</m:t>
        </m:r>
      </m:oMath>
    </w:p>
    <w:p w14:paraId="318CE906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化简得</w:t>
      </w:r>
      <m:oMath>
        <m:r>
          <w:rPr>
            <w:rFonts w:ascii="Cambria Math" w:eastAsia="宋体" w:hAnsi="Cambria Math" w:cs="宋体" w:hint="eastAsia"/>
            <w:szCs w:val="21"/>
          </w:rPr>
          <m:t>y=</m:t>
        </m:r>
        <m:sSup>
          <m:sSup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Cx</m:t>
            </m:r>
          </m:sup>
        </m:sSup>
      </m:oMath>
    </w:p>
    <w:p w14:paraId="05D465EC" w14:textId="77777777" w:rsidR="00E7128F" w:rsidRDefault="00E7128F" w:rsidP="00E7128F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(3)</w:t>
      </w:r>
      <m:oMath>
        <m:r>
          <w:rPr>
            <w:rFonts w:ascii="Cambria Math" w:eastAsia="宋体" w:hAnsi="Cambria Math" w:cs="宋体" w:hint="eastAsia"/>
            <w:szCs w:val="21"/>
          </w:rPr>
          <m:t xml:space="preserve"> 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'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=1+x+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+x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sup>
        </m:sSup>
      </m:oMath>
    </w:p>
    <w:p w14:paraId="4056C0F0" w14:textId="77777777" w:rsidR="00E7128F" w:rsidRDefault="00E7128F" w:rsidP="00E7128F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解: </w:t>
      </w:r>
      <m:oMath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dy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dx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=(1+x)(1+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)</m:t>
        </m:r>
      </m:oMath>
    </w:p>
    <w:p w14:paraId="5B34857C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∴ </w:t>
      </w:r>
      <m:oMath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1+</m:t>
            </m:r>
            <m:sSup>
              <m:sSup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宋体" w:hint="eastAsia"/>
            <w:szCs w:val="21"/>
          </w:rPr>
          <m:t xml:space="preserve"> dy=</m:t>
        </m:r>
        <m:d>
          <m:d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dPr>
          <m:e>
            <m:r>
              <w:rPr>
                <w:rFonts w:ascii="Cambria Math" w:eastAsia="宋体" w:hAnsi="Cambria Math" w:cs="宋体" w:hint="eastAsia"/>
                <w:szCs w:val="21"/>
              </w:rPr>
              <m:t>1+x</m:t>
            </m:r>
          </m:e>
        </m:d>
        <m:r>
          <w:rPr>
            <w:rFonts w:ascii="Cambria Math" w:eastAsia="宋体" w:hAnsi="Cambria Math" w:cs="宋体" w:hint="eastAsia"/>
            <w:szCs w:val="21"/>
          </w:rPr>
          <m:t xml:space="preserve"> dx</m:t>
        </m:r>
      </m:oMath>
    </w:p>
    <w:p w14:paraId="08F1DF22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∴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 xml:space="preserve"> dy</m:t>
            </m:r>
          </m:e>
        </m:nary>
        <m:r>
          <w:rPr>
            <w:rFonts w:ascii="Cambria Math" w:eastAsia="宋体" w:hAnsi="Cambria Math" w:cs="宋体" w:hint="eastAsia"/>
            <w:szCs w:val="21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1+x</m:t>
                </m:r>
              </m:e>
            </m:d>
            <m:r>
              <w:rPr>
                <w:rFonts w:ascii="Cambria Math" w:eastAsia="宋体" w:hAnsi="Cambria Math" w:cs="宋体" w:hint="eastAsia"/>
                <w:szCs w:val="21"/>
              </w:rPr>
              <m:t xml:space="preserve"> dx</m:t>
            </m:r>
          </m:e>
        </m:nary>
      </m:oMath>
    </w:p>
    <w:p w14:paraId="4209E335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∴ </w:t>
      </w:r>
      <m:oMath>
        <m:func>
          <m:func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arctan</m:t>
            </m:r>
          </m:fName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</m:func>
        <m:r>
          <w:rPr>
            <w:rFonts w:ascii="Cambria Math" w:eastAsia="宋体" w:hAnsi="Cambria Math" w:cs="宋体" w:hint="eastAsia"/>
            <w:szCs w:val="21"/>
          </w:rPr>
          <m:t>=x+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den>
        </m:f>
        <m:sSup>
          <m:sSup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+C</m:t>
        </m:r>
      </m:oMath>
    </w:p>
    <w:p w14:paraId="105E4984" w14:textId="77777777" w:rsidR="00E7128F" w:rsidRDefault="00E7128F" w:rsidP="00E7128F">
      <w:pPr>
        <w:spacing w:line="300" w:lineRule="auto"/>
        <w:rPr>
          <w:rFonts w:ascii="Cambria Math" w:eastAsia="宋体" w:hAnsi="Cambria Math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即 </w:t>
      </w:r>
      <m:oMath>
        <m:r>
          <w:rPr>
            <w:rFonts w:ascii="Cambria Math" w:eastAsia="宋体" w:hAnsi="Cambria Math" w:cs="宋体" w:hint="eastAsia"/>
            <w:szCs w:val="21"/>
          </w:rPr>
          <m:t>y=</m:t>
        </m:r>
        <m:func>
          <m:func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tan</m:t>
            </m:r>
          </m:fName>
          <m:e>
            <m:r>
              <w:rPr>
                <w:rFonts w:ascii="Cambria Math" w:eastAsia="宋体" w:hAnsi="Cambria Math" w:cs="宋体" w:hint="eastAsia"/>
                <w:szCs w:val="21"/>
              </w:rPr>
              <m:t>(x+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 w:cs="宋体" w:hint="eastAsia"/>
                <w:szCs w:val="21"/>
              </w:rPr>
              <m:t>+C)</m:t>
            </m:r>
          </m:e>
        </m:func>
      </m:oMath>
    </w:p>
    <w:p w14:paraId="0C36F797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(4) </w:t>
      </w:r>
      <m:oMath>
        <m:sSup>
          <m:sSup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'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(x</m:t>
                </m:r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y)</m:t>
                </m:r>
              </m:e>
              <m:sup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sup>
            </m:sSup>
          </m:den>
        </m:f>
      </m:oMath>
    </w:p>
    <w:p w14:paraId="33C51CE5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lastRenderedPageBreak/>
        <w:t xml:space="preserve">解: 令 </w:t>
      </w:r>
      <m:oMath>
        <m:r>
          <w:rPr>
            <w:rFonts w:ascii="Cambria Math" w:eastAsia="宋体" w:hAnsi="Cambria Math" w:cs="宋体" w:hint="eastAsia"/>
            <w:szCs w:val="21"/>
          </w:rPr>
          <m:t>u=x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eastAsia="宋体" w:hAnsi="Cambria Math" w:cs="宋体" w:hint="eastAsia"/>
            <w:szCs w:val="21"/>
          </w:rPr>
          <m:t>y</m:t>
        </m:r>
      </m:oMath>
      <w:r>
        <w:rPr>
          <w:rFonts w:ascii="宋体" w:eastAsia="宋体" w:hAnsi="宋体" w:cs="宋体" w:hint="eastAsia"/>
          <w:iCs/>
          <w:szCs w:val="21"/>
        </w:rPr>
        <w:t xml:space="preserve"> , 则有</w:t>
      </w:r>
      <m:oMath>
        <m:r>
          <w:rPr>
            <w:rFonts w:ascii="Cambria Math" w:eastAsia="宋体" w:hAnsi="Cambria Math" w:cs="宋体" w:hint="eastAsia"/>
            <w:szCs w:val="21"/>
          </w:rPr>
          <m:t xml:space="preserve">  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du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dx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=1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dy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dx</m:t>
            </m:r>
          </m:den>
        </m:f>
      </m:oMath>
    </w:p>
    <w:p w14:paraId="2BF24A25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∴ </w:t>
      </w:r>
      <m:oMath>
        <m:r>
          <w:rPr>
            <w:rFonts w:ascii="Cambria Math" w:eastAsia="宋体" w:hAnsi="Cambria Math" w:cs="宋体" w:hint="eastAsia"/>
            <w:szCs w:val="21"/>
          </w:rPr>
          <m:t>1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du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dx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u</m:t>
                </m:r>
              </m:e>
              <m:sup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sup>
            </m:sSup>
          </m:den>
        </m:f>
      </m:oMath>
    </w:p>
    <w:p w14:paraId="091335D3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∴ </w:t>
      </w:r>
      <m:oMath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u</m:t>
                </m:r>
              </m:e>
              <m:sup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u</m:t>
                </m:r>
              </m:e>
              <m:sup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sup>
            </m:sSup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du=dx</m:t>
        </m:r>
      </m:oMath>
    </w:p>
    <w:p w14:paraId="4104A4F6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∴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iCs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u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iCs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u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微软雅黑" w:eastAsia="微软雅黑" w:hAnsi="微软雅黑" w:cs="微软雅黑" w:hint="eastAsia"/>
                    <w:szCs w:val="21"/>
                  </w:rPr>
                  <m:t>-</m:t>
                </m:r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du</m:t>
            </m:r>
          </m:e>
        </m:nary>
        <m:r>
          <w:rPr>
            <w:rFonts w:ascii="Cambria Math" w:eastAsia="宋体" w:hAnsi="Cambria Math" w:cs="宋体" w:hint="eastAsia"/>
            <w:szCs w:val="21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naryPr>
          <m:sub/>
          <m:sup/>
          <m:e>
            <m:r>
              <w:rPr>
                <w:rFonts w:ascii="Cambria Math" w:eastAsia="宋体" w:hAnsi="Cambria Math" w:cs="宋体" w:hint="eastAsia"/>
                <w:szCs w:val="21"/>
              </w:rPr>
              <m:t>dx</m:t>
            </m:r>
          </m:e>
        </m:nary>
      </m:oMath>
    </w:p>
    <w:p w14:paraId="6A394BE1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∴ </w:t>
      </w:r>
      <m:oMath>
        <m:r>
          <w:rPr>
            <w:rFonts w:ascii="Cambria Math" w:eastAsia="宋体" w:hAnsi="Cambria Math" w:cs="宋体" w:hint="eastAsia"/>
            <w:szCs w:val="21"/>
          </w:rPr>
          <m:t>u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den>
        </m:f>
        <m:func>
          <m:funcPr>
            <m:ctrlPr>
              <w:rPr>
                <w:rFonts w:ascii="Cambria Math" w:eastAsia="宋体" w:hAnsi="Cambria Math" w:cs="宋体" w:hint="eastAsia"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宋体" w:hint="eastAsia"/>
                    <w:iCs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="宋体" w:hint="eastAsia"/>
                        <w:iCs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1+u</m:t>
                    </m:r>
                  </m:num>
                  <m:den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1</m:t>
                    </m:r>
                    <m:r>
                      <w:rPr>
                        <w:rFonts w:ascii="微软雅黑" w:eastAsia="微软雅黑" w:hAnsi="微软雅黑" w:cs="微软雅黑" w:hint="eastAsia"/>
                        <w:szCs w:val="21"/>
                      </w:rPr>
                      <m:t>-</m:t>
                    </m:r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u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=x+C</m:t>
        </m:r>
      </m:oMath>
    </w:p>
    <w:p w14:paraId="3320E0C3" w14:textId="77777777" w:rsidR="00E7128F" w:rsidRDefault="00E7128F" w:rsidP="00E7128F">
      <w:pPr>
        <w:spacing w:line="300" w:lineRule="auto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 xml:space="preserve">代入 </w:t>
      </w:r>
      <m:oMath>
        <m:r>
          <w:rPr>
            <w:rFonts w:ascii="Cambria Math" w:eastAsia="宋体" w:hAnsi="Cambria Math" w:cs="宋体" w:hint="eastAsia"/>
            <w:szCs w:val="21"/>
          </w:rPr>
          <m:t>u=x</m:t>
        </m:r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eastAsia="宋体" w:hAnsi="Cambria Math" w:cs="宋体" w:hint="eastAsia"/>
            <w:szCs w:val="21"/>
          </w:rPr>
          <m:t>y</m:t>
        </m:r>
      </m:oMath>
      <w:r>
        <w:rPr>
          <w:rFonts w:ascii="宋体" w:eastAsia="宋体" w:hAnsi="宋体" w:cs="宋体" w:hint="eastAsia"/>
          <w:iCs/>
          <w:szCs w:val="21"/>
        </w:rPr>
        <w:t xml:space="preserve">, 整理得: </w:t>
      </w:r>
      <m:oMath>
        <m:f>
          <m:f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x+y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1+x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=C</m:t>
        </m:r>
        <m:sSup>
          <m:sSupPr>
            <m:ctrlPr>
              <w:rPr>
                <w:rFonts w:ascii="Cambria Math" w:eastAsia="宋体" w:hAnsi="Cambria Math" w:cs="宋体" w:hint="eastAsia"/>
                <w:i/>
                <w:iCs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2y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 xml:space="preserve"> </m:t>
        </m:r>
      </m:oMath>
    </w:p>
    <w:p w14:paraId="0F5B7382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2.求下列微分方程满足初始条件的特解：</w:t>
      </w:r>
    </w:p>
    <w:p w14:paraId="426AED76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(1) </w:t>
      </w:r>
      <m:oMath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'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 xml:space="preserve">= 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2x</m:t>
            </m:r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 xml:space="preserve">, </m:t>
        </m:r>
      </m:oMath>
      <w:r>
        <w:rPr>
          <w:rFonts w:ascii="宋体" w:eastAsia="宋体" w:hAnsi="宋体" w:cs="宋体" w:hint="eastAsia"/>
          <w:szCs w:val="21"/>
        </w:rPr>
        <w:t xml:space="preserve"> </w:t>
      </w:r>
      <m:oMath>
        <m:sSub>
          <m:sSub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宋体" w:hint="eastAsia"/>
                <w:szCs w:val="21"/>
              </w:rPr>
              <m:t>y|</m:t>
            </m:r>
          </m:e>
          <m:sub>
            <m:r>
              <w:rPr>
                <w:rFonts w:ascii="Cambria Math" w:eastAsia="宋体" w:hAnsi="Cambria Math" w:cs="宋体" w:hint="eastAsia"/>
                <w:szCs w:val="21"/>
              </w:rPr>
              <m:t>x=0</m:t>
            </m:r>
          </m:sub>
        </m:sSub>
        <m:r>
          <w:rPr>
            <w:rFonts w:ascii="Cambria Math" w:eastAsia="宋体" w:hAnsi="Cambria Math" w:cs="宋体" w:hint="eastAsia"/>
            <w:szCs w:val="21"/>
          </w:rPr>
          <m:t xml:space="preserve"> = 0</m:t>
        </m:r>
      </m:oMath>
    </w:p>
    <w:p w14:paraId="1B249A4A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解: </w:t>
      </w:r>
      <m:oMath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'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=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2x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·</m:t>
        </m:r>
        <m:r>
          <w:rPr>
            <w:rFonts w:ascii="Cambria Math" w:eastAsia="宋体" w:hAnsi="Cambria Math" w:cs="宋体" w:hint="eastAsia"/>
            <w:szCs w:val="21"/>
          </w:rPr>
          <m:t xml:space="preserve"> 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e</m:t>
            </m:r>
          </m:e>
          <m:sup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sup>
        </m:sSup>
      </m:oMath>
    </w:p>
    <w:p w14:paraId="663FDB3A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∴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e</m:t>
                </m:r>
              </m:e>
              <m:sup>
                <m:r>
                  <w:rPr>
                    <w:rFonts w:ascii="Cambria Math" w:eastAsia="宋体" w:hAnsi="Cambria Math" w:cs="宋体" w:hint="eastAsia"/>
                    <w:szCs w:val="21"/>
                  </w:rPr>
                  <m:t>y</m:t>
                </m:r>
              </m:sup>
            </m:sSup>
            <m:r>
              <w:rPr>
                <w:rFonts w:ascii="Cambria Math" w:eastAsia="宋体" w:hAnsi="Cambria Math" w:cs="宋体" w:hint="eastAsia"/>
                <w:szCs w:val="21"/>
              </w:rPr>
              <m:t xml:space="preserve"> dy=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2x</m:t>
                    </m:r>
                  </m:sup>
                </m:sSup>
                <m:r>
                  <w:rPr>
                    <w:rFonts w:ascii="Cambria Math" w:eastAsia="宋体" w:hAnsi="Cambria Math" w:cs="宋体" w:hint="eastAsia"/>
                    <w:szCs w:val="21"/>
                  </w:rPr>
                  <m:t xml:space="preserve"> dx</m:t>
                </m:r>
              </m:e>
            </m:nary>
          </m:e>
        </m:nary>
      </m:oMath>
    </w:p>
    <w:p w14:paraId="3ACA31D0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∴</w:t>
      </w:r>
      <m:oMath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=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den>
        </m:f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2x</m:t>
            </m:r>
          </m:sup>
        </m:sSup>
        <m:r>
          <w:rPr>
            <w:rFonts w:ascii="Cambria Math" w:eastAsia="宋体" w:hAnsi="Cambria Math" w:cs="宋体" w:hint="eastAsia"/>
            <w:szCs w:val="21"/>
          </w:rPr>
          <m:t>+C</m:t>
        </m:r>
      </m:oMath>
    </w:p>
    <w:p w14:paraId="79E5C80F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即 </w:t>
      </w:r>
      <m:oMath>
        <m:r>
          <w:rPr>
            <w:rFonts w:ascii="Cambria Math" w:eastAsia="宋体" w:hAnsi="Cambria Math" w:cs="宋体" w:hint="eastAsia"/>
            <w:szCs w:val="21"/>
          </w:rPr>
          <m:t>y=</m:t>
        </m:r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</m:fName>
          <m:e>
            <m:r>
              <w:rPr>
                <w:rFonts w:ascii="Cambria Math" w:eastAsia="宋体" w:hAnsi="Cambria Math" w:cs="宋体" w:hint="eastAsia"/>
                <w:szCs w:val="21"/>
              </w:rPr>
              <m:t>∣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e</m:t>
                </m:r>
              </m:e>
              <m:sup>
                <m:r>
                  <w:rPr>
                    <w:rFonts w:ascii="Cambria Math" w:eastAsia="宋体" w:hAnsi="Cambria Math" w:cs="宋体" w:hint="eastAsia"/>
                    <w:szCs w:val="21"/>
                  </w:rPr>
                  <m:t>2x</m:t>
                </m:r>
              </m:sup>
            </m:sSup>
            <m:r>
              <w:rPr>
                <w:rFonts w:ascii="Cambria Math" w:eastAsia="宋体" w:hAnsi="Cambria Math" w:cs="宋体" w:hint="eastAsia"/>
                <w:szCs w:val="21"/>
              </w:rPr>
              <m:t>+C</m:t>
            </m:r>
            <m:r>
              <w:rPr>
                <w:rFonts w:ascii="Cambria Math" w:eastAsia="宋体" w:hAnsi="Cambria Math" w:cs="宋体" w:hint="eastAsia"/>
                <w:szCs w:val="21"/>
              </w:rPr>
              <m:t>∣</m:t>
            </m:r>
          </m:e>
        </m:func>
      </m:oMath>
    </w:p>
    <w:p w14:paraId="7F38DCEF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代入</w:t>
      </w:r>
      <m:oMath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（</m:t>
        </m:r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0,0</m:t>
        </m:r>
        <m:r>
          <m:rPr>
            <m:sty m:val="p"/>
          </m:rPr>
          <w:rPr>
            <w:rFonts w:ascii="Cambria Math" w:eastAsia="宋体" w:hAnsi="Cambria Math" w:cs="宋体" w:hint="eastAsia"/>
            <w:szCs w:val="21"/>
          </w:rPr>
          <m:t>）</m:t>
        </m:r>
      </m:oMath>
      <w:r>
        <w:rPr>
          <w:rFonts w:ascii="宋体" w:eastAsia="宋体" w:hAnsi="宋体" w:cs="宋体" w:hint="eastAsia"/>
          <w:szCs w:val="21"/>
        </w:rPr>
        <w:t>得</w:t>
      </w:r>
      <m:oMath>
        <m:r>
          <w:rPr>
            <w:rFonts w:ascii="Cambria Math" w:eastAsia="宋体" w:hAnsi="Cambria Math" w:cs="宋体" w:hint="eastAsia"/>
            <w:szCs w:val="21"/>
          </w:rPr>
          <m:t>C=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1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den>
        </m:f>
      </m:oMath>
    </w:p>
    <w:p w14:paraId="4380B5D5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∴ </w:t>
      </w:r>
      <m:oMath>
        <m:r>
          <w:rPr>
            <w:rFonts w:ascii="Cambria Math" w:eastAsia="宋体" w:hAnsi="Cambria Math" w:cs="宋体" w:hint="eastAsia"/>
            <w:szCs w:val="21"/>
          </w:rPr>
          <m:t>y=</m:t>
        </m:r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</m:fName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2x</m:t>
                    </m:r>
                  </m:sup>
                </m:sSup>
                <m:r>
                  <w:rPr>
                    <w:rFonts w:ascii="Cambria Math" w:eastAsia="宋体" w:hAnsi="Cambria Math" w:cs="宋体" w:hint="eastAsia"/>
                    <w:szCs w:val="21"/>
                  </w:rPr>
                  <m:t>+1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e>
        </m:func>
      </m:oMath>
      <w:r>
        <w:rPr>
          <w:rFonts w:ascii="宋体" w:eastAsia="宋体" w:hAnsi="宋体" w:cs="宋体" w:hint="eastAsia"/>
          <w:szCs w:val="21"/>
        </w:rPr>
        <w:tab/>
      </w:r>
    </w:p>
    <w:p w14:paraId="3BCC93B5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(2) </w:t>
      </w:r>
      <m:oMath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'</m:t>
            </m:r>
          </m:sup>
        </m:sSup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sin</m:t>
            </m:r>
          </m:fName>
          <m:e>
            <m:r>
              <w:rPr>
                <w:rFonts w:ascii="Cambria Math" w:eastAsia="宋体" w:hAnsi="Cambria Math" w:cs="宋体" w:hint="eastAsia"/>
                <w:szCs w:val="21"/>
              </w:rPr>
              <m:t>x</m:t>
            </m:r>
          </m:e>
        </m:func>
        <m:r>
          <w:rPr>
            <w:rFonts w:ascii="Cambria Math" w:eastAsia="宋体" w:hAnsi="Cambria Math" w:cs="宋体" w:hint="eastAsia"/>
            <w:szCs w:val="21"/>
          </w:rPr>
          <m:t>=y</m:t>
        </m:r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</m:fName>
          <m:e>
            <m:r>
              <w:rPr>
                <w:rFonts w:ascii="Cambria Math" w:eastAsia="宋体" w:hAnsi="Cambria Math" w:cs="宋体" w:hint="eastAsia"/>
                <w:szCs w:val="21"/>
              </w:rPr>
              <m:t>y</m:t>
            </m:r>
          </m:e>
        </m:func>
        <m:r>
          <w:rPr>
            <w:rFonts w:ascii="Cambria Math" w:eastAsia="宋体" w:hAnsi="Cambria Math" w:cs="宋体" w:hint="eastAsia"/>
            <w:szCs w:val="21"/>
          </w:rPr>
          <m:t>,</m:t>
        </m:r>
      </m:oMath>
      <w:r>
        <w:rPr>
          <w:rFonts w:ascii="宋体" w:eastAsia="宋体" w:hAnsi="宋体" w:cs="宋体" w:hint="eastAsia"/>
          <w:szCs w:val="21"/>
        </w:rPr>
        <w:t xml:space="preserve"> </w:t>
      </w:r>
      <m:oMath>
        <m:sSub>
          <m:sSub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宋体" w:hint="eastAsia"/>
                <w:szCs w:val="21"/>
              </w:rPr>
              <m:t>y|</m:t>
            </m:r>
          </m:e>
          <m:sub>
            <m:r>
              <w:rPr>
                <w:rFonts w:ascii="Cambria Math" w:eastAsia="宋体" w:hAnsi="Cambria Math" w:cs="宋体" w:hint="eastAsia"/>
                <w:szCs w:val="21"/>
              </w:rPr>
              <m:t>x=</m:t>
            </m:r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2</m:t>
                </m:r>
              </m:den>
            </m:f>
          </m:sub>
        </m:sSub>
        <m:r>
          <w:rPr>
            <w:rFonts w:ascii="Cambria Math" w:eastAsia="宋体" w:hAnsi="Cambria Math" w:cs="宋体" w:hint="eastAsia"/>
            <w:szCs w:val="21"/>
          </w:rPr>
          <m:t>=e</m:t>
        </m:r>
      </m:oMath>
    </w:p>
    <w:p w14:paraId="324B4CBD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宋体" w:hint="eastAsia"/>
                    <w:szCs w:val="21"/>
                  </w:rPr>
                  <m:t>y</m:t>
                </m:r>
                <m:func>
                  <m:func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Cs w:val="21"/>
                      </w:rPr>
                      <m:t>ln</m:t>
                    </m:r>
                  </m:fName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y</m:t>
                    </m:r>
                  </m:e>
                </m:func>
              </m:den>
            </m:f>
          </m:e>
        </m:nary>
        <m:r>
          <w:rPr>
            <w:rFonts w:ascii="Cambria Math" w:eastAsia="宋体" w:hAnsi="Cambria Math" w:cs="宋体" w:hint="eastAsia"/>
            <w:szCs w:val="21"/>
          </w:rPr>
          <m:t>dy=</m:t>
        </m:r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 w:cs="宋体" w:hint="eastAsia"/>
                    <w:szCs w:val="21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宋体" w:hint="eastAsia"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e>
                </m:func>
              </m:den>
            </m:f>
            <m:r>
              <w:rPr>
                <w:rFonts w:ascii="Cambria Math" w:eastAsia="宋体" w:hAnsi="Cambria Math" w:cs="宋体" w:hint="eastAsia"/>
                <w:szCs w:val="21"/>
              </w:rPr>
              <m:t>dx</m:t>
            </m:r>
          </m:e>
        </m:nary>
      </m:oMath>
    </w:p>
    <w:p w14:paraId="0DCBBB2A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即 </w:t>
      </w:r>
      <m:oMath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ln|</m:t>
            </m:r>
          </m:fName>
          <m:e>
            <m:func>
              <m:func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y</m:t>
                </m:r>
              </m:e>
            </m:func>
            <m:r>
              <w:rPr>
                <w:rFonts w:ascii="Cambria Math" w:eastAsia="宋体" w:hAnsi="Cambria Math" w:cs="宋体" w:hint="eastAsia"/>
                <w:szCs w:val="21"/>
              </w:rPr>
              <m:t>|</m:t>
            </m:r>
          </m:e>
        </m:func>
        <m:r>
          <w:rPr>
            <w:rFonts w:ascii="Cambria Math" w:eastAsia="宋体" w:hAnsi="Cambria Math" w:cs="宋体" w:hint="eastAsia"/>
            <w:szCs w:val="21"/>
          </w:rPr>
          <m:t>=</m:t>
        </m:r>
        <m:func>
          <m:func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 w:hint="eastAsia"/>
                <w:szCs w:val="21"/>
              </w:rPr>
              <m:t>ln</m:t>
            </m:r>
          </m:fName>
          <m:e>
            <m:r>
              <w:rPr>
                <w:rFonts w:ascii="Cambria Math" w:eastAsia="宋体" w:hAnsi="Cambria Math" w:cs="宋体" w:hint="eastAsia"/>
                <w:szCs w:val="21"/>
              </w:rPr>
              <m:t>|</m:t>
            </m:r>
            <m:func>
              <m:func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tan</m:t>
                </m:r>
              </m:fName>
              <m:e>
                <m:f>
                  <m:f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eastAsia="宋体" w:hAnsi="Cambria Math" w:cs="宋体" w:hint="eastAsia"/>
                <w:szCs w:val="21"/>
              </w:rPr>
              <m:t>|</m:t>
            </m:r>
          </m:e>
        </m:func>
        <m:r>
          <w:rPr>
            <w:rFonts w:ascii="Cambria Math" w:eastAsia="宋体" w:hAnsi="Cambria Math" w:cs="宋体" w:hint="eastAsia"/>
            <w:szCs w:val="21"/>
          </w:rPr>
          <m:t>+C</m:t>
        </m:r>
      </m:oMath>
    </w:p>
    <w:p w14:paraId="5BD7FF31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化简得 </w:t>
      </w:r>
      <m:oMath>
        <m:r>
          <w:rPr>
            <w:rFonts w:ascii="Cambria Math" w:eastAsia="宋体" w:hAnsi="Cambria Math" w:cs="宋体" w:hint="eastAsia"/>
            <w:szCs w:val="21"/>
          </w:rPr>
          <m:t>y=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宋体" w:hint="eastAsia"/>
                <w:szCs w:val="21"/>
              </w:rPr>
              <m:t>C</m:t>
            </m:r>
            <m:r>
              <w:rPr>
                <w:rFonts w:ascii="Cambria Math" w:eastAsia="宋体" w:hAnsi="Cambria Math" w:cs="宋体" w:hint="eastAsia"/>
                <w:szCs w:val="21"/>
              </w:rPr>
              <m:t>·</m:t>
            </m:r>
            <m:func>
              <m:func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tan</m:t>
                </m:r>
              </m:fName>
              <m:e>
                <m:f>
                  <m:f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den>
                </m:f>
              </m:e>
            </m:func>
          </m:sup>
        </m:sSup>
      </m:oMath>
    </w:p>
    <w:p w14:paraId="0865D8D7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代入</w:t>
      </w:r>
      <m:oMath>
        <m:r>
          <w:rPr>
            <w:rFonts w:ascii="Cambria Math" w:eastAsia="宋体" w:hAnsi="Cambria Math" w:cs="宋体" w:hint="eastAsia"/>
            <w:szCs w:val="21"/>
          </w:rPr>
          <m:t>(</m:t>
        </m:r>
        <m:f>
          <m:f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宋体" w:hint="eastAsia"/>
                <w:szCs w:val="21"/>
              </w:rPr>
              <m:t>Π</m:t>
            </m:r>
          </m:num>
          <m:den>
            <m:r>
              <w:rPr>
                <w:rFonts w:ascii="Cambria Math" w:eastAsia="宋体" w:hAnsi="Cambria Math" w:cs="宋体" w:hint="eastAsia"/>
                <w:szCs w:val="21"/>
              </w:rPr>
              <m:t>2</m:t>
            </m:r>
          </m:den>
        </m:f>
        <m:r>
          <w:rPr>
            <w:rFonts w:ascii="Cambria Math" w:eastAsia="宋体" w:hAnsi="Cambria Math" w:cs="宋体" w:hint="eastAsia"/>
            <w:szCs w:val="21"/>
          </w:rPr>
          <m:t>,e)</m:t>
        </m:r>
      </m:oMath>
      <w:r>
        <w:rPr>
          <w:rFonts w:ascii="宋体" w:eastAsia="宋体" w:hAnsi="宋体" w:cs="宋体" w:hint="eastAsia"/>
          <w:szCs w:val="21"/>
        </w:rPr>
        <w:t>得</w:t>
      </w:r>
      <m:oMath>
        <m:r>
          <w:rPr>
            <w:rFonts w:ascii="Cambria Math" w:eastAsia="宋体" w:hAnsi="Cambria Math" w:cs="宋体" w:hint="eastAsia"/>
            <w:szCs w:val="21"/>
          </w:rPr>
          <m:t>C=1</m:t>
        </m:r>
      </m:oMath>
    </w:p>
    <w:p w14:paraId="463C6202" w14:textId="77777777" w:rsidR="00E7128F" w:rsidRDefault="00E7128F" w:rsidP="00E7128F">
      <w:pPr>
        <w:spacing w:line="300" w:lineRule="auto"/>
        <w:jc w:val="left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 ∴</w:t>
      </w:r>
      <m:oMath>
        <m:r>
          <w:rPr>
            <w:rFonts w:ascii="Cambria Math" w:eastAsia="宋体" w:hAnsi="Cambria Math" w:cs="宋体" w:hint="eastAsia"/>
            <w:szCs w:val="21"/>
          </w:rPr>
          <m:t>y=</m:t>
        </m:r>
        <m:sSup>
          <m:sSup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宋体" w:hint="eastAsia"/>
                <w:szCs w:val="21"/>
              </w:rPr>
              <m:t>e</m:t>
            </m:r>
          </m:e>
          <m:sup>
            <m:func>
              <m:func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宋体" w:hint="eastAsia"/>
                    <w:szCs w:val="21"/>
                  </w:rPr>
                  <m:t>tan</m:t>
                </m:r>
              </m:fName>
              <m:e>
                <m:f>
                  <m:fPr>
                    <m:ctrlPr>
                      <w:rPr>
                        <w:rFonts w:ascii="Cambria Math" w:eastAsia="宋体" w:hAnsi="Cambria Math" w:cs="宋体" w:hint="eastAsia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eastAsia="宋体" w:hAnsi="Cambria Math" w:cs="宋体" w:hint="eastAsia"/>
                        <w:szCs w:val="21"/>
                      </w:rPr>
                      <m:t>2</m:t>
                    </m:r>
                  </m:den>
                </m:f>
              </m:e>
            </m:func>
          </m:sup>
        </m:sSup>
      </m:oMath>
    </w:p>
    <w:p w14:paraId="1588BF85" w14:textId="77777777" w:rsidR="00E7128F" w:rsidRDefault="00E7128F" w:rsidP="00E7128F">
      <w:pPr>
        <w:spacing w:line="300" w:lineRule="auto"/>
        <w:rPr>
          <w:rFonts w:ascii="宋体" w:eastAsia="宋体" w:hAnsi="宋体" w:cs="宋体"/>
          <w:szCs w:val="21"/>
        </w:rPr>
      </w:pPr>
      <w:bookmarkStart w:id="95" w:name="_Hlk42623761"/>
      <w:r>
        <w:rPr>
          <w:rFonts w:ascii="宋体" w:eastAsia="宋体" w:hAnsi="宋体" w:cs="宋体" w:hint="eastAsia"/>
          <w:szCs w:val="21"/>
        </w:rPr>
        <w:t>3.已知</w:t>
      </w:r>
      <m:oMath>
        <m:r>
          <w:rPr>
            <w:rFonts w:ascii="Cambria Math" w:eastAsia="宋体" w:hAnsi="Cambria Math" w:cs="宋体" w:hint="eastAsia"/>
            <w:szCs w:val="21"/>
          </w:rPr>
          <m:t>y(x)</m:t>
        </m:r>
      </m:oMath>
      <w:r>
        <w:rPr>
          <w:rFonts w:ascii="宋体" w:eastAsia="宋体" w:hAnsi="宋体" w:cs="宋体" w:hint="eastAsia"/>
          <w:szCs w:val="21"/>
        </w:rPr>
        <w:t>连续可导且满足</w:t>
      </w:r>
      <m:oMath>
        <m:r>
          <w:rPr>
            <w:rFonts w:ascii="Cambria Math" w:eastAsia="宋体" w:hAnsi="Cambria Math" w:cs="宋体" w:hint="eastAsia"/>
            <w:szCs w:val="21"/>
          </w:rPr>
          <m:t>x</m:t>
        </m:r>
        <m:nary>
          <m:naryPr>
            <m:limLoc m:val="subSup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x</m:t>
            </m:r>
          </m:sup>
          <m:e>
            <m:r>
              <w:rPr>
                <w:rFonts w:ascii="Cambria Math" w:eastAsia="宋体" w:hAnsi="Cambria Math" w:cs="宋体" w:hint="eastAsia"/>
                <w:szCs w:val="21"/>
              </w:rPr>
              <m:t>y(t)dt</m:t>
            </m:r>
          </m:e>
        </m:nary>
        <m:r>
          <w:rPr>
            <w:rFonts w:ascii="微软雅黑" w:eastAsia="微软雅黑" w:hAnsi="微软雅黑" w:cs="微软雅黑" w:hint="eastAsia"/>
            <w:szCs w:val="21"/>
          </w:rPr>
          <m:t>-</m:t>
        </m:r>
        <m:d>
          <m:dPr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宋体" w:hint="eastAsia"/>
                <w:szCs w:val="21"/>
              </w:rPr>
              <m:t>x+1</m:t>
            </m:r>
          </m:e>
        </m:d>
        <m:nary>
          <m:naryPr>
            <m:limLoc m:val="subSup"/>
            <m:ctrlPr>
              <w:rPr>
                <w:rFonts w:ascii="Cambria Math" w:eastAsia="宋体" w:hAnsi="Cambria Math" w:cs="宋体" w:hint="eastAsia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 w:cs="宋体" w:hint="eastAsia"/>
                <w:szCs w:val="21"/>
              </w:rPr>
              <m:t>0</m:t>
            </m:r>
          </m:sub>
          <m:sup>
            <m:r>
              <w:rPr>
                <w:rFonts w:ascii="Cambria Math" w:eastAsia="宋体" w:hAnsi="Cambria Math" w:cs="宋体" w:hint="eastAsia"/>
                <w:szCs w:val="21"/>
              </w:rPr>
              <m:t>x</m:t>
            </m:r>
          </m:sup>
          <m:e>
            <m:r>
              <w:rPr>
                <w:rFonts w:ascii="Cambria Math" w:eastAsia="宋体" w:hAnsi="Cambria Math" w:cs="宋体" w:hint="eastAsia"/>
                <w:szCs w:val="21"/>
              </w:rPr>
              <m:t>ty</m:t>
            </m:r>
            <m:d>
              <m:dPr>
                <m:ctrlPr>
                  <w:rPr>
                    <w:rFonts w:ascii="Cambria Math" w:eastAsia="宋体" w:hAnsi="Cambria Math" w:cs="宋体" w:hint="eastAsia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 w:cs="宋体" w:hint="eastAsia"/>
                    <w:szCs w:val="21"/>
                  </w:rPr>
                  <m:t>t</m:t>
                </m:r>
              </m:e>
            </m:d>
            <m:r>
              <w:rPr>
                <w:rFonts w:ascii="Cambria Math" w:eastAsia="宋体" w:hAnsi="Cambria Math" w:cs="宋体" w:hint="eastAsia"/>
                <w:szCs w:val="21"/>
              </w:rPr>
              <m:t>dt</m:t>
            </m:r>
          </m:e>
        </m:nary>
        <m:r>
          <w:rPr>
            <w:rFonts w:ascii="Cambria Math" w:eastAsia="宋体" w:hAnsi="Cambria Math" w:cs="宋体" w:hint="eastAsia"/>
            <w:szCs w:val="21"/>
          </w:rPr>
          <m:t>=0</m:t>
        </m:r>
      </m:oMath>
      <w:r>
        <w:rPr>
          <w:rFonts w:ascii="宋体" w:eastAsia="宋体" w:hAnsi="宋体" w:cs="宋体" w:hint="eastAsia"/>
          <w:szCs w:val="21"/>
        </w:rPr>
        <w:t>,求</w:t>
      </w:r>
      <m:oMath>
        <m:r>
          <w:rPr>
            <w:rFonts w:ascii="Cambria Math" w:eastAsia="宋体" w:hAnsi="Cambria Math" w:cs="宋体" w:hint="eastAsia"/>
            <w:szCs w:val="21"/>
          </w:rPr>
          <m:t>y(x)</m:t>
        </m:r>
      </m:oMath>
      <w:r>
        <w:rPr>
          <w:rFonts w:ascii="宋体" w:eastAsia="宋体" w:hAnsi="宋体" w:cs="宋体" w:hint="eastAsia"/>
          <w:szCs w:val="21"/>
        </w:rPr>
        <w:t>.</w:t>
      </w:r>
    </w:p>
    <w:p w14:paraId="3A280E29" w14:textId="77777777" w:rsidR="00E7128F" w:rsidRDefault="00E7128F" w:rsidP="00E7128F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解：原式即</w:t>
      </w:r>
    </w:p>
    <w:p w14:paraId="2DB40141" w14:textId="77777777" w:rsidR="00E7128F" w:rsidRDefault="00E7128F" w:rsidP="00E7128F">
      <w:pPr>
        <w:spacing w:line="300" w:lineRule="auto"/>
        <w:rPr>
          <w:rFonts w:ascii="宋体" w:eastAsia="宋体" w:hAnsi="宋体" w:cs="宋体"/>
          <w:szCs w:val="21"/>
        </w:rPr>
      </w:pPr>
      <m:oMathPara>
        <m:oMath>
          <m:r>
            <w:rPr>
              <w:rFonts w:ascii="Cambria Math" w:eastAsia="宋体" w:hAnsi="Cambria Math" w:cs="宋体" w:hint="eastAsia"/>
              <w:szCs w:val="21"/>
            </w:rPr>
            <m:t>x</m:t>
          </m:r>
          <m:nary>
            <m:naryPr>
              <m:limLoc m:val="subSup"/>
              <m:ctrlPr>
                <w:rPr>
                  <w:rFonts w:ascii="Cambria Math" w:eastAsia="宋体" w:hAnsi="Cambria Math" w:cs="宋体" w:hint="eastAsia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Cs w:val="21"/>
                </w:rPr>
                <m:t>0</m:t>
              </m:r>
            </m:sub>
            <m:sup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sup>
            <m:e>
              <m:r>
                <w:rPr>
                  <w:rFonts w:ascii="Cambria Math" w:eastAsia="宋体" w:hAnsi="Cambria Math" w:cs="宋体" w:hint="eastAsia"/>
                  <w:szCs w:val="21"/>
                </w:rPr>
                <m:t>y(t)dt</m:t>
              </m:r>
            </m:e>
          </m:nary>
          <m:r>
            <w:rPr>
              <w:rFonts w:ascii="Cambria Math" w:eastAsia="宋体" w:hAnsi="Cambria Math" w:cs="宋体" w:hint="eastAsia"/>
              <w:szCs w:val="21"/>
            </w:rPr>
            <m:t>=</m:t>
          </m:r>
          <m:d>
            <m:dPr>
              <m:ctrlPr>
                <w:rPr>
                  <w:rFonts w:ascii="Cambria Math" w:eastAsia="宋体" w:hAnsi="Cambria Math" w:cs="宋体" w:hint="eastAsia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 w:hint="eastAsia"/>
                  <w:szCs w:val="21"/>
                </w:rPr>
                <m:t>x+1</m:t>
              </m:r>
            </m:e>
          </m:d>
          <m:nary>
            <m:naryPr>
              <m:limLoc m:val="subSup"/>
              <m:ctrlPr>
                <w:rPr>
                  <w:rFonts w:ascii="Cambria Math" w:eastAsia="宋体" w:hAnsi="Cambria Math" w:cs="宋体" w:hint="eastAsia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Cs w:val="21"/>
                </w:rPr>
                <m:t>0</m:t>
              </m:r>
            </m:sub>
            <m:sup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sup>
            <m:e>
              <m:r>
                <w:rPr>
                  <w:rFonts w:ascii="Cambria Math" w:eastAsia="宋体" w:hAnsi="Cambria Math" w:cs="宋体" w:hint="eastAsia"/>
                  <w:szCs w:val="21"/>
                </w:rPr>
                <m:t>ty</m:t>
              </m:r>
              <m:d>
                <m:dPr>
                  <m:ctrlPr>
                    <w:rPr>
                      <w:rFonts w:ascii="Cambria Math" w:eastAsia="宋体" w:hAnsi="Cambria Math" w:cs="宋体" w:hint="eastAsia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宋体" w:hint="eastAsia"/>
                      <w:szCs w:val="21"/>
                    </w:rPr>
                    <m:t>t</m:t>
                  </m:r>
                </m:e>
              </m:d>
              <m:r>
                <w:rPr>
                  <w:rFonts w:ascii="Cambria Math" w:eastAsia="宋体" w:hAnsi="Cambria Math" w:cs="宋体" w:hint="eastAsia"/>
                  <w:szCs w:val="21"/>
                </w:rPr>
                <m:t>dt</m:t>
              </m:r>
            </m:e>
          </m:nary>
        </m:oMath>
      </m:oMathPara>
    </w:p>
    <w:p w14:paraId="6DA0E397" w14:textId="77777777" w:rsidR="00E7128F" w:rsidRDefault="00E7128F" w:rsidP="00E7128F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等式两边同时对</w:t>
      </w:r>
      <m:oMath>
        <m:r>
          <w:rPr>
            <w:rFonts w:ascii="Cambria Math" w:eastAsia="宋体" w:hAnsi="Cambria Math" w:cs="宋体" w:hint="eastAsia"/>
            <w:szCs w:val="21"/>
          </w:rPr>
          <m:t>x</m:t>
        </m:r>
      </m:oMath>
      <w:r>
        <w:rPr>
          <w:rFonts w:ascii="宋体" w:eastAsia="宋体" w:hAnsi="宋体" w:cs="宋体" w:hint="eastAsia"/>
          <w:szCs w:val="21"/>
        </w:rPr>
        <w:t>求导得</w:t>
      </w:r>
    </w:p>
    <w:p w14:paraId="504814E9" w14:textId="77777777" w:rsidR="00E7128F" w:rsidRDefault="00E7128F" w:rsidP="00E7128F">
      <w:pPr>
        <w:spacing w:line="300" w:lineRule="auto"/>
        <w:rPr>
          <w:rFonts w:ascii="宋体" w:eastAsia="宋体" w:hAnsi="宋体" w:cs="宋体"/>
          <w:szCs w:val="21"/>
        </w:rPr>
      </w:pPr>
      <m:oMathPara>
        <m:oMath>
          <m:nary>
            <m:naryPr>
              <m:limLoc m:val="subSup"/>
              <m:ctrlPr>
                <w:rPr>
                  <w:rFonts w:ascii="Cambria Math" w:eastAsia="宋体" w:hAnsi="Cambria Math" w:cs="宋体" w:hint="eastAsia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Cs w:val="21"/>
                </w:rPr>
                <m:t>0</m:t>
              </m:r>
            </m:sub>
            <m:sup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sup>
            <m:e>
              <m:r>
                <w:rPr>
                  <w:rFonts w:ascii="Cambria Math" w:eastAsia="宋体" w:hAnsi="Cambria Math" w:cs="宋体" w:hint="eastAsia"/>
                  <w:szCs w:val="21"/>
                </w:rPr>
                <m:t>y(t)dt</m:t>
              </m:r>
            </m:e>
          </m:nary>
          <m:r>
            <w:rPr>
              <w:rFonts w:ascii="Cambria Math" w:eastAsia="宋体" w:hAnsi="Cambria Math" w:cs="宋体" w:hint="eastAsia"/>
              <w:szCs w:val="21"/>
            </w:rPr>
            <m:t>+xy</m:t>
          </m:r>
          <m:d>
            <m:dPr>
              <m:ctrlPr>
                <w:rPr>
                  <w:rFonts w:ascii="Cambria Math" w:eastAsia="宋体" w:hAnsi="Cambria Math" w:cs="宋体" w:hint="eastAsia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e>
          </m:d>
          <m:r>
            <w:rPr>
              <w:rFonts w:ascii="Cambria Math" w:eastAsia="宋体" w:hAnsi="Cambria Math" w:cs="宋体" w:hint="eastAsia"/>
              <w:szCs w:val="21"/>
            </w:rPr>
            <m:t>=</m:t>
          </m:r>
          <m:nary>
            <m:naryPr>
              <m:limLoc m:val="subSup"/>
              <m:ctrlPr>
                <w:rPr>
                  <w:rFonts w:ascii="Cambria Math" w:eastAsia="宋体" w:hAnsi="Cambria Math" w:cs="宋体" w:hint="eastAsia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Cs w:val="21"/>
                </w:rPr>
                <m:t>0</m:t>
              </m:r>
            </m:sub>
            <m:sup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sup>
            <m:e>
              <m:r>
                <w:rPr>
                  <w:rFonts w:ascii="Cambria Math" w:eastAsia="宋体" w:hAnsi="Cambria Math" w:cs="宋体" w:hint="eastAsia"/>
                  <w:szCs w:val="21"/>
                </w:rPr>
                <m:t>ty(t)dt</m:t>
              </m:r>
            </m:e>
          </m:nary>
          <m:r>
            <w:rPr>
              <w:rFonts w:ascii="Cambria Math" w:eastAsia="宋体" w:hAnsi="Cambria Math" w:cs="宋体" w:hint="eastAsia"/>
              <w:szCs w:val="21"/>
            </w:rPr>
            <m:t>+x(x+1)y(x)</m:t>
          </m:r>
        </m:oMath>
      </m:oMathPara>
    </w:p>
    <w:p w14:paraId="78570EA0" w14:textId="77777777" w:rsidR="00E7128F" w:rsidRDefault="00E7128F" w:rsidP="00E7128F">
      <w:pPr>
        <w:spacing w:line="30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即</w:t>
      </w:r>
    </w:p>
    <w:p w14:paraId="3ED9041D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m:oMathPara>
        <m:oMath>
          <m:nary>
            <m:naryPr>
              <m:limLoc m:val="subSup"/>
              <m:ctrlPr>
                <w:rPr>
                  <w:rFonts w:ascii="Cambria Math" w:eastAsia="宋体" w:hAnsi="Cambria Math" w:cs="宋体" w:hint="eastAsia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Cs w:val="21"/>
                </w:rPr>
                <m:t>0</m:t>
              </m:r>
            </m:sub>
            <m:sup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sup>
            <m:e>
              <m:r>
                <w:rPr>
                  <w:rFonts w:ascii="Cambria Math" w:eastAsia="宋体" w:hAnsi="Cambria Math" w:cs="宋体" w:hint="eastAsia"/>
                  <w:szCs w:val="21"/>
                </w:rPr>
                <m:t>y(t)dt</m:t>
              </m:r>
            </m:e>
          </m:nary>
          <m:r>
            <w:rPr>
              <w:rFonts w:ascii="Cambria Math" w:eastAsia="宋体" w:hAnsi="Cambria Math" w:cs="宋体" w:hint="eastAsia"/>
              <w:szCs w:val="21"/>
            </w:rPr>
            <m:t>=</m:t>
          </m:r>
          <m:nary>
            <m:naryPr>
              <m:limLoc m:val="subSup"/>
              <m:ctrlPr>
                <w:rPr>
                  <w:rFonts w:ascii="Cambria Math" w:eastAsia="宋体" w:hAnsi="Cambria Math" w:cs="宋体" w:hint="eastAsia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宋体" w:hint="eastAsia"/>
                  <w:szCs w:val="21"/>
                </w:rPr>
                <m:t>0</m:t>
              </m:r>
            </m:sub>
            <m:sup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sup>
            <m:e>
              <m:r>
                <w:rPr>
                  <w:rFonts w:ascii="Cambria Math" w:eastAsia="宋体" w:hAnsi="Cambria Math" w:cs="宋体" w:hint="eastAsia"/>
                  <w:szCs w:val="21"/>
                </w:rPr>
                <m:t>ty(t)dt</m:t>
              </m:r>
            </m:e>
          </m:nary>
          <m:r>
            <w:rPr>
              <w:rFonts w:ascii="Cambria Math" w:eastAsia="宋体" w:hAnsi="Cambria Math" w:cs="宋体" w:hint="eastAsia"/>
              <w:szCs w:val="21"/>
            </w:rPr>
            <m:t>+x</m:t>
          </m:r>
          <m:r>
            <w:rPr>
              <w:rFonts w:ascii="Cambria Math" w:eastAsia="宋体" w:hAnsi="Cambria Math" w:cs="宋体" w:hint="eastAsia"/>
              <w:szCs w:val="21"/>
            </w:rPr>
            <m:t>²</m:t>
          </m:r>
          <m:r>
            <w:rPr>
              <w:rFonts w:ascii="Cambria Math" w:eastAsia="宋体" w:hAnsi="Cambria Math" w:cs="宋体" w:hint="eastAsia"/>
              <w:szCs w:val="21"/>
            </w:rPr>
            <m:t>y(x)</m:t>
          </m:r>
        </m:oMath>
      </m:oMathPara>
    </w:p>
    <w:p w14:paraId="267FAD45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两边再对</w:t>
      </w:r>
      <m:oMath>
        <m:r>
          <w:rPr>
            <w:rFonts w:ascii="Cambria Math" w:eastAsia="宋体" w:hAnsi="Cambria Math" w:cs="宋体" w:hint="eastAsia"/>
            <w:szCs w:val="21"/>
          </w:rPr>
          <m:t>x</m:t>
        </m:r>
      </m:oMath>
      <w:r>
        <w:rPr>
          <w:rFonts w:ascii="宋体" w:eastAsia="宋体" w:hAnsi="宋体" w:cs="宋体" w:hint="eastAsia"/>
          <w:iCs/>
          <w:szCs w:val="21"/>
        </w:rPr>
        <w:t>求导得</w:t>
      </w:r>
    </w:p>
    <w:p w14:paraId="0B26F6A7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m:oMathPara>
        <m:oMath>
          <m:r>
            <w:rPr>
              <w:rFonts w:ascii="Cambria Math" w:eastAsia="宋体" w:hAnsi="Cambria Math" w:cs="宋体" w:hint="eastAsia"/>
              <w:szCs w:val="21"/>
            </w:rPr>
            <m:t>y</m:t>
          </m:r>
          <m:d>
            <m:dPr>
              <m:ctrlPr>
                <w:rPr>
                  <w:rFonts w:ascii="Cambria Math" w:eastAsia="宋体" w:hAnsi="Cambria Math" w:cs="宋体" w:hint="eastAsia"/>
                  <w:i/>
                  <w:iCs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e>
          </m:d>
          <m:r>
            <w:rPr>
              <w:rFonts w:ascii="Cambria Math" w:eastAsia="宋体" w:hAnsi="Cambria Math" w:cs="宋体" w:hint="eastAsia"/>
              <w:szCs w:val="21"/>
            </w:rPr>
            <m:t>=xy</m:t>
          </m:r>
          <m:d>
            <m:dPr>
              <m:ctrlPr>
                <w:rPr>
                  <w:rFonts w:ascii="Cambria Math" w:eastAsia="宋体" w:hAnsi="Cambria Math" w:cs="宋体" w:hint="eastAsia"/>
                  <w:i/>
                  <w:iCs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e>
          </m:d>
          <m:r>
            <w:rPr>
              <w:rFonts w:ascii="Cambria Math" w:eastAsia="宋体" w:hAnsi="Cambria Math" w:cs="宋体" w:hint="eastAsia"/>
              <w:szCs w:val="21"/>
            </w:rPr>
            <m:t>+2xy</m:t>
          </m:r>
          <m:d>
            <m:dPr>
              <m:ctrlPr>
                <w:rPr>
                  <w:rFonts w:ascii="Cambria Math" w:eastAsia="宋体" w:hAnsi="Cambria Math" w:cs="宋体" w:hint="eastAsia"/>
                  <w:i/>
                  <w:iCs/>
                  <w:szCs w:val="21"/>
                </w:rPr>
              </m:ctrlPr>
            </m:dPr>
            <m:e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e>
          </m:d>
          <m:r>
            <w:rPr>
              <w:rFonts w:ascii="Cambria Math" w:eastAsia="宋体" w:hAnsi="Cambria Math" w:cs="宋体" w:hint="eastAsia"/>
              <w:szCs w:val="21"/>
            </w:rPr>
            <m:t>+x</m:t>
          </m:r>
          <m:r>
            <w:rPr>
              <w:rFonts w:ascii="Cambria Math" w:eastAsia="宋体" w:hAnsi="Cambria Math" w:cs="宋体" w:hint="eastAsia"/>
              <w:szCs w:val="21"/>
            </w:rPr>
            <m:t>²</m:t>
          </m:r>
          <m:r>
            <w:rPr>
              <w:rFonts w:ascii="Cambria Math" w:eastAsia="宋体" w:hAnsi="Cambria Math" w:cs="宋体" w:hint="eastAsia"/>
              <w:szCs w:val="21"/>
            </w:rPr>
            <m:t>y</m:t>
          </m:r>
          <m:r>
            <w:rPr>
              <w:rFonts w:ascii="Cambria Math" w:eastAsia="宋体" w:hAnsi="Cambria Math" w:cs="宋体" w:hint="eastAsia"/>
              <w:szCs w:val="21"/>
            </w:rPr>
            <m:t>'</m:t>
          </m:r>
          <m:r>
            <w:rPr>
              <w:rFonts w:ascii="Cambria Math" w:eastAsia="宋体" w:hAnsi="Cambria Math" w:cs="宋体" w:hint="eastAsia"/>
              <w:szCs w:val="21"/>
            </w:rPr>
            <m:t>(x)</m:t>
          </m:r>
        </m:oMath>
      </m:oMathPara>
    </w:p>
    <w:p w14:paraId="70D11C30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即</w:t>
      </w:r>
    </w:p>
    <w:p w14:paraId="21334E22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m:oMathPara>
        <m:oMath>
          <m:f>
            <m:fPr>
              <m:ctrlPr>
                <w:rPr>
                  <w:rFonts w:ascii="Cambria Math" w:eastAsia="宋体" w:hAnsi="Cambria Math" w:cs="宋体" w:hint="eastAsia"/>
                  <w:i/>
                  <w:iCs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Cs w:val="21"/>
                </w:rPr>
                <m:t>1</m:t>
              </m:r>
              <m: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r>
                <w:rPr>
                  <w:rFonts w:ascii="Cambria Math" w:eastAsia="宋体" w:hAnsi="Cambria Math" w:cs="宋体" w:hint="eastAsia"/>
                  <w:szCs w:val="21"/>
                </w:rPr>
                <m:t>3x</m:t>
              </m:r>
            </m:num>
            <m:den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  <m:r>
                <w:rPr>
                  <w:rFonts w:ascii="Cambria Math" w:eastAsia="宋体" w:hAnsi="Cambria Math" w:cs="宋体" w:hint="eastAsia"/>
                  <w:szCs w:val="21"/>
                </w:rPr>
                <m:t>²</m:t>
              </m:r>
            </m:den>
          </m:f>
          <m:r>
            <w:rPr>
              <w:rFonts w:ascii="Cambria Math" w:eastAsia="宋体" w:hAnsi="Cambria Math" w:cs="宋体" w:hint="eastAsia"/>
              <w:szCs w:val="21"/>
            </w:rPr>
            <m:t>dx=</m:t>
          </m:r>
          <m:f>
            <m:fPr>
              <m:ctrlPr>
                <w:rPr>
                  <w:rFonts w:ascii="Cambria Math" w:eastAsia="宋体" w:hAnsi="Cambria Math" w:cs="宋体" w:hint="eastAsia"/>
                  <w:i/>
                  <w:iCs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 w:cs="宋体" w:hint="eastAsia"/>
                  <w:szCs w:val="21"/>
                </w:rPr>
                <m:t>y</m:t>
              </m:r>
            </m:den>
          </m:f>
          <m:r>
            <w:rPr>
              <w:rFonts w:ascii="Cambria Math" w:eastAsia="宋体" w:hAnsi="Cambria Math" w:cs="宋体" w:hint="eastAsia"/>
              <w:szCs w:val="21"/>
            </w:rPr>
            <m:t>dy</m:t>
          </m:r>
        </m:oMath>
      </m:oMathPara>
    </w:p>
    <w:p w14:paraId="48492905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两边分别积分</w:t>
      </w:r>
    </w:p>
    <w:p w14:paraId="39B78746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m:oMathPara>
        <m:oMath>
          <m:r>
            <w:rPr>
              <w:rFonts w:ascii="微软雅黑" w:eastAsia="微软雅黑" w:hAnsi="微软雅黑" w:cs="微软雅黑" w:hint="eastAsia"/>
              <w:szCs w:val="21"/>
            </w:rPr>
            <m:t>-</m:t>
          </m:r>
          <m:f>
            <m:fPr>
              <m:ctrlPr>
                <w:rPr>
                  <w:rFonts w:ascii="Cambria Math" w:eastAsia="宋体" w:hAnsi="Cambria Math" w:cs="宋体" w:hint="eastAsia"/>
                  <w:i/>
                  <w:iCs/>
                  <w:szCs w:val="21"/>
                </w:rPr>
              </m:ctrlPr>
            </m:fPr>
            <m:num>
              <m:r>
                <w:rPr>
                  <w:rFonts w:ascii="Cambria Math" w:eastAsia="宋体" w:hAnsi="Cambria Math" w:cs="宋体" w:hint="eastAsia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</m:den>
          </m:f>
          <m:r>
            <w:rPr>
              <w:rFonts w:ascii="微软雅黑" w:eastAsia="微软雅黑" w:hAnsi="微软雅黑" w:cs="微软雅黑" w:hint="eastAsia"/>
              <w:szCs w:val="21"/>
            </w:rPr>
            <m:t>-</m:t>
          </m:r>
          <m:r>
            <w:rPr>
              <w:rFonts w:ascii="Cambria Math" w:eastAsia="宋体" w:hAnsi="Cambria Math" w:cs="宋体" w:hint="eastAsia"/>
              <w:szCs w:val="21"/>
            </w:rPr>
            <m:t>3lnx=lny+C</m:t>
          </m:r>
        </m:oMath>
      </m:oMathPara>
    </w:p>
    <w:p w14:paraId="50CD55D4" w14:textId="77777777" w:rsidR="00E7128F" w:rsidRDefault="00E7128F" w:rsidP="00E7128F">
      <w:pPr>
        <w:spacing w:line="300" w:lineRule="auto"/>
        <w:rPr>
          <w:rFonts w:ascii="宋体" w:eastAsia="宋体" w:hAnsi="宋体" w:cs="宋体"/>
          <w:iCs/>
          <w:szCs w:val="21"/>
        </w:rPr>
      </w:pPr>
      <w:r>
        <w:rPr>
          <w:rFonts w:ascii="宋体" w:eastAsia="宋体" w:hAnsi="宋体" w:cs="宋体" w:hint="eastAsia"/>
          <w:iCs/>
          <w:szCs w:val="21"/>
        </w:rPr>
        <w:t>化简得</w:t>
      </w:r>
    </w:p>
    <w:p w14:paraId="70629834" w14:textId="77777777" w:rsidR="00E7128F" w:rsidRDefault="00E7128F" w:rsidP="00E7128F">
      <w:pPr>
        <w:spacing w:line="300" w:lineRule="auto"/>
        <w:rPr>
          <w:rFonts w:ascii="宋体" w:eastAsia="宋体" w:hAnsi="宋体"/>
          <w:iCs/>
          <w:szCs w:val="21"/>
        </w:rPr>
      </w:pPr>
      <m:oMathPara>
        <m:oMath>
          <m:r>
            <w:rPr>
              <w:rFonts w:ascii="Cambria Math" w:eastAsia="宋体" w:hAnsi="Cambria Math" w:cs="宋体" w:hint="eastAsia"/>
              <w:szCs w:val="21"/>
            </w:rPr>
            <m:t>y=C</m:t>
          </m:r>
          <m:f>
            <m:fPr>
              <m:ctrlPr>
                <w:rPr>
                  <w:rFonts w:ascii="Cambria Math" w:eastAsia="宋体" w:hAnsi="Cambria Math" w:cs="宋体" w:hint="eastAsia"/>
                  <w:i/>
                  <w:iCs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 w:cs="宋体" w:hint="eastAsia"/>
                      <w:i/>
                      <w:iCs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 w:cs="宋体" w:hint="eastAsia"/>
                      <w:szCs w:val="21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="宋体" w:hAnsi="Cambria Math" w:cs="宋体" w:hint="eastAsia"/>
                          <w:i/>
                          <w:iCs/>
                          <w:szCs w:val="21"/>
                        </w:rPr>
                      </m:ctrlPr>
                    </m:fPr>
                    <m:num>
                      <m:r>
                        <w:rPr>
                          <w:rFonts w:ascii="微软雅黑" w:eastAsia="微软雅黑" w:hAnsi="微软雅黑" w:cs="微软雅黑" w:hint="eastAsia"/>
                          <w:szCs w:val="21"/>
                        </w:rPr>
                        <m:t>-</m:t>
                      </m:r>
                      <m:r>
                        <w:rPr>
                          <w:rFonts w:ascii="Cambria Math" w:eastAsia="宋体" w:hAnsi="Cambria Math" w:cs="宋体" w:hint="eastAsia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 w:cs="宋体" w:hint="eastAsia"/>
                          <w:szCs w:val="21"/>
                        </w:rPr>
                        <m:t>x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="宋体" w:hAnsi="Cambria Math" w:cs="宋体" w:hint="eastAsia"/>
                  <w:szCs w:val="21"/>
                </w:rPr>
                <m:t>x</m:t>
              </m:r>
              <m:r>
                <w:rPr>
                  <w:rFonts w:ascii="Cambria Math" w:eastAsia="宋体" w:hAnsi="Cambria Math" w:cs="宋体" w:hint="eastAsia"/>
                  <w:szCs w:val="21"/>
                </w:rPr>
                <m:t>³</m:t>
              </m:r>
            </m:den>
          </m:f>
        </m:oMath>
      </m:oMathPara>
      <w:bookmarkEnd w:id="95"/>
    </w:p>
    <w:p w14:paraId="444C900B" w14:textId="01666471" w:rsidR="00E7128F" w:rsidRDefault="00E7128F" w:rsidP="000864CF">
      <w:pPr>
        <w:rPr>
          <w:rFonts w:ascii="Calibri" w:eastAsia="宋体" w:hAnsi="Calibri" w:cs="Times New Roman"/>
        </w:rPr>
      </w:pPr>
    </w:p>
    <w:p w14:paraId="5027F999" w14:textId="77777777" w:rsidR="00FB2297" w:rsidRPr="000864CF" w:rsidRDefault="00FB2297" w:rsidP="000864CF">
      <w:pPr>
        <w:rPr>
          <w:rFonts w:ascii="Calibri" w:eastAsia="宋体" w:hAnsi="Calibri" w:cs="Times New Roman" w:hint="eastAsia"/>
        </w:rPr>
      </w:pPr>
    </w:p>
    <w:p w14:paraId="379A9ADD" w14:textId="77777777" w:rsidR="00FB2297" w:rsidRPr="00FB2297" w:rsidRDefault="00FB2297" w:rsidP="00FB2297">
      <w:pPr>
        <w:spacing w:line="300" w:lineRule="auto"/>
        <w:jc w:val="center"/>
        <w:rPr>
          <w:rFonts w:ascii="宋体" w:eastAsia="宋体" w:hAnsi="宋体"/>
          <w:b/>
          <w:bCs/>
          <w:sz w:val="30"/>
          <w:szCs w:val="30"/>
        </w:rPr>
      </w:pPr>
      <w:r w:rsidRPr="00FB2297">
        <w:rPr>
          <w:rFonts w:ascii="宋体" w:eastAsia="宋体" w:hAnsi="宋体" w:hint="eastAsia"/>
          <w:b/>
          <w:bCs/>
          <w:sz w:val="30"/>
          <w:szCs w:val="30"/>
        </w:rPr>
        <w:t>30.齐次方程</w:t>
      </w:r>
    </w:p>
    <w:p w14:paraId="4133F297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>1. 求解微分方程的通解</w:t>
      </w:r>
    </w:p>
    <w:p w14:paraId="00EE70B0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(1)  </w:t>
      </w:r>
      <m:oMath>
        <m:r>
          <w:rPr>
            <w:rFonts w:ascii="Cambria Math" w:eastAsia="宋体" w:hAnsi="Cambria Math"/>
            <w:szCs w:val="21"/>
          </w:rPr>
          <m:t>x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ⅆy</m:t>
            </m:r>
          </m:num>
          <m:den>
            <m:r>
              <w:rPr>
                <w:rFonts w:ascii="Cambria Math" w:eastAsia="宋体" w:hAnsi="Cambria Math"/>
                <w:szCs w:val="21"/>
              </w:rPr>
              <m:t>ⅆx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y</m:t>
        </m:r>
        <m:r>
          <m:rPr>
            <m:sty m:val="p"/>
          </m:rPr>
          <w:rPr>
            <w:rFonts w:ascii="Cambria Math" w:eastAsia="宋体" w:hAnsi="Cambria Math"/>
            <w:szCs w:val="21"/>
          </w:rPr>
          <m:t>ln⁡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y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</m:oMath>
    </w:p>
    <w:p w14:paraId="5665BDA5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解: 令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y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u</m:t>
        </m:r>
      </m:oMath>
      <w:r w:rsidRPr="00FB2297">
        <w:rPr>
          <w:rFonts w:ascii="宋体" w:eastAsia="宋体" w:hAnsi="宋体" w:hint="eastAsia"/>
          <w:szCs w:val="21"/>
        </w:rPr>
        <w:t>, 得y=</w:t>
      </w:r>
      <w:proofErr w:type="spellStart"/>
      <w:r w:rsidRPr="00FB2297">
        <w:rPr>
          <w:rFonts w:ascii="宋体" w:eastAsia="宋体" w:hAnsi="宋体" w:hint="eastAsia"/>
          <w:szCs w:val="21"/>
        </w:rPr>
        <w:t>ux</w:t>
      </w:r>
      <w:proofErr w:type="spellEnd"/>
      <w:r w:rsidRPr="00FB2297">
        <w:rPr>
          <w:rFonts w:ascii="宋体" w:eastAsia="宋体" w:hAnsi="宋体" w:hint="eastAsia"/>
          <w:szCs w:val="21"/>
        </w:rPr>
        <w:t>, 即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ⅆy</m:t>
            </m:r>
          </m:num>
          <m:den>
            <m:r>
              <w:rPr>
                <w:rFonts w:ascii="Cambria Math" w:eastAsia="宋体" w:hAnsi="Cambria Math"/>
                <w:szCs w:val="21"/>
              </w:rPr>
              <m:t>ⅆx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u+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ⅆu</m:t>
            </m:r>
          </m:num>
          <m:den>
            <m:r>
              <w:rPr>
                <w:rFonts w:ascii="Cambria Math" w:eastAsia="宋体" w:hAnsi="Cambria Math"/>
                <w:szCs w:val="21"/>
              </w:rPr>
              <m:t>ⅆx</m:t>
            </m:r>
          </m:den>
        </m:f>
      </m:oMath>
    </w:p>
    <w:p w14:paraId="18293524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      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ⅆu</m:t>
            </m:r>
          </m:num>
          <m:den>
            <m:r>
              <w:rPr>
                <w:rFonts w:ascii="Cambria Math" w:eastAsia="宋体" w:hAnsi="Cambria Math"/>
                <w:szCs w:val="21"/>
              </w:rPr>
              <m:t>u</m:t>
            </m:r>
            <m:d>
              <m:dPr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ln⁡</m:t>
                </m:r>
                <m:r>
                  <w:rPr>
                    <w:rFonts w:ascii="Cambria Math" w:eastAsia="宋体" w:hAnsi="Cambria Math"/>
                    <w:szCs w:val="21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-1</m:t>
                </m:r>
              </m:e>
            </m:d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ⅆx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</m:oMath>
    </w:p>
    <w:p w14:paraId="7FE86EFB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      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∫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ln⁡</m:t>
            </m:r>
            <m:r>
              <w:rPr>
                <w:rFonts w:ascii="Cambria Math" w:eastAsia="宋体" w:hAnsi="Cambria Math"/>
                <w:szCs w:val="21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-1</m:t>
            </m:r>
          </m:den>
        </m:f>
        <m:r>
          <w:rPr>
            <w:rFonts w:ascii="Cambria Math" w:eastAsia="宋体" w:hAnsi="Cambria Math"/>
            <w:szCs w:val="21"/>
          </w:rPr>
          <m:t>ⅆ</m:t>
        </m:r>
        <m:r>
          <m:rPr>
            <m:sty m:val="p"/>
          </m:rPr>
          <w:rPr>
            <w:rFonts w:ascii="Cambria Math" w:eastAsia="宋体" w:hAnsi="Cambria Math"/>
            <w:szCs w:val="21"/>
          </w:rPr>
          <m:t>⁡ln</m:t>
        </m:r>
        <m:r>
          <w:rPr>
            <w:rFonts w:ascii="Cambria Math" w:eastAsia="宋体" w:hAnsi="Cambria Math"/>
            <w:szCs w:val="21"/>
          </w:rPr>
          <m:t>u</m:t>
        </m:r>
      </m:oMath>
      <w:r w:rsidRPr="00FB2297">
        <w:rPr>
          <w:rFonts w:ascii="宋体" w:eastAsia="宋体" w:hAnsi="宋体" w:hint="eastAsia"/>
          <w:szCs w:val="21"/>
        </w:rPr>
        <w:t>=ln|x|+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</w:p>
    <w:p w14:paraId="12F68946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      ln |ln u-1|=</w:t>
      </w:r>
      <w:proofErr w:type="spellStart"/>
      <w:r w:rsidRPr="00FB2297">
        <w:rPr>
          <w:rFonts w:ascii="宋体" w:eastAsia="宋体" w:hAnsi="宋体" w:hint="eastAsia"/>
          <w:szCs w:val="21"/>
        </w:rPr>
        <w:t>ln|x</w:t>
      </w:r>
      <w:proofErr w:type="spellEnd"/>
      <w:r w:rsidRPr="00FB2297">
        <w:rPr>
          <w:rFonts w:ascii="宋体" w:eastAsia="宋体" w:hAnsi="宋体" w:hint="eastAsia"/>
          <w:szCs w:val="21"/>
        </w:rPr>
        <w:t>|+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</w:p>
    <w:p w14:paraId="16FD0019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      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l</m:t>
            </m:r>
          </m:e>
          <m:sub>
            <m:r>
              <w:rPr>
                <w:rFonts w:ascii="Cambria Math" w:eastAsia="宋体" w:hAnsi="Cambria Math"/>
                <w:szCs w:val="21"/>
              </w:rPr>
              <m:t>n</m:t>
            </m:r>
          </m:sub>
        </m:sSub>
        <m:r>
          <w:rPr>
            <w:rFonts w:ascii="Cambria Math" w:eastAsia="宋体" w:hAnsi="Cambria Math"/>
            <w:szCs w:val="21"/>
          </w:rPr>
          <m:t>u-1=x+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</m:oMath>
    </w:p>
    <w:p w14:paraId="02F9855E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      得   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ln⁡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y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Cx+1</m:t>
        </m:r>
      </m:oMath>
    </w:p>
    <w:p w14:paraId="397E2929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</w:p>
    <w:p w14:paraId="37FDE4B6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(2)  </w:t>
      </w:r>
      <m:oMath>
        <m:d>
          <m:dPr>
            <m:ctrlPr>
              <w:rPr>
                <w:rFonts w:ascii="Cambria Math" w:eastAsia="宋体" w:hAnsi="Cambria Math"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/>
            <w:szCs w:val="21"/>
          </w:rPr>
          <m:t>ⅆx-xyⅆy=0</m:t>
        </m:r>
      </m:oMath>
    </w:p>
    <w:p w14:paraId="223BEA4B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解: 同时除以x, y</w:t>
      </w:r>
    </w:p>
    <w:p w14:paraId="6F98005B" w14:textId="77777777" w:rsidR="00FB2297" w:rsidRPr="00FB2297" w:rsidRDefault="00FB2297" w:rsidP="00FB2297">
      <w:pPr>
        <w:spacing w:line="300" w:lineRule="auto"/>
        <w:jc w:val="left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>得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x</m:t>
            </m:r>
          </m:num>
          <m:den>
            <m:r>
              <w:rPr>
                <w:rFonts w:ascii="Cambria Math" w:eastAsia="宋体" w:hAnsi="Cambria Math"/>
                <w:szCs w:val="21"/>
              </w:rPr>
              <m:t>y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+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y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ⅆy</m:t>
            </m:r>
          </m:num>
          <m:den>
            <m:r>
              <w:rPr>
                <w:rFonts w:ascii="Cambria Math" w:eastAsia="宋体" w:hAnsi="Cambria Math"/>
                <w:szCs w:val="21"/>
              </w:rPr>
              <m:t>ⅆx</m:t>
            </m:r>
          </m:den>
        </m:f>
      </m:oMath>
    </w:p>
    <w:p w14:paraId="35529D58" w14:textId="77777777" w:rsidR="00FB2297" w:rsidRPr="00FB2297" w:rsidRDefault="00FB2297" w:rsidP="00FB2297">
      <w:pPr>
        <w:spacing w:line="300" w:lineRule="auto"/>
        <w:jc w:val="left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lastRenderedPageBreak/>
        <w:t>令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y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u</m:t>
        </m:r>
      </m:oMath>
      <w:r w:rsidRPr="00FB2297">
        <w:rPr>
          <w:rFonts w:ascii="宋体" w:eastAsia="宋体" w:hAnsi="宋体" w:hint="eastAsia"/>
          <w:szCs w:val="21"/>
        </w:rPr>
        <w:t>, 得</w:t>
      </w:r>
      <m:oMath>
        <m:r>
          <w:rPr>
            <w:rFonts w:ascii="Cambria Math" w:eastAsia="宋体" w:hAnsi="Cambria Math"/>
            <w:szCs w:val="21"/>
          </w:rPr>
          <m:t xml:space="preserve"> y=ux</m:t>
        </m:r>
      </m:oMath>
      <w:r w:rsidRPr="00FB2297">
        <w:rPr>
          <w:rFonts w:ascii="宋体" w:eastAsia="宋体" w:hAnsi="宋体" w:hint="eastAsia"/>
          <w:szCs w:val="21"/>
        </w:rPr>
        <w:t xml:space="preserve"> 即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ⅆy</m:t>
            </m:r>
          </m:num>
          <m:den>
            <m:r>
              <w:rPr>
                <w:rFonts w:ascii="Cambria Math" w:eastAsia="宋体" w:hAnsi="Cambria Math"/>
                <w:szCs w:val="21"/>
              </w:rPr>
              <m:t>ⅆx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u+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ⅆu</m:t>
            </m:r>
          </m:num>
          <m:den>
            <m:r>
              <w:rPr>
                <w:rFonts w:ascii="Cambria Math" w:eastAsia="宋体" w:hAnsi="Cambria Math"/>
                <w:szCs w:val="21"/>
              </w:rPr>
              <m:t>ⅆx</m:t>
            </m:r>
          </m:den>
        </m:f>
      </m:oMath>
    </w:p>
    <w:p w14:paraId="3D6AFD3B" w14:textId="77777777" w:rsidR="00FB2297" w:rsidRPr="00FB2297" w:rsidRDefault="00FB2297" w:rsidP="00FB2297">
      <w:pPr>
        <w:spacing w:line="300" w:lineRule="auto"/>
        <w:jc w:val="left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有 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u</m:t>
            </m:r>
          </m:den>
        </m:f>
        <m:r>
          <m:rPr>
            <m:sty m:val="p"/>
          </m:rPr>
          <w:rPr>
            <w:rFonts w:ascii="Cambria Math" w:eastAsia="宋体" w:hAnsi="Cambria Math"/>
            <w:szCs w:val="21"/>
          </w:rPr>
          <m:t>+</m:t>
        </m:r>
        <m:r>
          <w:rPr>
            <w:rFonts w:ascii="Cambria Math" w:eastAsia="宋体" w:hAnsi="Cambria Math"/>
            <w:szCs w:val="21"/>
          </w:rPr>
          <m:t>u=u+x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ⅆu</m:t>
            </m:r>
          </m:num>
          <m:den>
            <m:r>
              <w:rPr>
                <w:rFonts w:ascii="Cambria Math" w:eastAsia="宋体" w:hAnsi="Cambria Math"/>
                <w:szCs w:val="21"/>
              </w:rPr>
              <m:t>ⅆx</m:t>
            </m:r>
          </m:den>
        </m:f>
      </m:oMath>
    </w:p>
    <w:p w14:paraId="4C81861E" w14:textId="77777777" w:rsidR="00FB2297" w:rsidRPr="00FB2297" w:rsidRDefault="00FB2297" w:rsidP="00FB2297">
      <w:pPr>
        <w:spacing w:line="300" w:lineRule="auto"/>
        <w:ind w:firstLineChars="400" w:firstLine="840"/>
        <w:jc w:val="left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>得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  <m:r>
          <w:rPr>
            <w:rFonts w:ascii="Cambria Math" w:eastAsia="宋体" w:hAnsi="Cambria Math"/>
            <w:szCs w:val="21"/>
          </w:rPr>
          <m:t>ⅆx=uⅆu</m:t>
        </m:r>
      </m:oMath>
    </w:p>
    <w:p w14:paraId="200303E4" w14:textId="77777777" w:rsidR="00FB2297" w:rsidRPr="00FB2297" w:rsidRDefault="00FB2297" w:rsidP="00FB2297">
      <w:pPr>
        <w:spacing w:line="300" w:lineRule="auto"/>
        <w:jc w:val="left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>同时积分得</w:t>
      </w:r>
    </w:p>
    <w:p w14:paraId="2EB9173F" w14:textId="77777777" w:rsidR="00FB2297" w:rsidRPr="00FB2297" w:rsidRDefault="00FB2297" w:rsidP="00FB2297">
      <w:pPr>
        <w:spacing w:line="300" w:lineRule="auto"/>
        <w:jc w:val="left"/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宋体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x</m:t>
                  </m: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e>
              </m:d>
              <m:ctrlPr>
                <w:rPr>
                  <w:rFonts w:ascii="Cambria Math" w:eastAsia="宋体" w:hAnsi="Cambria Math"/>
                  <w:i/>
                  <w:szCs w:val="21"/>
                </w:rPr>
              </m:ctrlPr>
            </m:e>
          </m:func>
          <m:r>
            <w:rPr>
              <w:rFonts w:ascii="Cambria Math" w:eastAsia="宋体" w:hAnsi="Cambria Math"/>
              <w:szCs w:val="21"/>
            </w:rPr>
            <m:t>+</m:t>
          </m:r>
          <m:sSub>
            <m:sSubPr>
              <m:ctrlPr>
                <w:rPr>
                  <w:rFonts w:ascii="Cambria Math" w:eastAsia="宋体" w:hAnsi="Cambria Math"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Cs w:val="21"/>
                </w:rPr>
                <m:t>C</m:t>
              </m:r>
            </m:e>
            <m:sub>
              <m:r>
                <w:rPr>
                  <w:rFonts w:ascii="Cambria Math" w:eastAsia="宋体" w:hAnsi="Cambria Math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u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</m:oMath>
      </m:oMathPara>
    </w:p>
    <w:p w14:paraId="0DBDA86D" w14:textId="77777777" w:rsidR="00FB2297" w:rsidRPr="00FB2297" w:rsidRDefault="00FB2297" w:rsidP="00FB2297">
      <w:pPr>
        <w:spacing w:line="300" w:lineRule="auto"/>
        <w:jc w:val="left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>将</w:t>
      </w:r>
      <m:oMath>
        <m:r>
          <w:rPr>
            <w:rFonts w:ascii="Cambria Math" w:eastAsia="宋体" w:hAnsi="Cambria Math"/>
            <w:szCs w:val="21"/>
          </w:rPr>
          <m:t>u=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y</m:t>
            </m:r>
          </m:num>
          <m:den>
            <m:r>
              <w:rPr>
                <w:rFonts w:ascii="Cambria Math" w:eastAsia="宋体" w:hAnsi="Cambria Math"/>
                <w:szCs w:val="21"/>
              </w:rPr>
              <m:t>x</m:t>
            </m:r>
          </m:den>
        </m:f>
      </m:oMath>
      <w:r w:rsidRPr="00FB2297">
        <w:rPr>
          <w:rFonts w:ascii="宋体" w:eastAsia="宋体" w:hAnsi="宋体" w:hint="eastAsia"/>
          <w:szCs w:val="21"/>
        </w:rPr>
        <w:t>带入</w:t>
      </w:r>
    </w:p>
    <w:p w14:paraId="3FF31D96" w14:textId="77777777" w:rsidR="00FB2297" w:rsidRPr="00FB2297" w:rsidRDefault="00FB2297" w:rsidP="00FB2297">
      <w:pPr>
        <w:spacing w:line="300" w:lineRule="auto"/>
        <w:jc w:val="left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得  </w:t>
      </w:r>
      <m:oMath>
        <m:sSup>
          <m:sSupPr>
            <m:ctrlPr>
              <w:rPr>
                <w:rFonts w:ascii="Cambria Math" w:eastAsia="宋体" w:hAnsi="Cambria Math"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sSup>
          <m:sSupPr>
            <m:ctrlPr>
              <w:rPr>
                <w:rFonts w:ascii="Cambria Math" w:eastAsia="宋体" w:hAnsi="Cambria Math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1"/>
          </w:rPr>
          <m:t>(2</m:t>
        </m:r>
        <m:func>
          <m:funcPr>
            <m:ctrlPr>
              <w:rPr>
                <w:rFonts w:ascii="Cambria Math" w:eastAsia="宋体" w:hAnsi="Cambria Math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  <w:szCs w:val="21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="宋体" w:hAnsi="Cambria Math"/>
            <w:szCs w:val="21"/>
          </w:rPr>
          <m:t>+C)</m:t>
        </m:r>
      </m:oMath>
    </w:p>
    <w:p w14:paraId="6CC2E1F9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      </w:t>
      </w:r>
    </w:p>
    <w:p w14:paraId="0B640F89" w14:textId="77777777" w:rsidR="00FB2297" w:rsidRPr="00FB2297" w:rsidRDefault="00FB2297" w:rsidP="00D046E4">
      <w:pPr>
        <w:numPr>
          <w:ilvl w:val="0"/>
          <w:numId w:val="48"/>
        </w:num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求解微分方程的特解: </w:t>
      </w:r>
      <w:r w:rsidRPr="00FB2297">
        <w:rPr>
          <w:rFonts w:ascii="宋体" w:eastAsia="宋体" w:hAnsi="宋体"/>
          <w:szCs w:val="21"/>
        </w:rPr>
        <w:object w:dxaOrig="3380" w:dyaOrig="520" w14:anchorId="289F456A">
          <v:shape id="_x0000_i2726" type="#_x0000_t75" style="width:168.95pt;height:26.15pt" o:ole="">
            <v:imagedata r:id="rId1315" o:title=""/>
          </v:shape>
          <o:OLEObject Type="Embed" ProgID="Equation.KSEE3" ShapeID="_x0000_i2726" DrawAspect="Content" ObjectID="_1654737412" r:id="rId1316"/>
        </w:object>
      </w:r>
    </w:p>
    <w:p w14:paraId="18B4BAD6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>解: 令</w:t>
      </w:r>
      <w:r w:rsidRPr="00FB2297">
        <w:rPr>
          <w:rFonts w:ascii="宋体" w:eastAsia="宋体" w:hAnsi="宋体"/>
          <w:position w:val="-24"/>
          <w:szCs w:val="21"/>
        </w:rPr>
        <w:object w:dxaOrig="620" w:dyaOrig="620" w14:anchorId="0136C8DB">
          <v:shape id="_x0000_i2727" type="#_x0000_t75" style="width:30.75pt;height:30.75pt" o:ole="">
            <v:imagedata r:id="rId1317" o:title=""/>
          </v:shape>
          <o:OLEObject Type="Embed" ProgID="Equation.KSEE3" ShapeID="_x0000_i2727" DrawAspect="Content" ObjectID="_1654737413" r:id="rId1318"/>
        </w:object>
      </w:r>
      <w:r w:rsidRPr="00FB2297">
        <w:rPr>
          <w:rFonts w:ascii="宋体" w:eastAsia="宋体" w:hAnsi="宋体" w:hint="eastAsia"/>
          <w:szCs w:val="21"/>
        </w:rPr>
        <w:t>, 即y=</w:t>
      </w:r>
      <w:proofErr w:type="spellStart"/>
      <w:r w:rsidRPr="00FB2297">
        <w:rPr>
          <w:rFonts w:ascii="宋体" w:eastAsia="宋体" w:hAnsi="宋体" w:hint="eastAsia"/>
          <w:szCs w:val="21"/>
        </w:rPr>
        <w:t>xu</w:t>
      </w:r>
      <w:proofErr w:type="spellEnd"/>
      <w:r w:rsidRPr="00FB2297">
        <w:rPr>
          <w:rFonts w:ascii="宋体" w:eastAsia="宋体" w:hAnsi="宋体" w:hint="eastAsia"/>
          <w:szCs w:val="21"/>
        </w:rPr>
        <w:t>, 则原方程化为</w:t>
      </w:r>
    </w:p>
    <w:p w14:paraId="687062D4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   </w:t>
      </w:r>
      <w:r w:rsidRPr="00FB2297">
        <w:rPr>
          <w:rFonts w:ascii="宋体" w:eastAsia="宋体" w:hAnsi="宋体"/>
          <w:position w:val="-14"/>
          <w:szCs w:val="21"/>
        </w:rPr>
        <w:object w:dxaOrig="3880" w:dyaOrig="440" w14:anchorId="2DC428C4">
          <v:shape id="_x0000_i2728" type="#_x0000_t75" style="width:193.95pt;height:22.05pt" o:ole="">
            <v:imagedata r:id="rId1319" o:title=""/>
          </v:shape>
          <o:OLEObject Type="Embed" ProgID="Equation.KSEE3" ShapeID="_x0000_i2728" DrawAspect="Content" ObjectID="_1654737414" r:id="rId1320"/>
        </w:object>
      </w:r>
      <w:r w:rsidRPr="00FB2297">
        <w:rPr>
          <w:rFonts w:ascii="宋体" w:eastAsia="宋体" w:hAnsi="宋体" w:hint="eastAsia"/>
          <w:szCs w:val="21"/>
        </w:rPr>
        <w:t>，</w:t>
      </w:r>
    </w:p>
    <w:p w14:paraId="3A8C5CF9" w14:textId="77777777" w:rsidR="00FB2297" w:rsidRPr="00FB2297" w:rsidRDefault="00FB2297" w:rsidP="00FB2297">
      <w:pPr>
        <w:spacing w:line="300" w:lineRule="auto"/>
        <w:rPr>
          <w:rFonts w:ascii="宋体" w:eastAsia="宋体" w:hAnsi="宋体"/>
          <w:szCs w:val="21"/>
        </w:rPr>
      </w:pPr>
      <w:r w:rsidRPr="00FB2297">
        <w:rPr>
          <w:rFonts w:ascii="宋体" w:eastAsia="宋体" w:hAnsi="宋体" w:hint="eastAsia"/>
          <w:szCs w:val="21"/>
        </w:rPr>
        <w:t xml:space="preserve">   即</w:t>
      </w:r>
      <w:r w:rsidRPr="00FB2297">
        <w:rPr>
          <w:rFonts w:ascii="宋体" w:eastAsia="宋体" w:hAnsi="宋体"/>
          <w:position w:val="-34"/>
          <w:szCs w:val="21"/>
        </w:rPr>
        <w:object w:dxaOrig="1660" w:dyaOrig="800" w14:anchorId="595CAB50">
          <v:shape id="_x0000_i2729" type="#_x0000_t75" style="width:83.05pt;height:40.05pt" o:ole="">
            <v:imagedata r:id="rId1321" o:title=""/>
          </v:shape>
          <o:OLEObject Type="Embed" ProgID="Equation.KSEE3" ShapeID="_x0000_i2729" DrawAspect="Content" ObjectID="_1654737415" r:id="rId1322"/>
        </w:object>
      </w:r>
      <w:r w:rsidRPr="00FB2297">
        <w:rPr>
          <w:rFonts w:ascii="宋体" w:eastAsia="宋体" w:hAnsi="宋体" w:hint="eastAsia"/>
          <w:szCs w:val="21"/>
        </w:rPr>
        <w:t>，或</w:t>
      </w:r>
      <w:r w:rsidRPr="00FB2297">
        <w:rPr>
          <w:rFonts w:ascii="宋体" w:eastAsia="宋体" w:hAnsi="宋体"/>
          <w:position w:val="-24"/>
          <w:szCs w:val="21"/>
        </w:rPr>
        <w:object w:dxaOrig="2820" w:dyaOrig="620" w14:anchorId="532505AC">
          <v:shape id="_x0000_i2730" type="#_x0000_t75" style="width:141.1pt;height:30.75pt" o:ole="">
            <v:imagedata r:id="rId1323" o:title=""/>
          </v:shape>
          <o:OLEObject Type="Embed" ProgID="Equation.KSEE3" ShapeID="_x0000_i2730" DrawAspect="Content" ObjectID="_1654737416" r:id="rId1324"/>
        </w:object>
      </w:r>
    </w:p>
    <w:p w14:paraId="35D77CE5" w14:textId="77777777" w:rsidR="00FB2297" w:rsidRPr="00FB2297" w:rsidRDefault="00FB2297" w:rsidP="00FB2297">
      <w:pPr>
        <w:spacing w:line="300" w:lineRule="auto"/>
        <w:rPr>
          <w:rFonts w:ascii="宋体" w:eastAsia="宋体" w:hAnsi="宋体" w:cs="Cambria Math"/>
          <w:szCs w:val="21"/>
        </w:rPr>
      </w:pPr>
      <w:r w:rsidRPr="00FB2297">
        <w:rPr>
          <w:rFonts w:ascii="宋体" w:eastAsia="宋体" w:hAnsi="宋体" w:hint="eastAsia"/>
          <w:szCs w:val="21"/>
        </w:rPr>
        <w:t>两边积分得-3ln</w:t>
      </w:r>
      <w:r w:rsidRPr="00FB2297">
        <w:rPr>
          <w:rFonts w:ascii="宋体" w:eastAsia="宋体" w:hAnsi="宋体" w:cs="Cambria Math" w:hint="eastAsia"/>
          <w:szCs w:val="21"/>
        </w:rPr>
        <w:t xml:space="preserve">|u|+l n|u+1|+l n|u-1|=l </w:t>
      </w:r>
      <w:proofErr w:type="spellStart"/>
      <w:r w:rsidRPr="00FB2297">
        <w:rPr>
          <w:rFonts w:ascii="宋体" w:eastAsia="宋体" w:hAnsi="宋体" w:cs="Cambria Math" w:hint="eastAsia"/>
          <w:szCs w:val="21"/>
        </w:rPr>
        <w:t>n|x</w:t>
      </w:r>
      <w:proofErr w:type="spellEnd"/>
      <w:r w:rsidRPr="00FB2297">
        <w:rPr>
          <w:rFonts w:ascii="宋体" w:eastAsia="宋体" w:hAnsi="宋体" w:cs="Cambria Math" w:hint="eastAsia"/>
          <w:szCs w:val="21"/>
        </w:rPr>
        <w:t xml:space="preserve">|+l </w:t>
      </w:r>
      <w:proofErr w:type="spellStart"/>
      <w:r w:rsidRPr="00FB2297">
        <w:rPr>
          <w:rFonts w:ascii="宋体" w:eastAsia="宋体" w:hAnsi="宋体" w:cs="Cambria Math" w:hint="eastAsia"/>
          <w:szCs w:val="21"/>
        </w:rPr>
        <w:t>n|C</w:t>
      </w:r>
      <w:proofErr w:type="spellEnd"/>
      <w:r w:rsidRPr="00FB2297">
        <w:rPr>
          <w:rFonts w:ascii="宋体" w:eastAsia="宋体" w:hAnsi="宋体" w:cs="Cambria Math" w:hint="eastAsia"/>
          <w:szCs w:val="21"/>
        </w:rPr>
        <w:t>|, 即</w:t>
      </w:r>
      <w:r w:rsidRPr="00FB2297">
        <w:rPr>
          <w:rFonts w:ascii="宋体" w:eastAsia="宋体" w:hAnsi="宋体" w:cs="Cambria Math"/>
          <w:position w:val="-14"/>
          <w:szCs w:val="21"/>
        </w:rPr>
        <w:object w:dxaOrig="1500" w:dyaOrig="440" w14:anchorId="4E578554">
          <v:shape id="_x0000_i2731" type="#_x0000_t75" style="width:74.9pt;height:22.05pt" o:ole="">
            <v:imagedata r:id="rId1325" o:title=""/>
          </v:shape>
          <o:OLEObject Type="Embed" ProgID="Equation.KSEE3" ShapeID="_x0000_i2731" DrawAspect="Content" ObjectID="_1654737417" r:id="rId1326"/>
        </w:object>
      </w:r>
    </w:p>
    <w:p w14:paraId="26DF3F20" w14:textId="77777777" w:rsidR="00FB2297" w:rsidRPr="00FB2297" w:rsidRDefault="00FB2297" w:rsidP="00FB2297">
      <w:pPr>
        <w:spacing w:line="300" w:lineRule="auto"/>
        <w:rPr>
          <w:rFonts w:ascii="宋体" w:eastAsia="宋体" w:hAnsi="宋体" w:cs="Cambria Math"/>
          <w:szCs w:val="21"/>
        </w:rPr>
      </w:pPr>
      <w:r w:rsidRPr="00FB2297">
        <w:rPr>
          <w:rFonts w:ascii="宋体" w:eastAsia="宋体" w:hAnsi="宋体" w:cs="Cambria Math" w:hint="eastAsia"/>
          <w:szCs w:val="21"/>
        </w:rPr>
        <w:t>将</w:t>
      </w:r>
      <w:r w:rsidRPr="00FB2297">
        <w:rPr>
          <w:rFonts w:ascii="宋体" w:eastAsia="宋体" w:hAnsi="宋体" w:cs="Cambria Math"/>
          <w:position w:val="-24"/>
          <w:szCs w:val="21"/>
        </w:rPr>
        <w:object w:dxaOrig="620" w:dyaOrig="620" w14:anchorId="0EA2CC4C">
          <v:shape id="_x0000_i2732" type="#_x0000_t75" style="width:30.75pt;height:30.75pt" o:ole="">
            <v:imagedata r:id="rId1327" o:title=""/>
          </v:shape>
          <o:OLEObject Type="Embed" ProgID="Equation.KSEE3" ShapeID="_x0000_i2732" DrawAspect="Content" ObjectID="_1654737418" r:id="rId1328"/>
        </w:object>
      </w:r>
      <w:r w:rsidRPr="00FB2297">
        <w:rPr>
          <w:rFonts w:ascii="宋体" w:eastAsia="宋体" w:hAnsi="宋体" w:cs="Cambria Math" w:hint="eastAsia"/>
          <w:szCs w:val="21"/>
        </w:rPr>
        <w:t>代入上式得原方程的通解</w:t>
      </w:r>
      <w:r w:rsidRPr="00FB2297">
        <w:rPr>
          <w:rFonts w:ascii="宋体" w:eastAsia="宋体" w:hAnsi="宋体" w:cs="Cambria Math"/>
          <w:position w:val="-16"/>
          <w:szCs w:val="21"/>
        </w:rPr>
        <w:object w:dxaOrig="1500" w:dyaOrig="500" w14:anchorId="16843EDA">
          <v:shape id="_x0000_i2733" type="#_x0000_t75" style="width:74.9pt;height:24.95pt" o:ole="">
            <v:imagedata r:id="rId1329" o:title=""/>
          </v:shape>
          <o:OLEObject Type="Embed" ProgID="Equation.KSEE3" ShapeID="_x0000_i2733" DrawAspect="Content" ObjectID="_1654737419" r:id="rId1330"/>
        </w:object>
      </w:r>
    </w:p>
    <w:p w14:paraId="5D85719C" w14:textId="77777777" w:rsidR="00FB2297" w:rsidRPr="00FB2297" w:rsidRDefault="00FB2297" w:rsidP="00FB2297">
      <w:pPr>
        <w:spacing w:line="300" w:lineRule="auto"/>
        <w:rPr>
          <w:rFonts w:ascii="宋体" w:eastAsia="宋体" w:hAnsi="宋体" w:cs="Cambria Math"/>
          <w:szCs w:val="21"/>
        </w:rPr>
      </w:pPr>
      <w:r w:rsidRPr="00FB2297">
        <w:rPr>
          <w:rFonts w:ascii="宋体" w:eastAsia="宋体" w:hAnsi="宋体" w:cs="Cambria Math" w:hint="eastAsia"/>
          <w:szCs w:val="21"/>
        </w:rPr>
        <w:t>由</w:t>
      </w:r>
      <w:r w:rsidRPr="00FB2297">
        <w:rPr>
          <w:rFonts w:ascii="宋体" w:eastAsia="宋体" w:hAnsi="宋体" w:cs="Cambria Math"/>
          <w:position w:val="-18"/>
          <w:szCs w:val="21"/>
        </w:rPr>
        <w:object w:dxaOrig="840" w:dyaOrig="460" w14:anchorId="6A6BF05C">
          <v:shape id="_x0000_i2734" type="#_x0000_t75" style="width:41.8pt;height:23.25pt" o:ole="">
            <v:imagedata r:id="rId1331" o:title=""/>
          </v:shape>
          <o:OLEObject Type="Embed" ProgID="Equation.KSEE3" ShapeID="_x0000_i2734" DrawAspect="Content" ObjectID="_1654737420" r:id="rId1332"/>
        </w:object>
      </w:r>
      <w:r w:rsidRPr="00FB2297">
        <w:rPr>
          <w:rFonts w:ascii="宋体" w:eastAsia="宋体" w:hAnsi="宋体" w:cs="Cambria Math" w:hint="eastAsia"/>
          <w:szCs w:val="21"/>
        </w:rPr>
        <w:t xml:space="preserve">得C=1, </w:t>
      </w:r>
    </w:p>
    <w:p w14:paraId="63645658" w14:textId="77777777" w:rsidR="00FB2297" w:rsidRPr="00FB2297" w:rsidRDefault="00FB2297" w:rsidP="00FB2297">
      <w:pPr>
        <w:spacing w:line="300" w:lineRule="auto"/>
        <w:rPr>
          <w:rFonts w:ascii="宋体" w:eastAsia="宋体" w:hAnsi="宋体" w:cs="Cambria Math"/>
          <w:szCs w:val="21"/>
        </w:rPr>
      </w:pPr>
      <w:r w:rsidRPr="00FB2297">
        <w:rPr>
          <w:rFonts w:ascii="宋体" w:eastAsia="宋体" w:hAnsi="宋体" w:cs="Cambria Math" w:hint="eastAsia"/>
          <w:szCs w:val="21"/>
        </w:rPr>
        <w:t>故所求特解为</w:t>
      </w:r>
      <w:r w:rsidRPr="00FB2297">
        <w:rPr>
          <w:rFonts w:ascii="宋体" w:eastAsia="宋体" w:hAnsi="宋体" w:cs="Cambria Math"/>
          <w:position w:val="-16"/>
          <w:szCs w:val="21"/>
        </w:rPr>
        <w:object w:dxaOrig="1320" w:dyaOrig="500" w14:anchorId="49F0D7FB">
          <v:shape id="_x0000_i2735" type="#_x0000_t75" style="width:66.2pt;height:24.95pt" o:ole="">
            <v:imagedata r:id="rId1333" o:title=""/>
          </v:shape>
          <o:OLEObject Type="Embed" ProgID="Equation.KSEE3" ShapeID="_x0000_i2735" DrawAspect="Content" ObjectID="_1654737421" r:id="rId1334"/>
        </w:object>
      </w:r>
    </w:p>
    <w:p w14:paraId="27C2C6EF" w14:textId="3B4B55F4" w:rsidR="000864CF" w:rsidRDefault="000864CF" w:rsidP="00C35CC3">
      <w:pPr>
        <w:jc w:val="left"/>
        <w:rPr>
          <w:rFonts w:ascii="宋体" w:eastAsia="宋体" w:hAnsi="宋体"/>
          <w:szCs w:val="21"/>
        </w:rPr>
      </w:pPr>
    </w:p>
    <w:p w14:paraId="542D32E7" w14:textId="6506A9C6" w:rsidR="007D6E38" w:rsidRDefault="007D6E38" w:rsidP="00C35CC3">
      <w:pPr>
        <w:jc w:val="left"/>
        <w:rPr>
          <w:rFonts w:ascii="宋体" w:eastAsia="宋体" w:hAnsi="宋体"/>
          <w:szCs w:val="21"/>
        </w:rPr>
      </w:pPr>
    </w:p>
    <w:p w14:paraId="29B1BBEC" w14:textId="77777777" w:rsidR="007D6E38" w:rsidRDefault="007D6E38" w:rsidP="007D6E38">
      <w:pPr>
        <w:jc w:val="center"/>
        <w:rPr>
          <w:rFonts w:ascii="宋体" w:eastAsia="宋体" w:hAnsi="宋体"/>
          <w:b/>
          <w:bCs/>
          <w:sz w:val="30"/>
          <w:szCs w:val="30"/>
          <w:u w:val="single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31.一阶线性微分方程</w:t>
      </w:r>
    </w:p>
    <w:p w14:paraId="22830D53" w14:textId="77777777" w:rsidR="007D6E38" w:rsidRDefault="007D6E38" w:rsidP="00D046E4">
      <w:pPr>
        <w:pStyle w:val="a4"/>
        <w:numPr>
          <w:ilvl w:val="0"/>
          <w:numId w:val="63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求解微分方程的通解:</w:t>
      </w:r>
    </w:p>
    <w:p w14:paraId="18A2F2A9" w14:textId="77777777" w:rsidR="007D6E38" w:rsidRDefault="007D6E38" w:rsidP="00D046E4">
      <w:pPr>
        <w:pStyle w:val="a4"/>
        <w:numPr>
          <w:ilvl w:val="0"/>
          <w:numId w:val="64"/>
        </w:numPr>
        <w:ind w:firstLineChars="0"/>
        <w:rPr>
          <w:rFonts w:ascii="宋体" w:eastAsia="宋体" w:hAnsi="宋体" w:hint="eastAsia"/>
          <w:szCs w:val="21"/>
        </w:rPr>
      </w:pPr>
      <m:oMath>
        <m:f>
          <m:f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微软雅黑"/>
                <w:szCs w:val="21"/>
              </w:rPr>
              <m:t>dy</m:t>
            </m:r>
          </m:num>
          <m:den>
            <m:r>
              <w:rPr>
                <w:rFonts w:ascii="Cambria Math" w:eastAsia="宋体" w:hAnsi="Cambria Math" w:cs="微软雅黑"/>
                <w:szCs w:val="21"/>
              </w:rPr>
              <m:t>dx</m:t>
            </m:r>
          </m:den>
        </m:f>
        <m:r>
          <w:rPr>
            <w:rFonts w:ascii="Cambria Math" w:eastAsia="宋体" w:hAnsi="Cambria Math" w:cs="微软雅黑"/>
            <w:szCs w:val="21"/>
          </w:rPr>
          <m:t>+y=</m:t>
        </m:r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</m:oMath>
    </w:p>
    <w:p w14:paraId="3E43F824" w14:textId="77777777" w:rsidR="007D6E38" w:rsidRDefault="007D6E38" w:rsidP="00D046E4">
      <w:pPr>
        <w:pStyle w:val="a4"/>
        <w:numPr>
          <w:ilvl w:val="0"/>
          <w:numId w:val="64"/>
        </w:numPr>
        <w:ind w:firstLineChars="0"/>
        <w:rPr>
          <w:rFonts w:ascii="宋体" w:eastAsia="宋体" w:hAnsi="宋体" w:hint="eastAsia"/>
          <w:szCs w:val="21"/>
        </w:rPr>
      </w:pPr>
      <m:oMath>
        <m:f>
          <m:f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fPr>
          <m:num>
            <m:r>
              <w:rPr>
                <w:rFonts w:ascii="Cambria Math" w:eastAsia="宋体" w:hAnsi="Cambria Math" w:cs="微软雅黑"/>
                <w:szCs w:val="21"/>
              </w:rPr>
              <m:t>dy</m:t>
            </m:r>
          </m:num>
          <m:den>
            <m:r>
              <w:rPr>
                <w:rFonts w:ascii="Cambria Math" w:eastAsia="宋体" w:hAnsi="Cambria Math" w:cs="微软雅黑"/>
                <w:szCs w:val="21"/>
              </w:rPr>
              <m:t>dx</m:t>
            </m:r>
          </m:den>
        </m:f>
        <m:r>
          <w:rPr>
            <w:rFonts w:ascii="Cambria Math" w:eastAsia="宋体" w:hAnsi="Cambria Math" w:cs="微软雅黑"/>
            <w:szCs w:val="21"/>
          </w:rPr>
          <m:t>+2xy=4x</m:t>
        </m:r>
      </m:oMath>
    </w:p>
    <w:p w14:paraId="50934023" w14:textId="77777777" w:rsidR="007D6E38" w:rsidRDefault="007D6E38" w:rsidP="00D046E4">
      <w:pPr>
        <w:pStyle w:val="a4"/>
        <w:numPr>
          <w:ilvl w:val="0"/>
          <w:numId w:val="64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cs="宋体" w:hint="eastAsia"/>
          <w:position w:val="-24"/>
          <w:szCs w:val="21"/>
        </w:rPr>
        <w:object w:dxaOrig="1812" w:dyaOrig="552" w14:anchorId="19993F98">
          <v:shape id="_x0000_i2746" type="#_x0000_t75" style="width:90.6pt;height:27.85pt" o:ole="">
            <v:imagedata r:id="rId1335" o:title=""/>
          </v:shape>
          <o:OLEObject Type="Embed" ProgID="Equation.KSEE3" ShapeID="_x0000_i2746" DrawAspect="Content" ObjectID="_1654737422" r:id="rId1336"/>
        </w:object>
      </w:r>
    </w:p>
    <w:p w14:paraId="3C106E5C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解: (1) 设通解为</w:t>
      </w:r>
      <m:oMath>
        <m:r>
          <w:rPr>
            <w:rFonts w:ascii="Cambria Math" w:eastAsia="宋体" w:hAnsi="Cambria Math" w:cs="微软雅黑"/>
            <w:szCs w:val="21"/>
          </w:rPr>
          <m:t>y=c</m:t>
        </m:r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</m:oMath>
      <w:r>
        <w:rPr>
          <w:rFonts w:ascii="宋体" w:eastAsia="宋体" w:hAnsi="宋体" w:hint="eastAsia"/>
          <w:szCs w:val="21"/>
        </w:rPr>
        <w:t>, 由于只有一个解, 设特解为</w:t>
      </w:r>
      <m:oMath>
        <m:r>
          <w:rPr>
            <w:rFonts w:ascii="Cambria Math" w:eastAsia="宋体" w:hAnsi="Cambria Math" w:cs="微软雅黑"/>
            <w:szCs w:val="21"/>
          </w:rPr>
          <m:t>y=(ax+b)</m:t>
        </m:r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</m:oMath>
      <w:r>
        <w:rPr>
          <w:rFonts w:ascii="宋体" w:eastAsia="宋体" w:hAnsi="宋体" w:hint="eastAsia"/>
          <w:szCs w:val="21"/>
        </w:rPr>
        <w:t xml:space="preserve">, </w:t>
      </w:r>
    </w:p>
    <w:p w14:paraId="5D668B9F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代入原方程</w:t>
      </w:r>
    </w:p>
    <w:p w14:paraId="4207488D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>
        <m:r>
          <w:rPr>
            <w:rFonts w:ascii="Cambria Math" w:eastAsia="宋体" w:hAnsi="Cambria Math" w:cs="微软雅黑"/>
            <w:szCs w:val="21"/>
          </w:rPr>
          <m:t>a</m:t>
        </m:r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  <m:r>
          <w:rPr>
            <w:rFonts w:ascii="Cambria Math" w:eastAsia="宋体" w:hAnsi="Cambria Math" w:cs="微软雅黑"/>
            <w:szCs w:val="21"/>
          </w:rPr>
          <m:t>-</m:t>
        </m:r>
        <m:d>
          <m:d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微软雅黑"/>
                <w:szCs w:val="21"/>
              </w:rPr>
              <m:t>ax+b</m:t>
            </m:r>
          </m:e>
        </m:d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  <m:r>
          <w:rPr>
            <w:rFonts w:ascii="Cambria Math" w:eastAsia="宋体" w:hAnsi="Cambria Math" w:cs="微软雅黑"/>
            <w:szCs w:val="21"/>
          </w:rPr>
          <m:t>+</m:t>
        </m:r>
        <m:d>
          <m:d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微软雅黑"/>
                <w:szCs w:val="21"/>
              </w:rPr>
              <m:t>ax+b</m:t>
            </m:r>
          </m:e>
        </m:d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  <m:r>
          <w:rPr>
            <w:rFonts w:ascii="Cambria Math" w:eastAsia="宋体" w:hAnsi="Cambria Math" w:cs="微软雅黑"/>
            <w:szCs w:val="21"/>
          </w:rPr>
          <m:t>=</m:t>
        </m:r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</m:oMath>
      <w:r>
        <w:rPr>
          <w:rFonts w:ascii="宋体" w:eastAsia="宋体" w:hAnsi="宋体" w:hint="eastAsia"/>
          <w:szCs w:val="21"/>
        </w:rPr>
        <w:t>, 即</w:t>
      </w:r>
      <m:oMath>
        <m:r>
          <w:rPr>
            <w:rFonts w:ascii="Cambria Math" w:eastAsia="宋体" w:hAnsi="Cambria Math" w:cs="微软雅黑"/>
            <w:szCs w:val="21"/>
          </w:rPr>
          <m:t>a-</m:t>
        </m:r>
        <m:d>
          <m:d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微软雅黑"/>
                <w:szCs w:val="21"/>
              </w:rPr>
              <m:t>ax+b</m:t>
            </m:r>
          </m:e>
        </m:d>
        <m:r>
          <w:rPr>
            <w:rFonts w:ascii="Cambria Math" w:eastAsia="宋体" w:hAnsi="Cambria Math" w:cs="微软雅黑"/>
            <w:szCs w:val="21"/>
          </w:rPr>
          <m:t>+</m:t>
        </m:r>
        <m:d>
          <m:d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微软雅黑"/>
                <w:szCs w:val="21"/>
              </w:rPr>
              <m:t>ax+b</m:t>
            </m:r>
          </m:e>
        </m:d>
        <m:r>
          <w:rPr>
            <w:rFonts w:ascii="Cambria Math" w:eastAsia="宋体" w:hAnsi="Cambria Math" w:cs="微软雅黑"/>
            <w:szCs w:val="21"/>
          </w:rPr>
          <m:t>=1</m:t>
        </m:r>
      </m:oMath>
      <w:r>
        <w:rPr>
          <w:rFonts w:ascii="宋体" w:eastAsia="宋体" w:hAnsi="宋体" w:hint="eastAsia"/>
          <w:szCs w:val="21"/>
        </w:rPr>
        <w:t>,</w:t>
      </w:r>
    </w:p>
    <w:p w14:paraId="2C771161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>
        <m:r>
          <w:rPr>
            <w:rFonts w:ascii="Cambria Math" w:eastAsia="宋体" w:hAnsi="Cambria Math" w:cs="微软雅黑"/>
            <w:szCs w:val="21"/>
          </w:rPr>
          <w:lastRenderedPageBreak/>
          <m:t>a=1</m:t>
        </m:r>
      </m:oMath>
      <w:r>
        <w:rPr>
          <w:rFonts w:ascii="宋体" w:eastAsia="宋体" w:hAnsi="宋体" w:hint="eastAsia"/>
          <w:szCs w:val="21"/>
        </w:rPr>
        <w:t>, 特解为</w:t>
      </w:r>
      <m:oMath>
        <m:r>
          <w:rPr>
            <w:rFonts w:ascii="Cambria Math" w:eastAsia="宋体" w:hAnsi="Cambria Math" w:cs="微软雅黑"/>
            <w:szCs w:val="21"/>
          </w:rPr>
          <m:t>y=(x+b)</m:t>
        </m:r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</m:oMath>
    </w:p>
    <w:p w14:paraId="6EE28D01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通解为</w:t>
      </w:r>
      <m:oMath>
        <m:r>
          <w:rPr>
            <w:rFonts w:ascii="Cambria Math" w:eastAsia="宋体" w:hAnsi="Cambria Math" w:cs="微软雅黑"/>
            <w:szCs w:val="21"/>
          </w:rPr>
          <m:t>y=</m:t>
        </m:r>
        <m:sSub>
          <m:sSub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微软雅黑"/>
                <w:szCs w:val="21"/>
              </w:rPr>
              <m:t>c</m:t>
            </m:r>
          </m:e>
          <m:sub>
            <m:r>
              <w:rPr>
                <w:rFonts w:ascii="Cambria Math" w:eastAsia="宋体" w:hAnsi="Cambria Math" w:cs="微软雅黑"/>
                <w:szCs w:val="21"/>
              </w:rPr>
              <m:t>1</m:t>
            </m:r>
          </m:sub>
        </m:sSub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  <m:r>
          <w:rPr>
            <w:rFonts w:ascii="Cambria Math" w:eastAsia="宋体" w:hAnsi="Cambria Math" w:cs="微软雅黑"/>
            <w:szCs w:val="21"/>
          </w:rPr>
          <m:t>+</m:t>
        </m:r>
        <m:d>
          <m:d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微软雅黑"/>
                <w:szCs w:val="21"/>
              </w:rPr>
              <m:t>x+b</m:t>
            </m:r>
          </m:e>
        </m:d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  <m:r>
          <w:rPr>
            <w:rFonts w:ascii="Cambria Math" w:eastAsia="宋体" w:hAnsi="Cambria Math" w:cs="微软雅黑"/>
            <w:szCs w:val="21"/>
          </w:rPr>
          <m:t>=(x+C)</m:t>
        </m:r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-x</m:t>
            </m:r>
          </m:sup>
        </m:sSup>
      </m:oMath>
      <w:r>
        <w:rPr>
          <w:rFonts w:ascii="宋体" w:eastAsia="宋体" w:hAnsi="宋体" w:hint="eastAsia"/>
          <w:szCs w:val="21"/>
        </w:rPr>
        <w:t>.</w:t>
      </w:r>
    </w:p>
    <w:p w14:paraId="0448463E" w14:textId="77777777" w:rsidR="007D6E38" w:rsidRDefault="007D6E38" w:rsidP="007D6E38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(2) </w:t>
      </w:r>
      <m:oMath>
        <m:r>
          <w:rPr>
            <w:rFonts w:ascii="Cambria Math" w:eastAsia="宋体" w:hAnsi="Cambria Math" w:cs="微软雅黑"/>
            <w:szCs w:val="21"/>
          </w:rPr>
          <m:t xml:space="preserve"> y=</m:t>
        </m:r>
        <m:sSup>
          <m:sSup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微软雅黑"/>
                <w:szCs w:val="21"/>
              </w:rPr>
              <m:t>e</m:t>
            </m:r>
          </m:e>
          <m:sup>
            <m:r>
              <w:rPr>
                <w:rFonts w:ascii="Cambria Math" w:eastAsia="宋体" w:hAnsi="Cambria Math" w:cs="微软雅黑"/>
                <w:szCs w:val="21"/>
              </w:rPr>
              <m:t>-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="宋体" w:hAnsi="Cambria Math" w:cs="微软雅黑"/>
                    <w:i/>
                    <w:szCs w:val="21"/>
                  </w:rPr>
                </m:ctrlPr>
              </m:naryPr>
              <m:sub/>
              <m:sup/>
              <m:e>
                <m:r>
                  <w:rPr>
                    <w:rFonts w:ascii="Cambria Math" w:eastAsia="宋体" w:hAnsi="Cambria Math" w:cs="微软雅黑"/>
                    <w:szCs w:val="21"/>
                  </w:rPr>
                  <m:t>2xdx</m:t>
                </m:r>
              </m:e>
            </m:nary>
          </m:sup>
        </m:sSup>
        <m:d>
          <m:dPr>
            <m:ctrlPr>
              <w:rPr>
                <w:rFonts w:ascii="Cambria Math" w:eastAsia="宋体" w:hAnsi="Cambria Math" w:cs="微软雅黑"/>
                <w:i/>
                <w:szCs w:val="21"/>
              </w:rPr>
            </m:ctrlPr>
          </m:dPr>
          <m:e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="宋体" w:hAnsi="Cambria Math" w:cs="微软雅黑"/>
                    <w:i/>
                    <w:szCs w:val="21"/>
                  </w:rPr>
                </m:ctrlPr>
              </m:naryPr>
              <m:sub/>
              <m:sup/>
              <m:e>
                <m:r>
                  <w:rPr>
                    <w:rFonts w:ascii="Cambria Math" w:eastAsia="宋体" w:hAnsi="Cambria Math" w:cs="微软雅黑"/>
                    <w:szCs w:val="21"/>
                  </w:rPr>
                  <m:t>4x</m:t>
                </m:r>
                <m:sSup>
                  <m:sSupPr>
                    <m:ctrlPr>
                      <w:rPr>
                        <w:rFonts w:ascii="Cambria Math" w:eastAsia="宋体" w:hAnsi="Cambria Math" w:cs="微软雅黑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微软雅黑"/>
                        <w:szCs w:val="21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="宋体" w:hAnsi="Cambria Math" w:cs="微软雅黑"/>
                            <w:i/>
                            <w:szCs w:val="21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="宋体" w:hAnsi="Cambria Math" w:cs="微软雅黑"/>
                            <w:szCs w:val="21"/>
                          </w:rPr>
                          <m:t>2xdx</m:t>
                        </m:r>
                      </m:e>
                    </m:nary>
                  </m:sup>
                </m:sSup>
              </m:e>
            </m:nary>
            <m:r>
              <w:rPr>
                <w:rFonts w:ascii="Cambria Math" w:eastAsia="宋体" w:hAnsi="Cambria Math" w:cs="微软雅黑"/>
                <w:szCs w:val="21"/>
              </w:rPr>
              <m:t>dx+C</m:t>
            </m:r>
          </m:e>
        </m:d>
      </m:oMath>
    </w:p>
    <w:p w14:paraId="63BB7B22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Cs w:val="21"/>
            </w:rPr>
            <m:t>=</m:t>
          </m:r>
          <m:sSup>
            <m:sSupPr>
              <m:ctrlPr>
                <w:rPr>
                  <w:rFonts w:ascii="Cambria Math" w:eastAsia="宋体" w:hAnsi="Cambria Math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eastAsia="宋体" w:hAnsi="Cambria Math"/>
                  <w:szCs w:val="21"/>
                </w:rPr>
              </m:ctrlPr>
            </m:dPr>
            <m:e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4x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Cs w:val="21"/>
                            </w:rPr>
                            <m:t>2</m:t>
                          </m:r>
                        </m:sup>
                      </m:sSup>
                    </m:sup>
                  </m:sSup>
                </m:e>
              </m:nary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dx+C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Cs w:val="21"/>
            </w:rPr>
            <m:t>=</m:t>
          </m:r>
          <m:sSup>
            <m:sSupPr>
              <m:ctrlPr>
                <w:rPr>
                  <w:rFonts w:ascii="Cambria Math" w:eastAsia="宋体" w:hAnsi="Cambria Math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eastAsia="宋体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2</m:t>
              </m:r>
              <m:sSup>
                <m:sSup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="宋体" w:hAnsi="Cambria Math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1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+C</m:t>
              </m:r>
            </m:e>
          </m:d>
          <m:r>
            <m:rPr>
              <m:sty m:val="p"/>
            </m:rPr>
            <w:rPr>
              <w:rFonts w:ascii="Cambria Math" w:eastAsia="宋体" w:hAnsi="Cambria Math"/>
              <w:szCs w:val="21"/>
            </w:rPr>
            <m:t>=2+C</m:t>
          </m:r>
          <m:sSup>
            <m:sSupPr>
              <m:ctrlPr>
                <w:rPr>
                  <w:rFonts w:ascii="Cambria Math" w:eastAsia="宋体" w:hAnsi="Cambria Math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eastAsia="宋体" w:hAnsi="Cambria Math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</m:sup>
          </m:sSup>
        </m:oMath>
      </m:oMathPara>
    </w:p>
    <w:p w14:paraId="2A6FB38D" w14:textId="77777777" w:rsidR="007D6E38" w:rsidRDefault="007D6E38" w:rsidP="00D046E4">
      <w:pPr>
        <w:numPr>
          <w:ilvl w:val="0"/>
          <w:numId w:val="65"/>
        </w:num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position w:val="-24"/>
          <w:szCs w:val="21"/>
        </w:rPr>
        <w:object w:dxaOrig="2004" w:dyaOrig="612" w14:anchorId="2729669D">
          <v:shape id="_x0000_i2747" type="#_x0000_t75" style="width:100.45pt;height:30.75pt" o:ole="">
            <v:imagedata r:id="rId1335" o:title=""/>
          </v:shape>
          <o:OLEObject Type="Embed" ProgID="Equation.KSEE3" ShapeID="_x0000_i2747" DrawAspect="Content" ObjectID="_1654737423" r:id="rId1337"/>
        </w:object>
      </w:r>
    </w:p>
    <w:p w14:paraId="1A47E6CA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解: 将原方程改写成</w:t>
      </w:r>
      <w:r>
        <w:rPr>
          <w:rFonts w:ascii="宋体" w:eastAsia="宋体" w:hAnsi="宋体" w:cs="宋体" w:hint="eastAsia"/>
          <w:position w:val="-28"/>
          <w:szCs w:val="21"/>
        </w:rPr>
        <w:object w:dxaOrig="1380" w:dyaOrig="660" w14:anchorId="7A5257F1">
          <v:shape id="_x0000_i2748" type="#_x0000_t75" style="width:69.1pt;height:33.1pt" o:ole="">
            <v:imagedata r:id="rId1338" o:title=""/>
          </v:shape>
          <o:OLEObject Type="Embed" ProgID="Equation.KSEE3" ShapeID="_x0000_i2748" DrawAspect="Content" ObjectID="_1654737424" r:id="rId1339"/>
        </w:object>
      </w:r>
      <w:r>
        <w:rPr>
          <w:rFonts w:ascii="宋体" w:eastAsia="宋体" w:hAnsi="宋体" w:cs="宋体" w:hint="eastAsia"/>
          <w:szCs w:val="21"/>
        </w:rPr>
        <w:t>, 则</w:t>
      </w:r>
    </w:p>
    <w:p w14:paraId="536DA08F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position w:val="-36"/>
          <w:szCs w:val="21"/>
        </w:rPr>
        <w:object w:dxaOrig="2712" w:dyaOrig="840" w14:anchorId="4404C09F">
          <v:shape id="_x0000_i2749" type="#_x0000_t75" style="width:135.85pt;height:41.8pt" o:ole="">
            <v:imagedata r:id="rId1340" o:title=""/>
          </v:shape>
          <o:OLEObject Type="Embed" ProgID="Equation.KSEE3" ShapeID="_x0000_i2749" DrawAspect="Content" ObjectID="_1654737425" r:id="rId1341"/>
        </w:object>
      </w:r>
    </w:p>
    <w:p w14:paraId="2FB56B3C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= </w:t>
      </w:r>
      <w:r>
        <w:rPr>
          <w:rFonts w:ascii="宋体" w:eastAsia="宋体" w:hAnsi="宋体" w:cs="宋体" w:hint="eastAsia"/>
          <w:position w:val="-48"/>
          <w:szCs w:val="21"/>
        </w:rPr>
        <w:object w:dxaOrig="2052" w:dyaOrig="1080" w14:anchorId="055E6836">
          <v:shape id="_x0000_i2750" type="#_x0000_t75" style="width:102.75pt;height:54pt" o:ole="">
            <v:imagedata r:id="rId1342" o:title=""/>
          </v:shape>
          <o:OLEObject Type="Embed" ProgID="Equation.KSEE3" ShapeID="_x0000_i2750" DrawAspect="Content" ObjectID="_1654737426" r:id="rId1343"/>
        </w:object>
      </w:r>
    </w:p>
    <w:p w14:paraId="5DDFBC1B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= </w:t>
      </w:r>
      <w:r>
        <w:rPr>
          <w:rFonts w:ascii="宋体" w:eastAsia="宋体" w:hAnsi="宋体" w:cs="宋体" w:hint="eastAsia"/>
          <w:position w:val="-48"/>
          <w:szCs w:val="21"/>
        </w:rPr>
        <w:object w:dxaOrig="1908" w:dyaOrig="1080" w14:anchorId="11D087EF">
          <v:shape id="_x0000_i2751" type="#_x0000_t75" style="width:95.25pt;height:54pt" o:ole="">
            <v:imagedata r:id="rId1344" o:title=""/>
          </v:shape>
          <o:OLEObject Type="Embed" ProgID="Equation.KSEE3" ShapeID="_x0000_i2751" DrawAspect="Content" ObjectID="_1654737427" r:id="rId1345"/>
        </w:object>
      </w:r>
    </w:p>
    <w:p w14:paraId="6B403372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= </w:t>
      </w:r>
      <w:r>
        <w:rPr>
          <w:rFonts w:ascii="宋体" w:eastAsia="宋体" w:hAnsi="宋体" w:cs="宋体" w:hint="eastAsia"/>
          <w:position w:val="-48"/>
          <w:szCs w:val="21"/>
        </w:rPr>
        <w:object w:dxaOrig="1200" w:dyaOrig="1080" w14:anchorId="07FB84AA">
          <v:shape id="_x0000_i2752" type="#_x0000_t75" style="width:59.8pt;height:54pt" o:ole="">
            <v:imagedata r:id="rId1346" o:title=""/>
          </v:shape>
          <o:OLEObject Type="Embed" ProgID="Equation.KSEE3" ShapeID="_x0000_i2752" DrawAspect="Content" ObjectID="_1654737428" r:id="rId1347"/>
        </w:object>
      </w:r>
    </w:p>
    <w:p w14:paraId="19027BE0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= </w:t>
      </w:r>
      <w:r>
        <w:rPr>
          <w:rFonts w:ascii="宋体" w:eastAsia="宋体" w:hAnsi="宋体" w:cs="宋体" w:hint="eastAsia"/>
          <w:position w:val="-24"/>
          <w:szCs w:val="21"/>
        </w:rPr>
        <w:object w:dxaOrig="912" w:dyaOrig="660" w14:anchorId="571D2102">
          <v:shape id="_x0000_i2753" type="#_x0000_t75" style="width:45.85pt;height:33.1pt" o:ole="">
            <v:imagedata r:id="rId1348" o:title=""/>
          </v:shape>
          <o:OLEObject Type="Embed" ProgID="Equation.KSEE3" ShapeID="_x0000_i2753" DrawAspect="Content" ObjectID="_1654737429" r:id="rId1349"/>
        </w:object>
      </w:r>
    </w:p>
    <w:p w14:paraId="0F5703BD" w14:textId="77777777" w:rsidR="007D6E38" w:rsidRDefault="007D6E38" w:rsidP="007D6E38">
      <w:pPr>
        <w:ind w:firstLineChars="350" w:firstLine="735"/>
        <w:rPr>
          <w:rFonts w:ascii="宋体" w:eastAsia="宋体" w:hAnsi="宋体" w:hint="eastAsia"/>
          <w:szCs w:val="21"/>
        </w:rPr>
      </w:pPr>
    </w:p>
    <w:p w14:paraId="18372874" w14:textId="77777777" w:rsidR="007D6E38" w:rsidRDefault="007D6E38" w:rsidP="00D046E4">
      <w:pPr>
        <w:numPr>
          <w:ilvl w:val="0"/>
          <w:numId w:val="63"/>
        </w:num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（1）</w:t>
      </w:r>
    </w:p>
    <w:p w14:paraId="1717A5DC" w14:textId="77777777" w:rsidR="007D6E38" w:rsidRDefault="007D6E38" w:rsidP="007D6E38">
      <w:pPr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/>
          <w:position w:val="-24"/>
          <w:szCs w:val="21"/>
        </w:rPr>
        <w:object w:dxaOrig="3132" w:dyaOrig="612" w14:anchorId="13882CDC">
          <v:shape id="_x0000_i2754" type="#_x0000_t75" style="width:156.75pt;height:30.75pt" o:ole="">
            <v:imagedata r:id="rId1350" o:title=""/>
          </v:shape>
          <o:OLEObject Type="Embed" ProgID="Equation.KSEE3" ShapeID="_x0000_i2754" DrawAspect="Content" ObjectID="_1654737430" r:id="rId1351"/>
        </w:object>
      </w:r>
      <w:r>
        <w:rPr>
          <w:rFonts w:ascii="宋体" w:eastAsia="宋体" w:hAnsi="宋体" w:hint="eastAsia"/>
          <w:b/>
          <w:szCs w:val="21"/>
        </w:rPr>
        <w:t>;</w:t>
      </w:r>
    </w:p>
    <w:p w14:paraId="0142B9D9" w14:textId="77777777" w:rsidR="007D6E38" w:rsidRDefault="007D6E38" w:rsidP="007D6E38">
      <w:pPr>
        <w:rPr>
          <w:rFonts w:ascii="宋体" w:eastAsia="宋体" w:hAnsi="宋体" w:hint="eastAsia"/>
          <w:bCs/>
          <w:szCs w:val="21"/>
        </w:rPr>
      </w:pPr>
      <w:r>
        <w:rPr>
          <w:rFonts w:hint="eastAsia"/>
        </w:rPr>
        <w:object w:dxaOrig="225" w:dyaOrig="225" w14:anchorId="245B551A">
          <v:shape id="_x0000_s1082" type="#_x0000_t75" style="position:absolute;left:0;text-align:left;margin-left:30pt;margin-top:-6.85pt;width:141pt;height:98pt;z-index:251678720;mso-wrap-distance-left:9pt;mso-wrap-distance-top:0;mso-wrap-distance-right:9pt;mso-wrap-distance-bottom:0;mso-width-relative:page;mso-height-relative:page">
            <v:imagedata r:id="rId1352" o:title=""/>
            <w10:wrap type="square"/>
          </v:shape>
          <o:OLEObject Type="Embed" ProgID="Equation.KSEE3" ShapeID="_x0000_s1082" DrawAspect="Content" ObjectID="_1654737539" r:id="rId1353"/>
        </w:object>
      </w:r>
      <w:r>
        <w:rPr>
          <w:rFonts w:ascii="宋体" w:eastAsia="宋体" w:hAnsi="宋体" w:hint="eastAsia"/>
          <w:bCs/>
          <w:szCs w:val="21"/>
        </w:rPr>
        <w:t>解:</w:t>
      </w:r>
    </w:p>
    <w:p w14:paraId="77E073E6" w14:textId="77777777" w:rsidR="007D6E38" w:rsidRDefault="007D6E38" w:rsidP="007D6E38">
      <w:pPr>
        <w:rPr>
          <w:rFonts w:ascii="宋体" w:eastAsia="宋体" w:hAnsi="宋体" w:hint="eastAsia"/>
          <w:b/>
          <w:szCs w:val="21"/>
        </w:rPr>
      </w:pPr>
    </w:p>
    <w:p w14:paraId="78CB35FD" w14:textId="77777777" w:rsidR="007D6E38" w:rsidRDefault="007D6E38" w:rsidP="007D6E38">
      <w:pPr>
        <w:rPr>
          <w:rFonts w:ascii="宋体" w:eastAsia="宋体" w:hAnsi="宋体" w:hint="eastAsia"/>
          <w:b/>
          <w:szCs w:val="21"/>
        </w:rPr>
      </w:pPr>
    </w:p>
    <w:p w14:paraId="26E324D2" w14:textId="77777777" w:rsidR="007D6E38" w:rsidRDefault="007D6E38" w:rsidP="007D6E38">
      <w:pPr>
        <w:rPr>
          <w:rFonts w:ascii="宋体" w:eastAsia="宋体" w:hAnsi="宋体" w:hint="eastAsia"/>
          <w:b/>
          <w:szCs w:val="21"/>
        </w:rPr>
      </w:pPr>
    </w:p>
    <w:p w14:paraId="73085424" w14:textId="77777777" w:rsidR="007D6E38" w:rsidRDefault="007D6E38" w:rsidP="007D6E38">
      <w:pPr>
        <w:rPr>
          <w:rFonts w:ascii="宋体" w:eastAsia="宋体" w:hAnsi="宋体" w:hint="eastAsia"/>
          <w:b/>
          <w:szCs w:val="21"/>
        </w:rPr>
      </w:pPr>
    </w:p>
    <w:p w14:paraId="2190F0B3" w14:textId="77777777" w:rsidR="007D6E38" w:rsidRDefault="007D6E38" w:rsidP="007D6E38">
      <w:pPr>
        <w:rPr>
          <w:rFonts w:ascii="宋体" w:eastAsia="宋体" w:hAnsi="宋体" w:hint="eastAsia"/>
          <w:bCs/>
          <w:szCs w:val="21"/>
        </w:rPr>
      </w:pPr>
    </w:p>
    <w:p w14:paraId="506ED42D" w14:textId="77777777" w:rsidR="007D6E38" w:rsidRDefault="007D6E38" w:rsidP="007D6E38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代入初值条件</w:t>
      </w:r>
      <w:r>
        <w:rPr>
          <w:rFonts w:ascii="宋体" w:eastAsia="宋体" w:hAnsi="宋体" w:hint="eastAsia"/>
          <w:bCs/>
          <w:position w:val="-10"/>
          <w:szCs w:val="21"/>
        </w:rPr>
        <w:object w:dxaOrig="1140" w:dyaOrig="324" w14:anchorId="6A2DB34F">
          <v:shape id="_x0000_i2755" type="#_x0000_t75" style="width:56.9pt;height:16.25pt" o:ole="">
            <v:imagedata r:id="rId1354" o:title=""/>
          </v:shape>
          <o:OLEObject Type="Embed" ProgID="Equation.KSEE3" ShapeID="_x0000_i2755" DrawAspect="Content" ObjectID="_1654737431" r:id="rId1355"/>
        </w:object>
      </w:r>
      <w:r>
        <w:rPr>
          <w:rFonts w:ascii="宋体" w:eastAsia="宋体" w:hAnsi="宋体" w:hint="eastAsia"/>
          <w:bCs/>
          <w:szCs w:val="21"/>
        </w:rPr>
        <w:t>, 得</w:t>
      </w:r>
      <w:r>
        <w:rPr>
          <w:rFonts w:ascii="宋体" w:eastAsia="宋体" w:hAnsi="宋体" w:hint="eastAsia"/>
          <w:bCs/>
          <w:position w:val="-6"/>
          <w:szCs w:val="21"/>
        </w:rPr>
        <w:object w:dxaOrig="864" w:dyaOrig="276" w14:anchorId="7644D129">
          <v:shape id="_x0000_i2756" type="#_x0000_t75" style="width:42.95pt;height:13.95pt" o:ole="">
            <v:imagedata r:id="rId1356" o:title=""/>
          </v:shape>
          <o:OLEObject Type="Embed" ProgID="Equation.KSEE3" ShapeID="_x0000_i2756" DrawAspect="Content" ObjectID="_1654737432" r:id="rId1357"/>
        </w:object>
      </w:r>
      <w:r>
        <w:rPr>
          <w:rFonts w:ascii="宋体" w:eastAsia="宋体" w:hAnsi="宋体" w:hint="eastAsia"/>
          <w:bCs/>
          <w:szCs w:val="21"/>
        </w:rPr>
        <w:t>, 故所求特解为</w:t>
      </w:r>
    </w:p>
    <w:p w14:paraId="46CE9152" w14:textId="77777777" w:rsidR="007D6E38" w:rsidRDefault="007D6E38" w:rsidP="007D6E38">
      <w:pPr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Cs/>
          <w:position w:val="-24"/>
          <w:szCs w:val="21"/>
        </w:rPr>
        <w:object w:dxaOrig="1944" w:dyaOrig="612" w14:anchorId="49190E93">
          <v:shape id="_x0000_i2757" type="#_x0000_t75" style="width:96.95pt;height:30.75pt" o:ole="">
            <v:imagedata r:id="rId1358" o:title=""/>
          </v:shape>
          <o:OLEObject Type="Embed" ProgID="Equation.KSEE3" ShapeID="_x0000_i2757" DrawAspect="Content" ObjectID="_1654737433" r:id="rId1359"/>
        </w:object>
      </w:r>
    </w:p>
    <w:p w14:paraId="7DA9E1DC" w14:textId="77777777" w:rsidR="007D6E38" w:rsidRDefault="007D6E38" w:rsidP="007D6E38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（2）</w:t>
      </w:r>
      <w:r>
        <w:rPr>
          <w:rFonts w:ascii="宋体" w:eastAsia="宋体" w:hAnsi="宋体" w:hint="eastAsia"/>
          <w:bCs/>
          <w:position w:val="-24"/>
          <w:szCs w:val="21"/>
        </w:rPr>
        <w:object w:dxaOrig="2856" w:dyaOrig="612" w14:anchorId="615100D5">
          <v:shape id="_x0000_i2758" type="#_x0000_t75" style="width:142.85pt;height:30.75pt" o:ole="">
            <v:imagedata r:id="rId1360" o:title=""/>
          </v:shape>
          <o:OLEObject Type="Embed" ProgID="Equation.KSEE3" ShapeID="_x0000_i2758" DrawAspect="Content" ObjectID="_1654737434" r:id="rId1361"/>
        </w:object>
      </w:r>
      <w:r>
        <w:rPr>
          <w:rFonts w:ascii="宋体" w:eastAsia="宋体" w:hAnsi="宋体" w:hint="eastAsia"/>
          <w:bCs/>
          <w:szCs w:val="21"/>
        </w:rPr>
        <w:t>;</w:t>
      </w:r>
    </w:p>
    <w:p w14:paraId="794AA469" w14:textId="77777777" w:rsidR="007D6E38" w:rsidRDefault="007D6E38" w:rsidP="007D6E38">
      <w:pPr>
        <w:rPr>
          <w:rFonts w:ascii="宋体" w:eastAsia="宋体" w:hAnsi="宋体" w:hint="eastAsia"/>
          <w:bCs/>
          <w:szCs w:val="21"/>
        </w:rPr>
      </w:pPr>
      <w:r>
        <w:rPr>
          <w:rFonts w:hint="eastAsia"/>
        </w:rPr>
        <w:lastRenderedPageBreak/>
        <w:object w:dxaOrig="225" w:dyaOrig="225" w14:anchorId="5EDC950B">
          <v:shape id="_x0000_s1083" type="#_x0000_t75" style="position:absolute;left:0;text-align:left;margin-left:31.4pt;margin-top:3.95pt;width:140.5pt;height:121.5pt;z-index:251679744;mso-wrap-distance-left:9pt;mso-wrap-distance-top:0;mso-wrap-distance-right:9pt;mso-wrap-distance-bottom:0;mso-width-relative:page;mso-height-relative:page">
            <v:imagedata r:id="rId1362" o:title=""/>
            <w10:wrap type="square"/>
          </v:shape>
          <o:OLEObject Type="Embed" ProgID="Equation.KSEE3" ShapeID="_x0000_s1083" DrawAspect="Content" ObjectID="_1654737540" r:id="rId1363"/>
        </w:object>
      </w:r>
      <w:r>
        <w:rPr>
          <w:rFonts w:ascii="宋体" w:eastAsia="宋体" w:hAnsi="宋体" w:hint="eastAsia"/>
          <w:bCs/>
          <w:szCs w:val="21"/>
        </w:rPr>
        <w:t xml:space="preserve">解: </w:t>
      </w:r>
    </w:p>
    <w:p w14:paraId="3F925B23" w14:textId="77777777" w:rsidR="007D6E38" w:rsidRDefault="007D6E38" w:rsidP="007D6E38">
      <w:pPr>
        <w:rPr>
          <w:rFonts w:ascii="宋体" w:eastAsia="宋体" w:hAnsi="宋体" w:hint="eastAsia"/>
          <w:b/>
          <w:position w:val="-122"/>
          <w:szCs w:val="21"/>
        </w:rPr>
      </w:pPr>
    </w:p>
    <w:p w14:paraId="6CBF2574" w14:textId="77777777" w:rsidR="007D6E38" w:rsidRDefault="007D6E38" w:rsidP="007D6E38">
      <w:pPr>
        <w:rPr>
          <w:rFonts w:ascii="宋体" w:eastAsia="宋体" w:hAnsi="宋体" w:hint="eastAsia"/>
          <w:bCs/>
          <w:position w:val="-122"/>
          <w:szCs w:val="21"/>
        </w:rPr>
      </w:pPr>
      <w:r>
        <w:rPr>
          <w:rFonts w:hint="eastAsia"/>
        </w:rPr>
        <w:object w:dxaOrig="225" w:dyaOrig="225" w14:anchorId="4F4EB597">
          <v:shape id="_x0000_s1084" type="#_x0000_t75" style="position:absolute;left:0;text-align:left;margin-left:26.35pt;margin-top:17.6pt;width:132pt;height:125.5pt;z-index:251680768;mso-wrap-distance-left:9pt;mso-wrap-distance-top:0;mso-wrap-distance-right:9pt;mso-wrap-distance-bottom:0;mso-width-relative:page;mso-height-relative:page">
            <v:imagedata r:id="rId1364" o:title=""/>
            <w10:wrap type="square"/>
          </v:shape>
          <o:OLEObject Type="Embed" ProgID="Equation.KSEE3" ShapeID="_x0000_s1084" DrawAspect="Content" ObjectID="_1654737541" r:id="rId1365"/>
        </w:object>
      </w:r>
    </w:p>
    <w:p w14:paraId="7C0CC7E0" w14:textId="77777777" w:rsidR="007D6E38" w:rsidRDefault="007D6E38" w:rsidP="007D6E38">
      <w:pPr>
        <w:rPr>
          <w:rFonts w:ascii="宋体" w:eastAsia="宋体" w:hAnsi="宋体" w:hint="eastAsia"/>
          <w:b/>
          <w:szCs w:val="21"/>
        </w:rPr>
      </w:pPr>
    </w:p>
    <w:p w14:paraId="115CDC95" w14:textId="77777777" w:rsidR="007D6E38" w:rsidRDefault="007D6E38" w:rsidP="007D6E38">
      <w:pPr>
        <w:rPr>
          <w:rFonts w:ascii="宋体" w:eastAsia="宋体" w:hAnsi="宋体" w:hint="eastAsia"/>
          <w:b/>
          <w:szCs w:val="21"/>
        </w:rPr>
      </w:pPr>
    </w:p>
    <w:p w14:paraId="3286EB83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</w:p>
    <w:p w14:paraId="7D05E0F2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</w:p>
    <w:p w14:paraId="65939461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</w:p>
    <w:p w14:paraId="69B03FCD" w14:textId="77777777" w:rsidR="007D6E38" w:rsidRDefault="007D6E38" w:rsidP="007D6E38">
      <w:pPr>
        <w:rPr>
          <w:rFonts w:hint="eastAsia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求一曲线的方程</w:t>
      </w:r>
      <w:r>
        <w:rPr>
          <w:szCs w:val="21"/>
        </w:rPr>
        <w:t>,</w:t>
      </w:r>
      <w:r>
        <w:rPr>
          <w:rFonts w:hint="eastAsia"/>
          <w:szCs w:val="21"/>
        </w:rPr>
        <w:t>该曲线过原点</w:t>
      </w:r>
      <w:r>
        <w:rPr>
          <w:szCs w:val="21"/>
        </w:rPr>
        <w:t xml:space="preserve">, </w:t>
      </w:r>
      <w:r>
        <w:rPr>
          <w:rFonts w:hint="eastAsia"/>
          <w:szCs w:val="21"/>
        </w:rPr>
        <w:t>并且它在点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, </m:t>
        </m:r>
      </m:oMath>
      <w:r>
        <w:rPr>
          <w:szCs w:val="21"/>
        </w:rPr>
        <w:t xml:space="preserve"> </w:t>
      </w:r>
      <w:r>
        <w:rPr>
          <w:rFonts w:hint="eastAsia"/>
          <w:szCs w:val="21"/>
        </w:rPr>
        <w:t>处的切线斜率等于</w:t>
      </w:r>
      <m:oMath>
        <m:r>
          <m:rPr>
            <m:sty m:val="p"/>
          </m:rPr>
          <w:rPr>
            <w:rFonts w:ascii="Cambria Math" w:hAnsi="Cambria Math"/>
            <w:szCs w:val="21"/>
          </w:rPr>
          <m:t>2x+y</m:t>
        </m:r>
      </m:oMath>
    </w:p>
    <w:p w14:paraId="298C9143" w14:textId="77777777" w:rsidR="007D6E38" w:rsidRDefault="007D6E38" w:rsidP="007D6E38">
      <w:pPr>
        <w:rPr>
          <w:rFonts w:ascii="宋体" w:eastAsia="宋体" w:hAnsi="宋体"/>
          <w:szCs w:val="21"/>
        </w:rPr>
      </w:pPr>
      <w:r>
        <w:rPr>
          <w:rFonts w:hint="eastAsia"/>
          <w:szCs w:val="21"/>
        </w:rPr>
        <w:t>解</w:t>
      </w:r>
      <w:r>
        <w:rPr>
          <w:szCs w:val="21"/>
        </w:rPr>
        <w:t xml:space="preserve">: </w:t>
      </w:r>
      <w:r>
        <w:rPr>
          <w:rFonts w:ascii="宋体" w:eastAsia="宋体" w:hAnsi="宋体" w:hint="eastAsia"/>
          <w:szCs w:val="21"/>
        </w:rPr>
        <w:t>依题意,即有微分方程: y'=2x+y,y(0)=0</w:t>
      </w:r>
      <w:r>
        <w:rPr>
          <w:rFonts w:ascii="宋体" w:eastAsia="宋体" w:hAnsi="宋体" w:hint="eastAsia"/>
          <w:szCs w:val="21"/>
        </w:rPr>
        <w:br/>
        <w:t>得y'-y=2x</w:t>
      </w:r>
      <w:r>
        <w:rPr>
          <w:rFonts w:ascii="宋体" w:eastAsia="宋体" w:hAnsi="宋体" w:hint="eastAsia"/>
          <w:szCs w:val="21"/>
        </w:rPr>
        <w:br/>
        <w:t>特征根为r=1</w:t>
      </w:r>
      <w:r>
        <w:rPr>
          <w:rFonts w:ascii="宋体" w:eastAsia="宋体" w:hAnsi="宋体" w:hint="eastAsia"/>
          <w:szCs w:val="21"/>
        </w:rPr>
        <w:br/>
        <w:t>设特解y*=</w:t>
      </w:r>
      <w:proofErr w:type="spellStart"/>
      <w:r>
        <w:rPr>
          <w:rFonts w:ascii="宋体" w:eastAsia="宋体" w:hAnsi="宋体" w:hint="eastAsia"/>
          <w:szCs w:val="21"/>
        </w:rPr>
        <w:t>ax+b</w:t>
      </w:r>
      <w:proofErr w:type="spellEnd"/>
      <w:r>
        <w:rPr>
          <w:rFonts w:ascii="宋体" w:eastAsia="宋体" w:hAnsi="宋体" w:hint="eastAsia"/>
          <w:szCs w:val="21"/>
        </w:rPr>
        <w:t>,代入方程得: a-ax-b=2x,</w:t>
      </w:r>
      <w:r>
        <w:rPr>
          <w:rFonts w:ascii="宋体" w:eastAsia="宋体" w:hAnsi="宋体" w:hint="eastAsia"/>
          <w:szCs w:val="21"/>
        </w:rPr>
        <w:br/>
        <w:t>对比系数: -a=2,a-b=0</w:t>
      </w:r>
      <w:r>
        <w:rPr>
          <w:rFonts w:ascii="宋体" w:eastAsia="宋体" w:hAnsi="宋体" w:hint="eastAsia"/>
          <w:szCs w:val="21"/>
        </w:rPr>
        <w:br/>
        <w:t>得a=-2,b=-2</w:t>
      </w:r>
      <w:r>
        <w:rPr>
          <w:rFonts w:ascii="宋体" w:eastAsia="宋体" w:hAnsi="宋体" w:hint="eastAsia"/>
          <w:szCs w:val="21"/>
        </w:rPr>
        <w:br/>
        <w:t>故通解为y=Ce^x-2x-2</w:t>
      </w:r>
      <w:r>
        <w:rPr>
          <w:rFonts w:ascii="宋体" w:eastAsia="宋体" w:hAnsi="宋体" w:hint="eastAsia"/>
          <w:szCs w:val="21"/>
        </w:rPr>
        <w:br/>
        <w:t>代入y(0)=0=C-2,得C=2</w:t>
      </w:r>
      <w:r>
        <w:rPr>
          <w:rFonts w:ascii="宋体" w:eastAsia="宋体" w:hAnsi="宋体" w:hint="eastAsia"/>
          <w:szCs w:val="21"/>
        </w:rPr>
        <w:br/>
        <w:t>所以y=2e^x-2x-2</w:t>
      </w:r>
    </w:p>
    <w:p w14:paraId="10AD7F80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4.设曲线积分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∫Ly</m:t>
        </m:r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dx+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2xf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d>
            <m:r>
              <w:rPr>
                <w:rFonts w:ascii="Cambria Math" w:eastAsia="宋体" w:hAnsi="Cambria Math"/>
                <w:szCs w:val="21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/>
            <w:szCs w:val="21"/>
          </w:rPr>
          <m:t>dy</m:t>
        </m:r>
      </m:oMath>
      <w:r>
        <w:rPr>
          <w:rFonts w:ascii="宋体" w:eastAsia="宋体" w:hAnsi="宋体" w:hint="eastAsia"/>
          <w:szCs w:val="21"/>
        </w:rPr>
        <w:t>在右半平面（x＞0）上与路径无关, 其中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</m:oMath>
      <w:r>
        <w:rPr>
          <w:rFonts w:ascii="宋体" w:eastAsia="宋体" w:hAnsi="宋体" w:hint="eastAsia"/>
          <w:szCs w:val="21"/>
        </w:rPr>
        <w:t xml:space="preserve">可导, 且 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1</m:t>
            </m:r>
          </m:e>
        </m:d>
        <m:r>
          <w:rPr>
            <w:rFonts w:ascii="Cambria Math" w:eastAsia="宋体" w:hAnsi="Cambria Math"/>
            <w:szCs w:val="21"/>
          </w:rPr>
          <m:t>=1</m:t>
        </m:r>
      </m:oMath>
      <w:r>
        <w:rPr>
          <w:rFonts w:ascii="宋体" w:eastAsia="宋体" w:hAnsi="宋体" w:hint="eastAsia"/>
          <w:szCs w:val="21"/>
        </w:rPr>
        <w:t>, 求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</m:oMath>
      <w:r>
        <w:rPr>
          <w:rFonts w:ascii="宋体" w:eastAsia="宋体" w:hAnsi="宋体" w:hint="eastAsia"/>
          <w:szCs w:val="21"/>
        </w:rPr>
        <w:t>.</w:t>
      </w:r>
    </w:p>
    <w:p w14:paraId="6B0101E7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解:积分与路径无关, 则: 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dP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dy</m:t>
            </m:r>
          </m:den>
        </m:f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dQ</m:t>
            </m:r>
          </m:num>
          <m:den>
            <m:r>
              <w:rPr>
                <w:rFonts w:ascii="Cambria Math" w:eastAsia="宋体" w:hAnsi="Cambria Math"/>
                <w:szCs w:val="21"/>
              </w:rPr>
              <m:t>dx</m:t>
            </m:r>
          </m:den>
        </m:f>
      </m:oMath>
      <w:r>
        <w:rPr>
          <w:rFonts w:ascii="宋体" w:eastAsia="宋体" w:hAnsi="宋体" w:hint="eastAsia"/>
          <w:szCs w:val="21"/>
        </w:rPr>
        <w:t xml:space="preserve">, </w:t>
      </w:r>
    </w:p>
    <w:p w14:paraId="20B2E1CC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得: </w:t>
      </w:r>
      <m:oMath>
        <m:r>
          <w:rPr>
            <w:rFonts w:ascii="Cambria Math" w:eastAsia="宋体" w:hAnsi="Cambria Math"/>
            <w:szCs w:val="21"/>
          </w:rPr>
          <m:t>f`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+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d>
          </m:num>
          <m:den>
            <m:r>
              <w:rPr>
                <w:rFonts w:ascii="Cambria Math" w:eastAsia="宋体" w:hAnsi="Cambria Math"/>
                <w:szCs w:val="21"/>
              </w:rPr>
              <m:t>(2x)</m:t>
            </m:r>
          </m:den>
        </m:f>
        <m:r>
          <w:rPr>
            <w:rFonts w:ascii="Cambria Math" w:eastAsia="宋体" w:hAnsi="Cambria Math"/>
            <w:szCs w:val="21"/>
          </w:rPr>
          <m:t>=1</m:t>
        </m:r>
      </m:oMath>
    </w:p>
    <w:p w14:paraId="098D11B9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一阶线性微分方程, </w:t>
      </w:r>
    </w:p>
    <w:p w14:paraId="03EDAC0B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公式法: 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-∫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2x</m:t>
                    </m:r>
                  </m:den>
                </m:f>
                <m:r>
                  <w:rPr>
                    <w:rFonts w:ascii="Cambria Math" w:eastAsia="宋体" w:hAnsi="Cambria Math"/>
                    <w:szCs w:val="21"/>
                  </w:rPr>
                  <m:t>dx</m:t>
                </m:r>
              </m:e>
            </m:d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∫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∫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2x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="宋体" w:hAnsi="Cambria Math"/>
                        <w:szCs w:val="21"/>
                      </w:rPr>
                      <m:t>dx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+c</m:t>
                </m:r>
              </m:e>
            </m:d>
          </m:sup>
        </m:sSup>
      </m:oMath>
    </w:p>
    <w:p w14:paraId="4FEDE090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=</w:t>
      </w:r>
      <m:oMath>
        <m:r>
          <w:rPr>
            <w:rFonts w:ascii="Cambria Math" w:eastAsia="宋体" w:hAnsi="Cambria Math"/>
            <w:szCs w:val="21"/>
          </w:rPr>
          <m:t xml:space="preserve"> e^(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-1</m:t>
            </m:r>
          </m:num>
          <m:den>
            <m:r>
              <w:rPr>
                <w:rFonts w:ascii="Cambria Math" w:eastAsia="宋体" w:hAnsi="Cambria Math"/>
                <w:szCs w:val="21"/>
              </w:rPr>
              <m:t>2lnx</m:t>
            </m:r>
          </m:den>
        </m:f>
        <m:r>
          <w:rPr>
            <w:rFonts w:ascii="Cambria Math" w:eastAsia="宋体" w:hAnsi="Cambria Math"/>
            <w:szCs w:val="21"/>
          </w:rPr>
          <m:t>)(∫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  <m:sup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2lnx</m:t>
                    </m:r>
                  </m:den>
                </m:f>
              </m:e>
            </m:d>
            <m:r>
              <w:rPr>
                <w:rFonts w:ascii="Cambria Math" w:eastAsia="宋体" w:hAnsi="Cambria Math"/>
                <w:szCs w:val="21"/>
              </w:rPr>
              <m:t>dx</m:t>
            </m:r>
          </m:sup>
        </m:sSup>
        <m:r>
          <w:rPr>
            <w:rFonts w:ascii="Cambria Math" w:eastAsia="宋体" w:hAnsi="Cambria Math"/>
            <w:szCs w:val="21"/>
          </w:rPr>
          <m:t>+C)</m:t>
        </m:r>
      </m:oMath>
    </w:p>
    <w:p w14:paraId="73CCC17C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=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 xml:space="preserve"> 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rad>
          </m:den>
        </m:f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∫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rad>
            <m:r>
              <w:rPr>
                <w:rFonts w:ascii="Cambria Math" w:eastAsia="宋体" w:hAnsi="Cambria Math"/>
                <w:szCs w:val="21"/>
              </w:rPr>
              <m:t>dx+C</m:t>
            </m:r>
          </m:e>
        </m:d>
      </m:oMath>
    </w:p>
    <w:p w14:paraId="1127B5B3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=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rad>
          </m:den>
        </m:f>
        <m:r>
          <w:rPr>
            <w:rFonts w:ascii="Cambria Math" w:eastAsia="宋体" w:hAnsi="Cambria Math"/>
            <w:szCs w:val="21"/>
          </w:rPr>
          <m:t>(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den>
            </m:f>
          </m:e>
        </m:d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num>
              <m:den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den>
            </m:f>
          </m:sup>
        </m:sSup>
        <m:r>
          <w:rPr>
            <w:rFonts w:ascii="Cambria Math" w:eastAsia="宋体" w:hAnsi="Cambria Math"/>
            <w:szCs w:val="21"/>
          </w:rPr>
          <m:t>+C)</m:t>
        </m:r>
      </m:oMath>
    </w:p>
    <w:p w14:paraId="3B724D0C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= 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</m:den>
        </m:f>
        <m:r>
          <w:rPr>
            <w:rFonts w:ascii="Cambria Math" w:eastAsia="宋体" w:hAnsi="Cambria Math"/>
            <w:szCs w:val="21"/>
          </w:rPr>
          <m:t>x+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C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rad>
          </m:den>
        </m:f>
      </m:oMath>
    </w:p>
    <w:p w14:paraId="2B02A7F7" w14:textId="77777777" w:rsidR="007D6E38" w:rsidRDefault="007D6E38" w:rsidP="007D6E38">
      <w:pPr>
        <w:rPr>
          <w:rFonts w:ascii="Cambria Math" w:eastAsia="宋体" w:hAnsi="Cambria Math" w:hint="eastAsia"/>
          <w:szCs w:val="21"/>
        </w:rPr>
      </w:pPr>
      <w:r>
        <w:rPr>
          <w:rFonts w:ascii="宋体" w:eastAsia="宋体" w:hAnsi="宋体" w:hint="eastAsia"/>
          <w:szCs w:val="21"/>
        </w:rPr>
        <w:t>将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1</m:t>
            </m:r>
          </m:e>
        </m:d>
        <m:r>
          <w:rPr>
            <w:rFonts w:ascii="Cambria Math" w:eastAsia="宋体" w:hAnsi="Cambria Math"/>
            <w:szCs w:val="21"/>
          </w:rPr>
          <m:t>=1</m:t>
        </m:r>
      </m:oMath>
      <w:r>
        <w:rPr>
          <w:rFonts w:ascii="宋体" w:eastAsia="宋体" w:hAnsi="宋体" w:hint="eastAsia"/>
          <w:szCs w:val="21"/>
        </w:rPr>
        <w:t xml:space="preserve">代入得: 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1=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</m:den>
        </m:f>
        <m:r>
          <w:rPr>
            <w:rFonts w:ascii="Cambria Math" w:eastAsia="宋体" w:hAnsi="Cambria Math"/>
            <w:szCs w:val="21"/>
          </w:rPr>
          <m:t>+C</m:t>
        </m:r>
      </m:oMath>
      <w:r>
        <w:rPr>
          <w:rFonts w:ascii="宋体" w:eastAsia="宋体" w:hAnsi="宋体" w:hint="eastAsia"/>
          <w:szCs w:val="21"/>
        </w:rPr>
        <w:t>, 则C=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</m:den>
        </m:f>
      </m:oMath>
      <w:r>
        <w:rPr>
          <w:rFonts w:ascii="宋体" w:eastAsia="宋体" w:hAnsi="宋体" w:hint="eastAsia"/>
          <w:szCs w:val="21"/>
        </w:rPr>
        <w:t xml:space="preserve">, </w:t>
      </w:r>
      <m:oMath>
        <m:r>
          <w:rPr>
            <w:rFonts w:ascii="Cambria Math" w:eastAsia="宋体" w:hAnsi="Cambria Math"/>
            <w:szCs w:val="21"/>
          </w:rPr>
          <m:t>f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</m:den>
        </m:f>
        <m:r>
          <w:rPr>
            <w:rFonts w:ascii="Cambria Math" w:eastAsia="宋体" w:hAnsi="Cambria Math"/>
            <w:szCs w:val="21"/>
          </w:rPr>
          <m:t>x+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3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</m:rad>
          </m:den>
        </m:f>
      </m:oMath>
    </w:p>
    <w:p w14:paraId="1FF28A12" w14:textId="77777777" w:rsidR="007D6E38" w:rsidRDefault="007D6E38" w:rsidP="007D6E38">
      <w:pPr>
        <w:rPr>
          <w:rFonts w:ascii="Cambria Math" w:eastAsia="宋体" w:hAnsi="Cambria Math"/>
          <w:szCs w:val="21"/>
        </w:rPr>
      </w:pPr>
      <w:r>
        <w:rPr>
          <w:rFonts w:ascii="Cambria Math" w:eastAsia="宋体" w:hAnsi="Cambria Math"/>
          <w:szCs w:val="21"/>
        </w:rPr>
        <w:lastRenderedPageBreak/>
        <w:t>5.</w:t>
      </w:r>
      <w:r>
        <w:rPr>
          <w:rFonts w:ascii="Cambria Math" w:eastAsia="宋体" w:hAnsi="Cambria Math" w:hint="eastAsia"/>
          <w:szCs w:val="21"/>
        </w:rPr>
        <w:t>求解微分方程</w:t>
      </w:r>
    </w:p>
    <w:p w14:paraId="36A79820" w14:textId="77777777" w:rsidR="007D6E38" w:rsidRDefault="007D6E38" w:rsidP="007D6E38">
      <w:pPr>
        <w:rPr>
          <w:rFonts w:ascii="宋体" w:eastAsia="宋体" w:hAnsi="宋体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.</m:t>
          </m:r>
          <m:r>
            <w:rPr>
              <w:rFonts w:ascii="Cambria Math" w:eastAsia="宋体" w:hAnsi="Cambria Math" w:hint="eastAsia"/>
              <w:szCs w:val="21"/>
            </w:rPr>
            <m:t>（</m:t>
          </m:r>
          <m:r>
            <w:rPr>
              <w:rFonts w:ascii="Cambria Math" w:eastAsia="宋体" w:hAnsi="Cambria Math"/>
              <w:szCs w:val="21"/>
            </w:rPr>
            <m:t>1</m:t>
          </m:r>
          <m:r>
            <w:rPr>
              <w:rFonts w:ascii="Cambria Math" w:eastAsia="宋体" w:hAnsi="Cambria Math" w:hint="eastAsia"/>
              <w:szCs w:val="21"/>
            </w:rPr>
            <m:t>）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dy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dx</m:t>
              </m:r>
            </m:den>
          </m:f>
          <m:r>
            <w:rPr>
              <w:rFonts w:ascii="Cambria Math" w:eastAsia="宋体" w:hAnsi="Cambria Math"/>
              <w:szCs w:val="21"/>
            </w:rPr>
            <m:t>=</m:t>
          </m:r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x+y</m:t>
                  </m:r>
                </m:e>
              </m:d>
            </m:e>
            <m:sup>
              <m:r>
                <w:rPr>
                  <w:rFonts w:ascii="Cambria Math" w:eastAsia="宋体" w:hAnsi="Cambria Math"/>
                  <w:szCs w:val="21"/>
                </w:rPr>
                <m:t>2</m:t>
              </m:r>
            </m:sup>
          </m:sSup>
        </m:oMath>
      </m:oMathPara>
    </w:p>
    <w:p w14:paraId="5683D752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解: 令</w:t>
      </w:r>
      <m:oMath>
        <m:r>
          <w:rPr>
            <w:rFonts w:ascii="Cambria Math" w:eastAsia="宋体" w:hAnsi="Cambria Math"/>
            <w:szCs w:val="21"/>
          </w:rPr>
          <m:t>t=x+y,</m:t>
        </m:r>
        <m:r>
          <w:rPr>
            <w:rFonts w:ascii="Cambria Math" w:eastAsia="宋体" w:hAnsi="Cambria Math" w:hint="eastAsia"/>
            <w:szCs w:val="21"/>
          </w:rPr>
          <m:t>则</m:t>
        </m:r>
        <m:r>
          <w:rPr>
            <w:rFonts w:ascii="Cambria Math" w:eastAsia="宋体" w:hAnsi="Cambria Math"/>
            <w:szCs w:val="21"/>
          </w:rPr>
          <m:t>y=t-x</m:t>
        </m:r>
      </m:oMath>
    </w:p>
    <w:p w14:paraId="1AE83A82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t</m:t>
              </m:r>
            </m:e>
            <m:sup>
              <m:r>
                <w:rPr>
                  <w:rFonts w:ascii="Cambria Math" w:eastAsia="宋体" w:hAnsi="Cambria Math"/>
                  <w:szCs w:val="21"/>
                </w:rPr>
                <m:t>'</m:t>
              </m:r>
            </m:sup>
          </m:sSup>
          <m:r>
            <w:rPr>
              <w:rFonts w:ascii="Cambria Math" w:eastAsia="宋体" w:hAnsi="Cambria Math"/>
              <w:szCs w:val="21"/>
            </w:rPr>
            <m:t>-1=</m:t>
          </m:r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t</m:t>
              </m:r>
            </m:e>
            <m:sup>
              <m:r>
                <w:rPr>
                  <w:rFonts w:ascii="Cambria Math" w:eastAsia="宋体" w:hAnsi="Cambria Math"/>
                  <w:szCs w:val="21"/>
                </w:rPr>
                <m:t>2</m:t>
              </m:r>
            </m:sup>
          </m:sSup>
        </m:oMath>
      </m:oMathPara>
    </w:p>
    <w:p w14:paraId="5A195F46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Para>
        <m:oMath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 xml:space="preserve"> dt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dx</m:t>
              </m:r>
            </m:den>
          </m:f>
          <m:r>
            <w:rPr>
              <w:rFonts w:ascii="Cambria Math" w:eastAsia="宋体" w:hAnsi="Cambria Math"/>
              <w:szCs w:val="21"/>
            </w:rPr>
            <m:t>=</m:t>
          </m:r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t</m:t>
              </m:r>
            </m:e>
            <m:sup>
              <m:r>
                <w:rPr>
                  <w:rFonts w:ascii="Cambria Math" w:eastAsia="宋体" w:hAnsi="Cambria Math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/>
              <w:szCs w:val="21"/>
            </w:rPr>
            <m:t>+1</m:t>
          </m:r>
        </m:oMath>
      </m:oMathPara>
    </w:p>
    <w:p w14:paraId="1A68D64D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position w:val="-24"/>
          <w:szCs w:val="21"/>
        </w:rPr>
        <w:object w:dxaOrig="1248" w:dyaOrig="528" w14:anchorId="7B99C6A3">
          <v:shape id="_x0000_i2759" type="#_x0000_t75" style="width:62.15pt;height:26.15pt" o:ole="">
            <v:imagedata r:id="rId1366" o:title=""/>
          </v:shape>
          <o:OLEObject Type="Embed" ProgID="Equation.KSEE3" ShapeID="_x0000_i2759" DrawAspect="Content" ObjectID="_1654737435" r:id="rId1367"/>
        </w:object>
      </w:r>
    </w:p>
    <w:p w14:paraId="42F20198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宋体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x+y</m:t>
                  </m:r>
                </m:e>
              </m:d>
            </m:e>
          </m:func>
          <m:r>
            <w:rPr>
              <w:rFonts w:ascii="Cambria Math" w:eastAsia="宋体" w:hAnsi="Cambria Math"/>
              <w:szCs w:val="21"/>
            </w:rPr>
            <m:t>=x+C</m:t>
          </m:r>
        </m:oMath>
      </m:oMathPara>
    </w:p>
    <w:p w14:paraId="5933F1D8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x+y=</m:t>
          </m:r>
          <m:func>
            <m:funcPr>
              <m:ctrlPr>
                <w:rPr>
                  <w:rFonts w:ascii="Cambria Math" w:eastAsia="宋体" w:hAnsi="Cambria Math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tan</m:t>
              </m: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Name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x+C</m:t>
                  </m:r>
                </m:e>
              </m:d>
            </m:e>
          </m:func>
        </m:oMath>
      </m:oMathPara>
    </w:p>
    <w:p w14:paraId="38D1CC34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所以</w:t>
      </w:r>
      <m:oMath>
        <m:r>
          <w:rPr>
            <w:rFonts w:ascii="Cambria Math" w:eastAsia="宋体" w:hAnsi="Cambria Math"/>
            <w:szCs w:val="21"/>
          </w:rPr>
          <m:t>y=-x+</m:t>
        </m:r>
        <m:func>
          <m:funcPr>
            <m:ctrlPr>
              <w:rPr>
                <w:rFonts w:ascii="Cambria Math" w:eastAsia="宋体" w:hAnsi="Cambria Math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tan</m:t>
            </m:r>
            <m:ctrlPr>
              <w:rPr>
                <w:rFonts w:ascii="Cambria Math" w:eastAsia="宋体" w:hAnsi="Cambria Math"/>
                <w:i/>
                <w:szCs w:val="21"/>
              </w:rPr>
            </m:ctrlPr>
          </m:fName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x+C</m:t>
                </m:r>
              </m:e>
            </m:d>
          </m:e>
        </m:func>
      </m:oMath>
    </w:p>
    <w:p w14:paraId="6393AD79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(2)</w:t>
      </w:r>
      <w:r>
        <w:rPr>
          <w:rFonts w:ascii="宋体" w:eastAsia="宋体" w:hAnsi="宋体" w:hint="eastAsia"/>
          <w:position w:val="-28"/>
          <w:szCs w:val="21"/>
        </w:rPr>
        <w:object w:dxaOrig="1332" w:dyaOrig="660" w14:anchorId="5566648F">
          <v:shape id="_x0000_i2760" type="#_x0000_t75" style="width:66.75pt;height:33.1pt" o:ole="">
            <v:imagedata r:id="rId1368" o:title=""/>
          </v:shape>
          <o:OLEObject Type="Embed" ProgID="Equation.KSEE3" ShapeID="_x0000_i2760" DrawAspect="Content" ObjectID="_1654737436" r:id="rId1369"/>
        </w:object>
      </w:r>
    </w:p>
    <w:p w14:paraId="3372D8D8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 xml:space="preserve">解: </w:t>
      </w:r>
      <m:oMath>
        <m:r>
          <w:rPr>
            <w:rFonts w:ascii="Cambria Math" w:eastAsia="宋体" w:hAnsi="Cambria Math" w:hint="eastAsia"/>
            <w:szCs w:val="21"/>
          </w:rPr>
          <m:t>令</m:t>
        </m:r>
        <m:r>
          <w:rPr>
            <w:rFonts w:ascii="Cambria Math" w:eastAsia="宋体" w:hAnsi="Cambria Math"/>
            <w:szCs w:val="21"/>
          </w:rPr>
          <m:t xml:space="preserve">t=x-y, </m:t>
        </m:r>
        <m:r>
          <w:rPr>
            <w:rFonts w:ascii="Cambria Math" w:eastAsia="宋体" w:hAnsi="Cambria Math" w:hint="eastAsia"/>
            <w:szCs w:val="21"/>
          </w:rPr>
          <m:t>则</m:t>
        </m:r>
        <m:r>
          <w:rPr>
            <w:rFonts w:ascii="Cambria Math" w:eastAsia="宋体" w:hAnsi="Cambria Math"/>
            <w:szCs w:val="21"/>
          </w:rPr>
          <m:t>y=x-t</m:t>
        </m:r>
      </m:oMath>
    </w:p>
    <w:p w14:paraId="57F5A0CC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1-</m:t>
          </m:r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eastAsia="宋体" w:hAnsi="Cambria Math"/>
                  <w:szCs w:val="21"/>
                </w:rPr>
                <m:t>t</m:t>
              </m:r>
            </m:e>
            <m:sup>
              <m:r>
                <w:rPr>
                  <w:rFonts w:ascii="Cambria Math" w:eastAsia="宋体" w:hAnsi="Cambria Math"/>
                  <w:szCs w:val="21"/>
                </w:rPr>
                <m:t>'</m:t>
              </m:r>
            </m:sup>
          </m:sSup>
          <m:r>
            <w:rPr>
              <w:rFonts w:ascii="Cambria Math" w:eastAsia="宋体" w:hAnsi="Cambria Math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Cs w:val="21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Cs w:val="21"/>
                </w:rPr>
                <m:t>t</m:t>
              </m:r>
            </m:den>
          </m:f>
          <m:r>
            <w:rPr>
              <w:rFonts w:ascii="Cambria Math" w:eastAsia="宋体" w:hAnsi="Cambria Math"/>
              <w:szCs w:val="21"/>
            </w:rPr>
            <m:t>+1</m:t>
          </m:r>
        </m:oMath>
      </m:oMathPara>
    </w:p>
    <w:p w14:paraId="05269325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w:r>
        <w:rPr>
          <w:rFonts w:ascii="Cambria Math" w:eastAsia="宋体" w:hAnsi="Cambria Math"/>
          <w:i/>
          <w:position w:val="-16"/>
          <w:szCs w:val="21"/>
        </w:rPr>
        <w:object w:dxaOrig="1320" w:dyaOrig="444" w14:anchorId="542C99D7">
          <v:shape id="_x0000_i2761" type="#_x0000_t75" style="width:66.2pt;height:22.05pt" o:ole="">
            <v:imagedata r:id="rId1370" o:title=""/>
          </v:shape>
          <o:OLEObject Type="Embed" ProgID="Equation.KSEE3" ShapeID="_x0000_i2761" DrawAspect="Content" ObjectID="_1654737437" r:id="rId1371"/>
        </w:object>
      </w:r>
    </w:p>
    <w:p w14:paraId="33E7AE89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Cs w:val="21"/>
                    </w:rPr>
                    <m:t>t</m:t>
                  </m:r>
                </m:e>
                <m:sup>
                  <m:r>
                    <w:rPr>
                      <w:rFonts w:ascii="Cambria Math" w:eastAsia="宋体" w:hAnsi="Cambria Math"/>
                      <w:szCs w:val="2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/>
                  <w:szCs w:val="21"/>
                </w:rPr>
                <m:t>2</m:t>
              </m:r>
            </m:den>
          </m:f>
          <m:r>
            <w:rPr>
              <w:rFonts w:ascii="Cambria Math" w:eastAsia="宋体" w:hAnsi="Cambria Math"/>
              <w:szCs w:val="21"/>
            </w:rPr>
            <m:t>+C2=-x+C1</m:t>
          </m:r>
        </m:oMath>
      </m:oMathPara>
    </w:p>
    <w:p w14:paraId="5A1F8B2B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hint="eastAsia"/>
              <w:szCs w:val="21"/>
            </w:rPr>
            <m:t>即</m:t>
          </m:r>
          <m:sSup>
            <m:sSup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Cs w:val="21"/>
                    </w:rPr>
                    <m:t>x-y</m:t>
                  </m:r>
                </m:e>
              </m:d>
            </m:e>
            <m:sup>
              <m:r>
                <w:rPr>
                  <w:rFonts w:ascii="Cambria Math" w:eastAsia="宋体" w:hAnsi="Cambria Math"/>
                  <w:szCs w:val="21"/>
                </w:rPr>
                <m:t>2</m:t>
              </m:r>
            </m:sup>
          </m:sSup>
          <m:r>
            <w:rPr>
              <w:rFonts w:ascii="Cambria Math" w:eastAsia="宋体" w:hAnsi="Cambria Math"/>
              <w:szCs w:val="21"/>
            </w:rPr>
            <m:t>+2x=C</m:t>
          </m:r>
        </m:oMath>
      </m:oMathPara>
    </w:p>
    <w:p w14:paraId="072AE2D1" w14:textId="77777777" w:rsidR="007D6E38" w:rsidRDefault="007D6E38" w:rsidP="007D6E38">
      <w:pPr>
        <w:rPr>
          <w:rFonts w:ascii="宋体" w:eastAsia="宋体" w:hAnsi="宋体" w:hint="eastAsia"/>
          <w:szCs w:val="21"/>
        </w:rPr>
      </w:pPr>
    </w:p>
    <w:p w14:paraId="134C1883" w14:textId="77777777" w:rsidR="007D6E38" w:rsidRDefault="007D6E38" w:rsidP="00D046E4">
      <w:pPr>
        <w:numPr>
          <w:ilvl w:val="0"/>
          <w:numId w:val="66"/>
        </w:num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求解伯努利方程: </w:t>
      </w:r>
      <w:r>
        <w:rPr>
          <w:rFonts w:ascii="宋体" w:eastAsia="宋体" w:hAnsi="宋体" w:cs="宋体" w:hint="eastAsia"/>
          <w:position w:val="-24"/>
          <w:szCs w:val="21"/>
        </w:rPr>
        <w:object w:dxaOrig="1200" w:dyaOrig="612" w14:anchorId="4E16A96B">
          <v:shape id="_x0000_i2762" type="#_x0000_t75" style="width:59.8pt;height:30.75pt" o:ole="">
            <v:imagedata r:id="rId1372" o:title=""/>
          </v:shape>
          <o:OLEObject Type="Embed" ProgID="Equation.KSEE3" ShapeID="_x0000_i2762" DrawAspect="Content" ObjectID="_1654737438" r:id="rId1373"/>
        </w:object>
      </w:r>
    </w:p>
    <w:p w14:paraId="69550FFC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解: 将原方程改写成</w:t>
      </w:r>
      <w:r>
        <w:rPr>
          <w:rFonts w:ascii="宋体" w:eastAsia="宋体" w:hAnsi="宋体" w:cs="宋体" w:hint="eastAsia"/>
          <w:position w:val="-44"/>
          <w:szCs w:val="21"/>
        </w:rPr>
        <w:object w:dxaOrig="1608" w:dyaOrig="996" w14:anchorId="566E3F51">
          <v:shape id="_x0000_i2763" type="#_x0000_t75" style="width:80.15pt;height:49.95pt" o:ole="">
            <v:imagedata r:id="rId1374" o:title=""/>
          </v:shape>
          <o:OLEObject Type="Embed" ProgID="Equation.KSEE3" ShapeID="_x0000_i2763" DrawAspect="Content" ObjectID="_1654737439" r:id="rId1375"/>
        </w:object>
      </w:r>
      <w:r>
        <w:rPr>
          <w:rFonts w:ascii="宋体" w:eastAsia="宋体" w:hAnsi="宋体" w:cs="宋体" w:hint="eastAsia"/>
          <w:szCs w:val="21"/>
        </w:rPr>
        <w:t>, 并令</w:t>
      </w:r>
      <w:r>
        <w:rPr>
          <w:rFonts w:ascii="宋体" w:eastAsia="宋体" w:hAnsi="宋体" w:cs="宋体" w:hint="eastAsia"/>
          <w:position w:val="-10"/>
          <w:szCs w:val="21"/>
        </w:rPr>
        <w:object w:dxaOrig="720" w:dyaOrig="360" w14:anchorId="5E7FF146">
          <v:shape id="_x0000_i2764" type="#_x0000_t75" style="width:36pt;height:18pt" o:ole="">
            <v:imagedata r:id="rId1376" o:title=""/>
          </v:shape>
          <o:OLEObject Type="Embed" ProgID="Equation.KSEE3" ShapeID="_x0000_i2764" DrawAspect="Content" ObjectID="_1654737440" r:id="rId1377"/>
        </w:object>
      </w:r>
      <w:r>
        <w:rPr>
          <w:rFonts w:ascii="宋体" w:eastAsia="宋体" w:hAnsi="宋体" w:cs="宋体" w:hint="eastAsia"/>
          <w:szCs w:val="21"/>
        </w:rPr>
        <w:t>, 则</w:t>
      </w:r>
      <w:r>
        <w:rPr>
          <w:rFonts w:ascii="宋体" w:eastAsia="宋体" w:hAnsi="宋体" w:cs="宋体" w:hint="eastAsia"/>
          <w:position w:val="-44"/>
          <w:szCs w:val="21"/>
        </w:rPr>
        <w:object w:dxaOrig="1560" w:dyaOrig="996" w14:anchorId="6D57E504">
          <v:shape id="_x0000_i2765" type="#_x0000_t75" style="width:77.8pt;height:49.95pt" o:ole="">
            <v:imagedata r:id="rId1378" o:title=""/>
          </v:shape>
          <o:OLEObject Type="Embed" ProgID="Equation.KSEE3" ShapeID="_x0000_i2765" DrawAspect="Content" ObjectID="_1654737441" r:id="rId1379"/>
        </w:object>
      </w:r>
    </w:p>
    <w:p w14:paraId="7F5331CD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position w:val="-26"/>
          <w:szCs w:val="21"/>
        </w:rPr>
        <w:object w:dxaOrig="2856" w:dyaOrig="636" w14:anchorId="5FF9BB72">
          <v:shape id="_x0000_i2766" type="#_x0000_t75" style="width:142.85pt;height:31.95pt" o:ole="">
            <v:imagedata r:id="rId1380" o:title=""/>
          </v:shape>
          <o:OLEObject Type="Embed" ProgID="Equation.KSEE3" ShapeID="_x0000_i2766" DrawAspect="Content" ObjectID="_1654737442" r:id="rId1381"/>
        </w:object>
      </w:r>
    </w:p>
    <w:p w14:paraId="35AA7DF5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=</w:t>
      </w:r>
      <w:r>
        <w:rPr>
          <w:rFonts w:ascii="宋体" w:eastAsia="宋体" w:hAnsi="宋体" w:cs="宋体" w:hint="eastAsia"/>
          <w:position w:val="-16"/>
          <w:szCs w:val="21"/>
        </w:rPr>
        <w:object w:dxaOrig="2004" w:dyaOrig="444" w14:anchorId="0A98DAF6">
          <v:shape id="_x0000_i2767" type="#_x0000_t75" style="width:100.45pt;height:22.05pt" o:ole="">
            <v:imagedata r:id="rId1382" o:title=""/>
          </v:shape>
          <o:OLEObject Type="Embed" ProgID="Equation.KSEE3" ShapeID="_x0000_i2767" DrawAspect="Content" ObjectID="_1654737443" r:id="rId1383"/>
        </w:object>
      </w:r>
    </w:p>
    <w:p w14:paraId="68AEFCD7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=</w:t>
      </w:r>
      <w:r>
        <w:rPr>
          <w:rFonts w:ascii="宋体" w:eastAsia="宋体" w:hAnsi="宋体" w:cs="宋体" w:hint="eastAsia"/>
          <w:position w:val="-28"/>
          <w:szCs w:val="21"/>
        </w:rPr>
        <w:object w:dxaOrig="2352" w:dyaOrig="684" w14:anchorId="2514BAFA">
          <v:shape id="_x0000_i2768" type="#_x0000_t75" style="width:117.85pt;height:34.25pt" o:ole="">
            <v:imagedata r:id="rId1384" o:title=""/>
          </v:shape>
          <o:OLEObject Type="Embed" ProgID="Equation.KSEE3" ShapeID="_x0000_i2768" DrawAspect="Content" ObjectID="_1654737444" r:id="rId1385"/>
        </w:object>
      </w:r>
    </w:p>
    <w:p w14:paraId="1C269FF8" w14:textId="77777777" w:rsidR="007D6E38" w:rsidRDefault="007D6E38" w:rsidP="007D6E38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=</w:t>
      </w:r>
      <w:r>
        <w:rPr>
          <w:rFonts w:ascii="宋体" w:eastAsia="宋体" w:hAnsi="宋体" w:cs="宋体" w:hint="eastAsia"/>
          <w:position w:val="-24"/>
          <w:szCs w:val="21"/>
        </w:rPr>
        <w:object w:dxaOrig="1476" w:dyaOrig="612" w14:anchorId="2755D7B9">
          <v:shape id="_x0000_i2769" type="#_x0000_t75" style="width:73.75pt;height:30.75pt" o:ole="">
            <v:imagedata r:id="rId1386" o:title=""/>
          </v:shape>
          <o:OLEObject Type="Embed" ProgID="Equation.KSEE3" ShapeID="_x0000_i2769" DrawAspect="Content" ObjectID="_1654737445" r:id="rId1387"/>
        </w:object>
      </w:r>
    </w:p>
    <w:p w14:paraId="10D3BB19" w14:textId="195AD807" w:rsidR="007D6E38" w:rsidRDefault="007D6E38" w:rsidP="007D6E38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故, 原方程通解为</w:t>
      </w:r>
      <w:r>
        <w:rPr>
          <w:rFonts w:ascii="宋体" w:eastAsia="宋体" w:hAnsi="宋体" w:cs="宋体" w:hint="eastAsia"/>
          <w:position w:val="-24"/>
          <w:szCs w:val="21"/>
        </w:rPr>
        <w:object w:dxaOrig="2004" w:dyaOrig="612" w14:anchorId="234191F3">
          <v:shape id="_x0000_i2770" type="#_x0000_t75" style="width:100.45pt;height:30.75pt" o:ole="">
            <v:imagedata r:id="rId1388" o:title=""/>
          </v:shape>
          <o:OLEObject Type="Embed" ProgID="Equation.KSEE3" ShapeID="_x0000_i2770" DrawAspect="Content" ObjectID="_1654737446" r:id="rId1389"/>
        </w:object>
      </w:r>
    </w:p>
    <w:p w14:paraId="4D1E4A27" w14:textId="1E0F8A32" w:rsidR="007D6E38" w:rsidRDefault="007D6E38" w:rsidP="007D6E38">
      <w:pPr>
        <w:rPr>
          <w:rFonts w:ascii="宋体" w:eastAsia="宋体" w:hAnsi="宋体" w:cs="宋体"/>
          <w:szCs w:val="21"/>
        </w:rPr>
      </w:pPr>
    </w:p>
    <w:p w14:paraId="55355357" w14:textId="79CB0CC4" w:rsidR="007D6E38" w:rsidRDefault="007D6E38" w:rsidP="007D6E38">
      <w:pPr>
        <w:rPr>
          <w:rFonts w:ascii="宋体" w:eastAsia="宋体" w:hAnsi="宋体" w:cs="宋体"/>
          <w:szCs w:val="21"/>
        </w:rPr>
      </w:pPr>
    </w:p>
    <w:p w14:paraId="7DB5A513" w14:textId="7EFE0AEC" w:rsidR="007D6E38" w:rsidRDefault="008F6782" w:rsidP="008F6782">
      <w:pPr>
        <w:jc w:val="center"/>
        <w:rPr>
          <w:rFonts w:ascii="宋体" w:eastAsia="宋体" w:hAnsi="宋体" w:cs="宋体"/>
          <w:b/>
          <w:bCs/>
          <w:sz w:val="30"/>
          <w:szCs w:val="30"/>
        </w:rPr>
      </w:pPr>
      <w:r w:rsidRPr="008F6782">
        <w:rPr>
          <w:rFonts w:ascii="宋体" w:eastAsia="宋体" w:hAnsi="宋体" w:cs="宋体" w:hint="eastAsia"/>
          <w:b/>
          <w:bCs/>
          <w:sz w:val="30"/>
          <w:szCs w:val="30"/>
        </w:rPr>
        <w:lastRenderedPageBreak/>
        <w:t>32.全微分方程</w:t>
      </w:r>
    </w:p>
    <w:p w14:paraId="660123EF" w14:textId="77777777" w:rsidR="0022505E" w:rsidRDefault="0022505E" w:rsidP="0022505E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1. 求解微分方程: </w:t>
      </w:r>
      <m:oMath>
        <m:d>
          <m:dPr>
            <m:ctrlPr>
              <w:rPr>
                <w:rFonts w:ascii="Cambria Math" w:eastAsia="宋体" w:hAnsi="Cambria Math"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cos</m:t>
                </m:r>
              </m:fName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</m:func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unc>
              <m:funcPr>
                <m:ctrlPr>
                  <w:rPr>
                    <w:rFonts w:ascii="Cambria Math" w:eastAsia="宋体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cos</m:t>
                </m:r>
              </m:fName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</m:func>
          </m:e>
        </m:d>
        <m:f>
          <m:fPr>
            <m:ctrlPr>
              <w:rPr>
                <w:rFonts w:ascii="Cambria Math" w:eastAsia="宋体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d</m:t>
            </m:r>
            <m:r>
              <w:rPr>
                <w:rFonts w:ascii="Cambria Math" w:eastAsia="宋体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d</m:t>
            </m:r>
            <m:r>
              <w:rPr>
                <w:rFonts w:ascii="Cambria Math" w:eastAsia="宋体" w:hAnsi="Cambria Math"/>
              </w:rPr>
              <m:t>x</m:t>
            </m:r>
          </m:den>
        </m:f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func>
          <m:funcPr>
            <m:ctrlPr>
              <w:rPr>
                <w:rFonts w:ascii="Cambria Math" w:eastAsia="宋体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fName>
          <m:e>
            <m:r>
              <w:rPr>
                <w:rFonts w:ascii="Cambria Math" w:eastAsia="宋体" w:hAnsi="Cambria Math"/>
              </w:rPr>
              <m:t>x</m:t>
            </m:r>
          </m:e>
        </m:func>
        <m:r>
          <m:rPr>
            <m:sty m:val="p"/>
          </m:rPr>
          <w:rPr>
            <w:rFonts w:ascii="Cambria Math" w:eastAsia="宋体" w:hAnsi="Cambria Math"/>
          </w:rPr>
          <m:t>+</m:t>
        </m:r>
        <m:func>
          <m:funcPr>
            <m:ctrlPr>
              <w:rPr>
                <w:rFonts w:ascii="Cambria Math" w:eastAsia="宋体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fName>
          <m:e>
            <m:r>
              <w:rPr>
                <w:rFonts w:ascii="Cambria Math" w:eastAsia="宋体" w:hAnsi="Cambria Math"/>
              </w:rPr>
              <m:t>y</m:t>
            </m:r>
          </m:e>
        </m:func>
        <m:r>
          <m:rPr>
            <m:sty m:val="p"/>
          </m:rPr>
          <w:rPr>
            <w:rFonts w:ascii="Cambria Math" w:eastAsia="宋体" w:hAnsi="Cambria Math"/>
          </w:rPr>
          <m:t xml:space="preserve">=0 </m:t>
        </m:r>
      </m:oMath>
    </w:p>
    <w:p w14:paraId="54CC7717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解: 原方程化为</w:t>
      </w:r>
      <m:oMath>
        <m:d>
          <m:dPr>
            <m:ctrlPr>
              <w:rPr>
                <w:rFonts w:ascii="Cambria Math" w:eastAsia="宋体" w:hAnsi="Cambria Math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宋体" w:hAnsi="Cambria Math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sin</m:t>
                </m:r>
              </m:fName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</m:func>
            <m:r>
              <m:rPr>
                <m:sty m:val="p"/>
              </m:rPr>
              <w:rPr>
                <w:rFonts w:ascii="Cambria Math" w:eastAsia="宋体" w:hAnsi="Cambria Math"/>
              </w:rPr>
              <m:t>-</m:t>
            </m:r>
            <m:r>
              <w:rPr>
                <w:rFonts w:ascii="Cambria Math" w:eastAsia="宋体" w:hAnsi="Cambria Math"/>
              </w:rPr>
              <m:t>y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sin</m:t>
                </m:r>
              </m:fName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</m:func>
          </m:e>
        </m:d>
        <m:r>
          <m:rPr>
            <m:sty m:val="p"/>
          </m:rPr>
          <w:rPr>
            <w:rFonts w:ascii="Cambria Math" w:eastAsia="宋体" w:hAnsi="Cambria Math"/>
          </w:rPr>
          <m:t>d</m:t>
        </m:r>
        <m:r>
          <w:rPr>
            <w:rFonts w:ascii="Cambria Math" w:eastAsia="宋体" w:hAnsi="Cambria Math"/>
          </w:rPr>
          <m:t>x+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cos</m:t>
                </m:r>
              </m:fName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</m:func>
            <m:r>
              <w:rPr>
                <w:rFonts w:ascii="Cambria Math" w:eastAsia="宋体" w:hAnsi="Cambria Math"/>
              </w:rPr>
              <m:t>+</m:t>
            </m:r>
            <m:func>
              <m:func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cos</m:t>
                </m:r>
              </m:fName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</m:func>
          </m:e>
        </m:d>
        <m:r>
          <m:rPr>
            <m:sty m:val="p"/>
          </m:rPr>
          <w:rPr>
            <w:rFonts w:ascii="Cambria Math" w:eastAsia="宋体" w:hAnsi="Cambria Math"/>
          </w:rPr>
          <m:t>d</m:t>
        </m:r>
        <m:r>
          <w:rPr>
            <w:rFonts w:ascii="Cambria Math" w:eastAsia="宋体" w:hAnsi="Cambria Math"/>
          </w:rPr>
          <m:t>y=0</m:t>
        </m:r>
      </m:oMath>
      <w:r>
        <w:rPr>
          <w:rFonts w:ascii="宋体" w:eastAsia="宋体" w:hAnsi="宋体" w:hint="eastAsia"/>
        </w:rPr>
        <w:t>, 所以可得</w:t>
      </w:r>
      <m:oMath>
        <m:r>
          <m:rPr>
            <m:sty m:val="p"/>
          </m:rPr>
          <w:rPr>
            <w:rFonts w:ascii="Cambria Math" w:eastAsia="宋体" w:hAnsi="Cambria Math"/>
          </w:rPr>
          <m:t>P=</m:t>
        </m:r>
        <m:func>
          <m:funcPr>
            <m:ctrlPr>
              <w:rPr>
                <w:rFonts w:ascii="Cambria Math" w:eastAsia="宋体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fName>
          <m:e>
            <m:r>
              <w:rPr>
                <w:rFonts w:ascii="Cambria Math" w:eastAsia="宋体" w:hAnsi="Cambria Math"/>
              </w:rPr>
              <m:t>y</m:t>
            </m:r>
          </m:e>
        </m:func>
        <m:r>
          <m:rPr>
            <m:sty m:val="p"/>
          </m:rPr>
          <w:rPr>
            <w:rFonts w:ascii="Cambria Math" w:eastAsia="宋体" w:hAnsi="Cambria Math"/>
          </w:rPr>
          <m:t>-</m:t>
        </m:r>
        <m:r>
          <w:rPr>
            <w:rFonts w:ascii="Cambria Math" w:eastAsia="宋体" w:hAnsi="Cambria Math"/>
          </w:rPr>
          <m:t>y</m:t>
        </m:r>
        <m:func>
          <m:funcPr>
            <m:ctrlPr>
              <w:rPr>
                <w:rFonts w:ascii="Cambria Math" w:eastAsia="宋体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fName>
          <m:e>
            <m:r>
              <w:rPr>
                <w:rFonts w:ascii="Cambria Math" w:eastAsia="宋体" w:hAnsi="Cambria Math"/>
              </w:rPr>
              <m:t>x</m:t>
            </m:r>
          </m:e>
        </m:func>
      </m:oMath>
      <w:r>
        <w:rPr>
          <w:rFonts w:ascii="宋体" w:eastAsia="宋体" w:hAnsi="宋体" w:hint="eastAsia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</w:rPr>
          <m:t>Q=</m:t>
        </m:r>
        <m:r>
          <w:rPr>
            <w:rFonts w:ascii="Cambria Math" w:eastAsia="宋体" w:hAnsi="Cambria Math"/>
          </w:rPr>
          <m:t>x</m:t>
        </m:r>
        <m:func>
          <m:funcPr>
            <m:ctrlPr>
              <w:rPr>
                <w:rFonts w:ascii="Cambria Math" w:eastAsia="宋体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cos</m:t>
            </m:r>
          </m:fName>
          <m:e>
            <m:r>
              <w:rPr>
                <w:rFonts w:ascii="Cambria Math" w:eastAsia="宋体" w:hAnsi="Cambria Math"/>
              </w:rPr>
              <m:t>y</m:t>
            </m:r>
          </m:e>
        </m:func>
        <m:r>
          <w:rPr>
            <w:rFonts w:ascii="Cambria Math" w:eastAsia="宋体" w:hAnsi="Cambria Math"/>
          </w:rPr>
          <m:t>+</m:t>
        </m:r>
        <m:func>
          <m:funcPr>
            <m:ctrlPr>
              <w:rPr>
                <w:rFonts w:ascii="Cambria Math" w:eastAsia="宋体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cos</m:t>
            </m:r>
          </m:fName>
          <m:e>
            <m:r>
              <w:rPr>
                <w:rFonts w:ascii="Cambria Math" w:eastAsia="宋体" w:hAnsi="Cambria Math"/>
              </w:rPr>
              <m:t>x</m:t>
            </m:r>
          </m:e>
        </m:func>
      </m:oMath>
      <w:r>
        <w:rPr>
          <w:rFonts w:ascii="宋体" w:eastAsia="宋体" w:hAnsi="宋体" w:hint="eastAsia"/>
        </w:rPr>
        <w:t>, 因</w:t>
      </w:r>
      <w:r>
        <w:rPr>
          <w:rFonts w:ascii="宋体" w:eastAsia="宋体" w:hAnsi="宋体" w:hint="eastAsia"/>
        </w:rPr>
        <w:br/>
      </w:r>
      <m:oMathPara>
        <m:oMath>
          <m:f>
            <m:fPr>
              <m:ctrlPr>
                <w:rPr>
                  <w:rFonts w:ascii="Cambria Math" w:eastAsia="宋体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∂P</m:t>
              </m:r>
              <m:ctrlPr>
                <w:rPr>
                  <w:rFonts w:ascii="Cambria Math" w:eastAsia="宋体" w:hAnsi="Cambria Math"/>
                  <w:i/>
                  <w:szCs w:val="24"/>
                </w:rPr>
              </m:ctrlPr>
            </m:num>
            <m:den>
              <m:r>
                <w:rPr>
                  <w:rFonts w:ascii="Cambria Math" w:eastAsia="宋体" w:hAnsi="Cambria Math"/>
                </w:rPr>
                <m:t>∂y</m:t>
              </m:r>
            </m:den>
          </m:f>
          <m:r>
            <w:rPr>
              <w:rFonts w:ascii="Cambria Math" w:eastAsia="宋体" w:hAnsi="Cambria Math"/>
            </w:rPr>
            <m:t>=</m:t>
          </m:r>
          <m:func>
            <m:func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</w:rPr>
                <m:t>cos</m:t>
              </m:r>
            </m:fName>
            <m:e>
              <m:r>
                <w:rPr>
                  <w:rFonts w:ascii="Cambria Math" w:eastAsia="宋体" w:hAnsi="Cambria Math"/>
                </w:rPr>
                <m:t>y</m:t>
              </m:r>
            </m:e>
          </m:func>
          <m:r>
            <w:rPr>
              <w:rFonts w:ascii="Cambria Math" w:eastAsia="宋体" w:hAnsi="Cambria Math"/>
            </w:rPr>
            <m:t>-</m:t>
          </m:r>
          <m:func>
            <m:func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</w:rPr>
                <m:t>sin</m:t>
              </m:r>
            </m:fName>
            <m:e>
              <m:r>
                <w:rPr>
                  <w:rFonts w:ascii="Cambria Math" w:eastAsia="宋体" w:hAnsi="Cambria Math"/>
                </w:rPr>
                <m:t>x</m:t>
              </m:r>
            </m:e>
          </m:func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∂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Q</m:t>
              </m:r>
            </m:num>
            <m:den>
              <m:r>
                <w:rPr>
                  <w:rFonts w:ascii="Cambria Math" w:eastAsia="宋体" w:hAnsi="Cambria Math"/>
                </w:rPr>
                <m:t>∂x</m:t>
              </m:r>
            </m:den>
          </m:f>
        </m:oMath>
      </m:oMathPara>
    </w:p>
    <w:p w14:paraId="4301A371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故原方程为全微分方程, 由</w:t>
      </w:r>
    </w:p>
    <w:p w14:paraId="30E80A15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m:oMathPara>
        <m:oMath>
          <m:r>
            <w:rPr>
              <w:rFonts w:ascii="Cambria Math" w:eastAsia="宋体" w:hAnsi="Cambria Math"/>
            </w:rPr>
            <m:t>u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宋体" w:hAnsi="Cambria Math"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</w:rPr>
                <m:t>0</m:t>
              </m:r>
            </m:sub>
            <m:sup>
              <m:r>
                <w:rPr>
                  <w:rFonts w:ascii="Cambria Math" w:eastAsia="宋体" w:hAnsi="Cambria Math"/>
                </w:rPr>
                <m:t>x</m:t>
              </m:r>
            </m:sup>
            <m:e>
              <m:r>
                <w:rPr>
                  <w:rFonts w:ascii="Cambria Math" w:eastAsia="宋体" w:hAnsi="Cambria Math"/>
                </w:rPr>
                <m:t>0</m:t>
              </m:r>
            </m:e>
          </m:nary>
          <m:r>
            <w:rPr>
              <w:rFonts w:ascii="Cambria Math" w:eastAsia="宋体" w:hAnsi="Cambria Math"/>
            </w:rPr>
            <m:t>dx+</m:t>
          </m:r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</w:rPr>
                <m:t>0</m:t>
              </m:r>
            </m:sub>
            <m:sup>
              <m:r>
                <w:rPr>
                  <w:rFonts w:ascii="Cambria Math" w:eastAsia="宋体" w:hAnsi="Cambria Math"/>
                </w:rPr>
                <m:t>y</m:t>
              </m:r>
            </m:sup>
            <m:e>
              <m:d>
                <m:dPr>
                  <m:ctrlPr>
                    <w:rPr>
                      <w:rFonts w:ascii="Cambria Math" w:eastAsia="宋体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</m:e>
          </m:nary>
          <m:r>
            <w:rPr>
              <w:rFonts w:ascii="Cambria Math" w:eastAsia="宋体" w:hAnsi="Cambria Math"/>
            </w:rPr>
            <m:t>=x</m:t>
          </m:r>
          <m:func>
            <m:func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</w:rPr>
                <m:t>sin</m:t>
              </m:r>
            </m:fName>
            <m:e>
              <m:r>
                <w:rPr>
                  <w:rFonts w:ascii="Cambria Math" w:eastAsia="宋体" w:hAnsi="Cambria Math"/>
                </w:rPr>
                <m:t>y</m:t>
              </m:r>
            </m:e>
          </m:func>
          <m:r>
            <w:rPr>
              <w:rFonts w:ascii="Cambria Math" w:eastAsia="宋体" w:hAnsi="Cambria Math"/>
            </w:rPr>
            <m:t>+y</m:t>
          </m:r>
          <m:func>
            <m:func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</w:rPr>
                <m:t>cos</m:t>
              </m:r>
            </m:fName>
            <m:e>
              <m:r>
                <w:rPr>
                  <w:rFonts w:ascii="Cambria Math" w:eastAsia="宋体" w:hAnsi="Cambria Math"/>
                </w:rPr>
                <m:t>x</m:t>
              </m:r>
            </m:e>
          </m:func>
        </m:oMath>
      </m:oMathPara>
    </w:p>
    <w:p w14:paraId="50D78DE9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得原方程的通解为</w:t>
      </w:r>
      <m:oMath>
        <m:r>
          <w:rPr>
            <w:rFonts w:ascii="Cambria Math" w:eastAsia="宋体" w:hAnsi="Cambria Math"/>
          </w:rPr>
          <m:t>x</m:t>
        </m:r>
        <m:func>
          <m:funcPr>
            <m:ctrlPr>
              <w:rPr>
                <w:rFonts w:ascii="Cambria Math" w:eastAsia="宋体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sin</m:t>
            </m:r>
          </m:fName>
          <m:e>
            <m:r>
              <w:rPr>
                <w:rFonts w:ascii="Cambria Math" w:eastAsia="宋体" w:hAnsi="Cambria Math"/>
              </w:rPr>
              <m:t>y</m:t>
            </m:r>
          </m:e>
        </m:func>
        <m:r>
          <w:rPr>
            <w:rFonts w:ascii="Cambria Math" w:eastAsia="宋体" w:hAnsi="Cambria Math"/>
          </w:rPr>
          <m:t>+y</m:t>
        </m:r>
        <m:func>
          <m:funcPr>
            <m:ctrlPr>
              <w:rPr>
                <w:rFonts w:ascii="Cambria Math" w:eastAsia="宋体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</w:rPr>
              <m:t>cos</m:t>
            </m:r>
          </m:fName>
          <m:e>
            <m:r>
              <w:rPr>
                <w:rFonts w:ascii="Cambria Math" w:eastAsia="宋体" w:hAnsi="Cambria Math"/>
              </w:rPr>
              <m:t>x</m:t>
            </m:r>
          </m:e>
        </m:func>
        <m:r>
          <w:rPr>
            <w:rFonts w:ascii="Cambria Math" w:eastAsia="宋体" w:hAnsi="Cambria Math"/>
          </w:rPr>
          <m:t>=C</m:t>
        </m:r>
      </m:oMath>
      <w:r>
        <w:rPr>
          <w:rFonts w:ascii="宋体" w:eastAsia="宋体" w:hAnsi="宋体" w:hint="eastAsia"/>
        </w:rPr>
        <w:t>.</w:t>
      </w:r>
    </w:p>
    <w:p w14:paraId="786C0C04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</w:p>
    <w:p w14:paraId="6415F6A1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2. 已知</w:t>
      </w:r>
      <m:oMath>
        <m:nary>
          <m:naryPr>
            <m:supHide m:val="1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/>
              </w:rPr>
              <m:t>L</m:t>
            </m:r>
          </m:sub>
          <m:sup/>
          <m:e>
            <m:d>
              <m:d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="宋体" w:hAnsi="Cambria Math"/>
              </w:rPr>
              <m:t>y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d</m:t>
            </m:r>
            <m:r>
              <w:rPr>
                <w:rFonts w:ascii="Cambria Math" w:eastAsia="宋体" w:hAnsi="Cambria Math"/>
              </w:rPr>
              <m:t>y+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/>
                  </w:rPr>
                  <m:t>3</m:t>
                </m:r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</w:rPr>
                  <m:t>2</m:t>
                </m:r>
              </m:sup>
            </m:sSup>
            <m:r>
              <w:rPr>
                <w:rFonts w:ascii="Cambria Math" w:eastAsia="宋体" w:hAnsi="Cambria Math"/>
              </w:rPr>
              <m:t>φ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/>
              </w:rPr>
              <m:t>d</m:t>
            </m:r>
            <m:r>
              <w:rPr>
                <w:rFonts w:ascii="Cambria Math" w:eastAsia="宋体" w:hAnsi="Cambria Math"/>
              </w:rPr>
              <m:t>x</m:t>
            </m:r>
          </m:e>
        </m:nary>
      </m:oMath>
      <w:r>
        <w:rPr>
          <w:rFonts w:ascii="宋体" w:eastAsia="宋体" w:hAnsi="宋体" w:hint="eastAsia"/>
        </w:rPr>
        <w:t>在全平面上与路径无关, 其中</w:t>
      </w:r>
      <m:oMath>
        <m:r>
          <w:rPr>
            <w:rFonts w:ascii="Cambria Math" w:eastAsia="宋体" w:hAnsi="Cambria Math"/>
          </w:rPr>
          <m:t>φ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</m:e>
        </m:d>
      </m:oMath>
      <w:r>
        <w:rPr>
          <w:rFonts w:ascii="宋体" w:eastAsia="宋体" w:hAnsi="宋体" w:hint="eastAsia"/>
        </w:rPr>
        <w:t>具有连续的一阶导数, 并且当</w:t>
      </w:r>
      <m:oMath>
        <m:r>
          <w:rPr>
            <w:rFonts w:ascii="Cambria Math" w:eastAsia="宋体" w:hAnsi="Cambria Math"/>
          </w:rPr>
          <m:t>L</m:t>
        </m:r>
      </m:oMath>
      <w:r>
        <w:rPr>
          <w:rFonts w:ascii="宋体" w:eastAsia="宋体" w:hAnsi="宋体" w:hint="eastAsia"/>
        </w:rPr>
        <w:t>为</w:t>
      </w:r>
      <m:oMath>
        <m:d>
          <m:dPr>
            <m:ctrlPr>
              <w:rPr>
                <w:rFonts w:ascii="Cambria Math" w:eastAsia="宋体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0, 0</m:t>
            </m:r>
          </m:e>
        </m:d>
      </m:oMath>
      <w:r>
        <w:rPr>
          <w:rFonts w:ascii="宋体" w:eastAsia="宋体" w:hAnsi="宋体" w:hint="eastAsia"/>
        </w:rPr>
        <w:t xml:space="preserve">为起点, </w:t>
      </w:r>
      <m:oMath>
        <m:d>
          <m:dPr>
            <m:ctrlPr>
              <w:rPr>
                <w:rFonts w:ascii="Cambria Math" w:eastAsia="宋体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1, 1</m:t>
            </m:r>
          </m:e>
        </m:d>
      </m:oMath>
      <w:r>
        <w:rPr>
          <w:rFonts w:ascii="宋体" w:eastAsia="宋体" w:hAnsi="宋体" w:hint="eastAsia"/>
        </w:rPr>
        <w:t>为终点的有向曲线时, 该曲线积分值为</w:t>
      </w:r>
      <m:oMath>
        <m:f>
          <m:fPr>
            <m:ctrlPr>
              <w:rPr>
                <w:rFonts w:ascii="Cambria Math" w:eastAsia="宋体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4</m:t>
            </m:r>
          </m:den>
        </m:f>
      </m:oMath>
      <w:r>
        <w:rPr>
          <w:rFonts w:ascii="宋体" w:eastAsia="宋体" w:hAnsi="宋体" w:hint="eastAsia"/>
        </w:rPr>
        <w:t>, 求</w:t>
      </w:r>
      <m:oMath>
        <m:r>
          <w:rPr>
            <w:rFonts w:ascii="Cambria Math" w:eastAsia="宋体" w:hAnsi="Cambria Math"/>
          </w:rPr>
          <m:t>φ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  <m:ctrlPr>
              <w:rPr>
                <w:rFonts w:ascii="Cambria Math" w:eastAsia="宋体" w:hAnsi="Cambria Math"/>
                <w:szCs w:val="24"/>
              </w:rPr>
            </m:ctrlPr>
          </m:e>
        </m:d>
      </m:oMath>
      <w:r>
        <w:rPr>
          <w:rFonts w:ascii="宋体" w:eastAsia="宋体" w:hAnsi="宋体" w:hint="eastAsia"/>
        </w:rPr>
        <w:t xml:space="preserve">. </w:t>
      </w:r>
    </w:p>
    <w:p w14:paraId="39A35E06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解: 设</w:t>
      </w:r>
      <m:oMath>
        <m:r>
          <m:rPr>
            <m:sty m:val="p"/>
          </m:rPr>
          <w:rPr>
            <w:rFonts w:ascii="Cambria Math" w:eastAsia="宋体" w:hAnsi="Cambria Math"/>
          </w:rPr>
          <m:t>P=</m:t>
        </m:r>
        <m:f>
          <m:fPr>
            <m:ctrlPr>
              <w:rPr>
                <w:rFonts w:ascii="Cambria Math" w:eastAsia="宋体" w:hAnsi="Cambria Math"/>
                <w:i/>
                <w:szCs w:val="24"/>
              </w:rPr>
            </m:ctrlPr>
          </m:fPr>
          <m:num>
            <m:r>
              <w:rPr>
                <w:rFonts w:ascii="Cambria Math" w:eastAsia="宋体" w:hAnsi="Cambria Math"/>
              </w:rPr>
              <m:t>3</m:t>
            </m:r>
          </m:num>
          <m:den>
            <m:r>
              <w:rPr>
                <w:rFonts w:ascii="Cambria Math" w:eastAsia="宋体" w:hAnsi="Cambria Math"/>
              </w:rPr>
              <m:t>2</m:t>
            </m:r>
          </m:den>
        </m:f>
        <m:sSup>
          <m:sSupPr>
            <m:ctrlPr>
              <w:rPr>
                <w:rFonts w:ascii="Cambria Math" w:eastAsia="宋体" w:hAnsi="Cambria Math"/>
                <w:i/>
                <w:szCs w:val="24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φ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</m:e>
        </m:d>
      </m:oMath>
      <w:r>
        <w:rPr>
          <w:rFonts w:ascii="宋体" w:eastAsia="宋体" w:hAnsi="宋体" w:hint="eastAsia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</w:rPr>
          <m:t>Q=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φ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</m:d>
            <m:r>
              <w:rPr>
                <w:rFonts w:ascii="Cambria Math" w:eastAsia="宋体" w:hAnsi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</w:rPr>
                  <m:t>2</m:t>
                </m:r>
              </m:den>
            </m:f>
          </m:e>
        </m:d>
        <m:r>
          <w:rPr>
            <w:rFonts w:ascii="Cambria Math" w:eastAsia="宋体" w:hAnsi="Cambria Math"/>
          </w:rPr>
          <m:t>y</m:t>
        </m:r>
      </m:oMath>
      <w:r>
        <w:rPr>
          <w:rFonts w:ascii="宋体" w:eastAsia="宋体" w:hAnsi="宋体" w:hint="eastAsia"/>
        </w:rPr>
        <w:t>, 因为曲线积分与路径无关, 所以</w:t>
      </w:r>
      <m:oMath>
        <m:f>
          <m:fPr>
            <m:ctrlPr>
              <w:rPr>
                <w:rFonts w:ascii="Cambria Math" w:eastAsia="宋体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∂P</m:t>
            </m:r>
          </m:num>
          <m:den>
            <m:r>
              <w:rPr>
                <w:rFonts w:ascii="Cambria Math" w:eastAsia="宋体" w:hAnsi="Cambria Math"/>
              </w:rPr>
              <m:t>∂y</m:t>
            </m:r>
          </m:den>
        </m:f>
        <m: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4"/>
              </w:rPr>
            </m:ctrlPr>
          </m:fPr>
          <m:num>
            <m:r>
              <w:rPr>
                <w:rFonts w:ascii="Cambria Math" w:eastAsia="宋体" w:hAnsi="Cambria Math"/>
              </w:rPr>
              <m:t>∂Q</m:t>
            </m:r>
          </m:num>
          <m:den>
            <m:r>
              <w:rPr>
                <w:rFonts w:ascii="Cambria Math" w:eastAsia="宋体" w:hAnsi="Cambria Math"/>
              </w:rPr>
              <m:t>∂x</m:t>
            </m:r>
          </m:den>
        </m:f>
      </m:oMath>
      <w:r>
        <w:rPr>
          <w:rFonts w:ascii="宋体" w:eastAsia="宋体" w:hAnsi="宋体" w:hint="eastAsia"/>
        </w:rPr>
        <w:t>, 即</w:t>
      </w:r>
    </w:p>
    <w:p w14:paraId="4B5AD65C" w14:textId="77777777" w:rsidR="0022505E" w:rsidRDefault="0022505E" w:rsidP="0022505E">
      <w:pPr>
        <w:spacing w:line="300" w:lineRule="auto"/>
        <w:rPr>
          <w:rFonts w:ascii="宋体" w:eastAsia="宋体" w:hAnsi="宋体" w:hint="eastAsia"/>
          <w:i/>
        </w:rPr>
      </w:pPr>
      <m:oMathPara>
        <m:oMath>
          <m:r>
            <w:rPr>
              <w:rFonts w:ascii="Cambria Math" w:eastAsia="宋体" w:hAnsi="Cambria Math"/>
            </w:rPr>
            <m:t>3yφ</m:t>
          </m:r>
          <m:d>
            <m:d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φ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="宋体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</m:d>
              <m:r>
                <w:rPr>
                  <w:rFonts w:ascii="Cambria Math" w:eastAsia="宋体" w:hAnsi="Cambria Math"/>
                </w:rPr>
                <m:t>-x</m:t>
              </m:r>
            </m:e>
          </m:d>
          <m:r>
            <w:rPr>
              <w:rFonts w:ascii="Cambria Math" w:eastAsia="宋体" w:hAnsi="Cambria Math"/>
            </w:rPr>
            <m:t>y</m:t>
          </m:r>
        </m:oMath>
      </m:oMathPara>
    </w:p>
    <w:p w14:paraId="76DE5A84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所以</w:t>
      </w:r>
      <m:oMath>
        <m:sSup>
          <m:sSupPr>
            <m:ctrlPr>
              <w:rPr>
                <w:rFonts w:ascii="Cambria Math" w:eastAsia="宋体" w:hAnsi="Cambria Math"/>
                <w:i/>
                <w:szCs w:val="24"/>
              </w:rPr>
            </m:ctrlPr>
          </m:sSupPr>
          <m:e>
            <m:r>
              <w:rPr>
                <w:rFonts w:ascii="Cambria Math" w:eastAsia="宋体" w:hAnsi="Cambria Math"/>
              </w:rPr>
              <m:t>φ</m:t>
            </m:r>
          </m:e>
          <m:sup>
            <m:r>
              <w:rPr>
                <w:rFonts w:ascii="Cambria Math" w:eastAsia="宋体" w:hAnsi="Cambria Math"/>
              </w:rPr>
              <m:t>'</m:t>
            </m:r>
          </m:sup>
        </m:sSup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</m:e>
        </m:d>
        <m:r>
          <w:rPr>
            <w:rFonts w:ascii="Cambria Math" w:eastAsia="宋体" w:hAnsi="Cambria Math"/>
          </w:rPr>
          <m:t>-3φ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</m:e>
        </m:d>
        <m:r>
          <w:rPr>
            <w:rFonts w:ascii="Cambria Math" w:eastAsia="宋体" w:hAnsi="Cambria Math"/>
          </w:rPr>
          <m:t>=x</m:t>
        </m:r>
      </m:oMath>
      <w:r>
        <w:rPr>
          <w:rFonts w:ascii="宋体" w:eastAsia="宋体" w:hAnsi="宋体" w:hint="eastAsia"/>
        </w:rPr>
        <w:t>.</w:t>
      </w:r>
    </w:p>
    <w:p w14:paraId="4B4364A7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齐次方程</w:t>
      </w:r>
      <m:oMath>
        <m:sSup>
          <m:sSupPr>
            <m:ctrlPr>
              <w:rPr>
                <w:rFonts w:ascii="Cambria Math" w:eastAsia="宋体" w:hAnsi="Cambria Math"/>
                <w:i/>
                <w:szCs w:val="24"/>
              </w:rPr>
            </m:ctrlPr>
          </m:sSupPr>
          <m:e>
            <m:r>
              <w:rPr>
                <w:rFonts w:ascii="Cambria Math" w:eastAsia="宋体" w:hAnsi="Cambria Math"/>
              </w:rPr>
              <m:t>φ</m:t>
            </m:r>
          </m:e>
          <m:sup>
            <m:r>
              <w:rPr>
                <w:rFonts w:ascii="Cambria Math" w:eastAsia="宋体" w:hAnsi="Cambria Math"/>
              </w:rPr>
              <m:t>'</m:t>
            </m:r>
          </m:sup>
        </m:sSup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</m:e>
        </m:d>
        <m:r>
          <w:rPr>
            <w:rFonts w:ascii="Cambria Math" w:eastAsia="宋体" w:hAnsi="Cambria Math"/>
          </w:rPr>
          <m:t>-3φ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</m:e>
        </m:d>
        <m:r>
          <w:rPr>
            <w:rFonts w:ascii="Cambria Math" w:eastAsia="宋体" w:hAnsi="Cambria Math"/>
          </w:rPr>
          <m:t>=0</m:t>
        </m:r>
      </m:oMath>
      <w:r>
        <w:rPr>
          <w:rFonts w:ascii="宋体" w:eastAsia="宋体" w:hAnsi="宋体" w:hint="eastAsia"/>
        </w:rPr>
        <w:t>, 所以</w:t>
      </w:r>
      <m:oMath>
        <m:r>
          <w:rPr>
            <w:rFonts w:ascii="Cambria Math" w:eastAsia="宋体" w:hAnsi="Cambria Math"/>
          </w:rPr>
          <m:t>φ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</m:e>
        </m:d>
        <m:r>
          <w:rPr>
            <w:rFonts w:ascii="Cambria Math" w:eastAsia="宋体" w:hAnsi="Cambria Math"/>
          </w:rPr>
          <m:t>=</m:t>
        </m:r>
        <m:sSup>
          <m:sSupPr>
            <m:ctrlPr>
              <w:rPr>
                <w:rFonts w:ascii="Cambria Math" w:eastAsia="宋体" w:hAnsi="Cambria Math"/>
                <w:i/>
                <w:szCs w:val="24"/>
              </w:rPr>
            </m:ctrlPr>
          </m:sSupPr>
          <m:e>
            <m:r>
              <w:rPr>
                <w:rFonts w:ascii="Cambria Math" w:eastAsia="宋体" w:hAnsi="Cambria Math"/>
              </w:rPr>
              <m:t>Ce</m:t>
            </m:r>
          </m:e>
          <m:sup>
            <m:r>
              <w:rPr>
                <w:rFonts w:ascii="Cambria Math" w:eastAsia="宋体" w:hAnsi="Cambria Math"/>
              </w:rPr>
              <m:t>3x</m:t>
            </m:r>
          </m:sup>
        </m:sSup>
      </m:oMath>
      <w:r>
        <w:rPr>
          <w:rFonts w:ascii="宋体" w:eastAsia="宋体" w:hAnsi="宋体" w:hint="eastAsia"/>
        </w:rPr>
        <w:t>. 令</w:t>
      </w:r>
      <m:oMath>
        <m:r>
          <w:rPr>
            <w:rFonts w:ascii="Cambria Math" w:eastAsia="宋体" w:hAnsi="Cambria Math"/>
          </w:rPr>
          <m:t>C=C(x)</m:t>
        </m:r>
      </m:oMath>
      <w:r>
        <w:rPr>
          <w:rFonts w:ascii="宋体" w:eastAsia="宋体" w:hAnsi="宋体" w:hint="eastAsia"/>
        </w:rPr>
        <w:t>, 则</w:t>
      </w:r>
      <m:oMath>
        <m:r>
          <w:rPr>
            <w:rFonts w:ascii="Cambria Math" w:eastAsia="宋体" w:hAnsi="Cambria Math"/>
          </w:rPr>
          <m:t>φ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</m:e>
        </m:d>
        <m:r>
          <w:rPr>
            <w:rFonts w:ascii="Cambria Math" w:eastAsia="宋体" w:hAnsi="Cambria Math"/>
          </w:rPr>
          <m:t>=C</m:t>
        </m:r>
        <m:d>
          <m:dPr>
            <m:ctrlPr>
              <w:rPr>
                <w:rFonts w:ascii="Cambria Math" w:eastAsia="宋体" w:hAnsi="Cambria Math"/>
                <w:i/>
                <w:szCs w:val="24"/>
              </w:rPr>
            </m:ctrlPr>
          </m:dPr>
          <m:e>
            <m:r>
              <w:rPr>
                <w:rFonts w:ascii="Cambria Math" w:eastAsia="宋体" w:hAnsi="Cambria Math"/>
              </w:rPr>
              <m:t>x</m:t>
            </m:r>
          </m:e>
        </m:d>
        <m:sSup>
          <m:sSupPr>
            <m:ctrlPr>
              <w:rPr>
                <w:rFonts w:ascii="Cambria Math" w:eastAsia="宋体" w:hAnsi="Cambria Math"/>
                <w:i/>
                <w:szCs w:val="24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w:rPr>
                <w:rFonts w:ascii="Cambria Math" w:eastAsia="宋体" w:hAnsi="Cambria Math"/>
              </w:rPr>
              <m:t>3x</m:t>
            </m:r>
          </m:sup>
        </m:sSup>
      </m:oMath>
      <w:r>
        <w:rPr>
          <w:rFonts w:ascii="宋体" w:eastAsia="宋体" w:hAnsi="宋体" w:hint="eastAsia"/>
        </w:rPr>
        <w:t>, 代入原方程得</w:t>
      </w:r>
    </w:p>
    <w:p w14:paraId="73792751" w14:textId="77777777" w:rsidR="0022505E" w:rsidRDefault="0022505E" w:rsidP="0022505E">
      <w:pPr>
        <w:spacing w:line="300" w:lineRule="auto"/>
        <w:rPr>
          <w:rFonts w:ascii="宋体" w:eastAsia="宋体" w:hAnsi="宋体" w:hint="eastAsia"/>
          <w:i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C</m:t>
              </m:r>
            </m:e>
            <m:sup>
              <m:r>
                <w:rPr>
                  <w:rFonts w:ascii="Cambria Math" w:eastAsia="宋体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e</m:t>
              </m:r>
            </m:e>
            <m:sup>
              <m:r>
                <w:rPr>
                  <w:rFonts w:ascii="Cambria Math" w:eastAsia="宋体" w:hAnsi="Cambria Math"/>
                </w:rPr>
                <m:t>3x</m:t>
              </m:r>
            </m:sup>
          </m:sSup>
          <m:r>
            <w:rPr>
              <w:rFonts w:ascii="Cambria Math" w:eastAsia="宋体" w:hAnsi="Cambria Math"/>
            </w:rPr>
            <m:t>+3C</m:t>
          </m:r>
          <m:d>
            <m:d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e</m:t>
              </m:r>
            </m:e>
            <m:sup>
              <m:r>
                <w:rPr>
                  <w:rFonts w:ascii="Cambria Math" w:eastAsia="宋体" w:hAnsi="Cambria Math"/>
                </w:rPr>
                <m:t>3x</m:t>
              </m:r>
            </m:sup>
          </m:sSup>
          <m:r>
            <w:rPr>
              <w:rFonts w:ascii="Cambria Math" w:eastAsia="宋体" w:hAnsi="Cambria Math"/>
            </w:rPr>
            <m:t>-3C</m:t>
          </m:r>
          <m:d>
            <m:d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e</m:t>
              </m:r>
            </m:e>
            <m:sup>
              <m:r>
                <w:rPr>
                  <w:rFonts w:ascii="Cambria Math" w:eastAsia="宋体" w:hAnsi="Cambria Math"/>
                </w:rPr>
                <m:t>3x</m:t>
              </m:r>
            </m:sup>
          </m:sSup>
          <m:r>
            <w:rPr>
              <w:rFonts w:ascii="Cambria Math" w:eastAsia="宋体" w:hAnsi="Cambria Math"/>
            </w:rPr>
            <m:t>=x</m:t>
          </m:r>
        </m:oMath>
      </m:oMathPara>
    </w:p>
    <w:p w14:paraId="09E647AA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所以</w:t>
      </w:r>
      <m:oMath>
        <m:r>
          <m:rPr>
            <m:sty m:val="p"/>
          </m:rPr>
          <w:rPr>
            <w:rFonts w:ascii="Cambria Math" w:eastAsia="宋体" w:hAnsi="Cambria Math"/>
          </w:rPr>
          <m:t>C</m:t>
        </m:r>
        <m:d>
          <m:dPr>
            <m:ctrlPr>
              <w:rPr>
                <w:rFonts w:ascii="Cambria Math" w:eastAsia="宋体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3</m:t>
            </m:r>
          </m:den>
        </m:f>
        <m:d>
          <m:dPr>
            <m:ctrlPr>
              <w:rPr>
                <w:rFonts w:ascii="Cambria Math" w:eastAsia="宋体" w:hAnsi="Cambria Math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xe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-3x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eastAsia="宋体" w:hAnsi="Cambria Math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-3x</m:t>
                </m:r>
              </m:sup>
            </m:sSup>
          </m:e>
        </m:d>
        <m:r>
          <m:rPr>
            <m:sty m:val="p"/>
          </m:rPr>
          <w:rPr>
            <w:rFonts w:ascii="Cambria Math" w:eastAsia="宋体" w:hAnsi="Cambria Math"/>
          </w:rPr>
          <m:t>+C</m:t>
        </m:r>
      </m:oMath>
      <w:r>
        <w:rPr>
          <w:rFonts w:ascii="宋体" w:eastAsia="宋体" w:hAnsi="宋体" w:hint="eastAsia"/>
        </w:rPr>
        <w:t>. 所以</w:t>
      </w:r>
      <m:oMath>
        <m:r>
          <m:rPr>
            <m:sty m:val="p"/>
          </m:rPr>
          <w:rPr>
            <w:rFonts w:ascii="Cambria Math" w:eastAsia="宋体" w:hAnsi="Cambria Math"/>
          </w:rPr>
          <m:t>φ</m:t>
        </m:r>
        <m:d>
          <m:dPr>
            <m:ctrlPr>
              <w:rPr>
                <w:rFonts w:ascii="Cambria Math" w:eastAsia="宋体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=-</m:t>
        </m:r>
        <m:f>
          <m:fPr>
            <m:ctrlPr>
              <w:rPr>
                <w:rFonts w:ascii="Cambria Math" w:eastAsia="宋体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3</m:t>
            </m:r>
          </m:den>
        </m:f>
        <m:r>
          <w:rPr>
            <w:rFonts w:ascii="Cambria Math" w:eastAsia="宋体" w:hAnsi="Cambria Math"/>
          </w:rPr>
          <m:t>x-</m:t>
        </m:r>
        <m:f>
          <m:fPr>
            <m:ctrlPr>
              <w:rPr>
                <w:rFonts w:ascii="Cambria Math" w:eastAsia="宋体" w:hAnsi="Cambria Math"/>
                <w:i/>
                <w:szCs w:val="24"/>
              </w:rPr>
            </m:ctrlPr>
          </m:fPr>
          <m:num>
            <m:r>
              <w:rPr>
                <w:rFonts w:ascii="Cambria Math" w:eastAsia="宋体" w:hAnsi="Cambria Math"/>
              </w:rPr>
              <m:t>1</m:t>
            </m:r>
          </m:num>
          <m:den>
            <m:r>
              <w:rPr>
                <w:rFonts w:ascii="Cambria Math" w:eastAsia="宋体" w:hAnsi="Cambria Math"/>
              </w:rPr>
              <m:t>9</m:t>
            </m:r>
          </m:den>
        </m:f>
        <m:r>
          <w:rPr>
            <w:rFonts w:ascii="Cambria Math" w:eastAsia="宋体" w:hAnsi="Cambria Math"/>
          </w:rPr>
          <m:t>+C</m:t>
        </m:r>
        <m:sSup>
          <m:sSupPr>
            <m:ctrlPr>
              <w:rPr>
                <w:rFonts w:ascii="Cambria Math" w:eastAsia="宋体" w:hAnsi="Cambria Math"/>
                <w:i/>
                <w:szCs w:val="24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w:rPr>
                <w:rFonts w:ascii="Cambria Math" w:eastAsia="宋体" w:hAnsi="Cambria Math"/>
              </w:rPr>
              <m:t>3x</m:t>
            </m:r>
          </m:sup>
        </m:sSup>
      </m:oMath>
    </w:p>
    <w:p w14:paraId="6257F456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记点</w:t>
      </w:r>
      <m:oMath>
        <m:r>
          <m:rPr>
            <m:sty m:val="p"/>
          </m:rPr>
          <w:rPr>
            <w:rFonts w:ascii="Cambria Math" w:eastAsia="宋体" w:hAnsi="Cambria Math"/>
          </w:rPr>
          <m:t>A(1, 0)</m:t>
        </m:r>
      </m:oMath>
      <w:r>
        <w:rPr>
          <w:rFonts w:ascii="宋体" w:eastAsia="宋体" w:hAnsi="宋体" w:hint="eastAsia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</w:rPr>
          <m:t>B(1, 1)</m:t>
        </m:r>
      </m:oMath>
      <w:r>
        <w:rPr>
          <w:rFonts w:ascii="宋体" w:eastAsia="宋体" w:hAnsi="宋体" w:hint="eastAsia"/>
        </w:rPr>
        <w:t>则</w:t>
      </w:r>
    </w:p>
    <w:p w14:paraId="63456E31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m:oMathPara>
        <m:oMath>
          <m:nary>
            <m:naryPr>
              <m:limLoc m:val="undOvr"/>
              <m:ctrlPr>
                <w:rPr>
                  <w:rFonts w:ascii="Cambria Math" w:eastAsia="宋体" w:hAnsi="Cambria Math"/>
                  <w:szCs w:val="24"/>
                </w:rPr>
              </m:ctrlPr>
            </m:naryPr>
            <m:sub>
              <m:bar>
                <m:barPr>
                  <m:pos m:val="top"/>
                  <m:ctrlPr>
                    <w:rPr>
                      <w:rFonts w:ascii="Cambria Math" w:eastAsia="宋体" w:hAnsi="Cambria Math"/>
                      <w:i/>
                      <w:szCs w:val="24"/>
                    </w:rPr>
                  </m:ctrlPr>
                </m:barPr>
                <m:e>
                  <m:r>
                    <w:rPr>
                      <w:rFonts w:ascii="Cambria Math" w:eastAsia="宋体" w:hAnsi="Cambria Math"/>
                    </w:rPr>
                    <m:t>OA</m:t>
                  </m:r>
                </m:e>
              </m:bar>
              <m:r>
                <w:rPr>
                  <w:rFonts w:ascii="Cambria Math" w:eastAsia="宋体" w:hAnsi="Cambria Math"/>
                </w:rPr>
                <m:t>→</m:t>
              </m:r>
              <m:bar>
                <m:barPr>
                  <m:pos m:val="top"/>
                  <m:ctrlPr>
                    <w:rPr>
                      <w:rFonts w:ascii="Cambria Math" w:eastAsia="宋体" w:hAnsi="Cambria Math"/>
                      <w:i/>
                      <w:szCs w:val="24"/>
                    </w:rPr>
                  </m:ctrlPr>
                </m:barPr>
                <m:e>
                  <m:r>
                    <w:rPr>
                      <w:rFonts w:ascii="Cambria Math" w:eastAsia="宋体" w:hAnsi="Cambria Math"/>
                    </w:rPr>
                    <m:t>AB</m:t>
                  </m:r>
                </m:e>
              </m:bar>
            </m:sub>
            <m:sup/>
            <m:e>
              <m:r>
                <w:rPr>
                  <w:rFonts w:ascii="Cambria Math" w:eastAsia="宋体" w:hAnsi="Cambria Math"/>
                </w:rPr>
                <m:t>Pdx+Qdy</m:t>
              </m:r>
            </m:e>
          </m:nary>
          <m:r>
            <w:rPr>
              <w:rFonts w:ascii="Cambria Math" w:eastAsia="宋体" w:hAnsi="Cambria Math"/>
            </w:rPr>
            <m:t>=0+</m:t>
          </m:r>
          <m:nary>
            <m:naryPr>
              <m:limLoc m:val="subSup"/>
              <m:ctrlPr>
                <w:rPr>
                  <w:rFonts w:ascii="Cambria Math" w:eastAsia="宋体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="宋体" w:hAnsi="Cambria Math"/>
                </w:rPr>
                <m:t>0</m:t>
              </m:r>
            </m:sub>
            <m:sup>
              <m:r>
                <w:rPr>
                  <w:rFonts w:ascii="Cambria Math" w:eastAsia="宋体" w:hAnsi="Cambria Math"/>
                </w:rPr>
                <m:t>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宋体" w:hAnsi="Cambria Math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宋体" w:hAnsi="Cambria Math"/>
                </w:rPr>
                <m:t>ydy</m:t>
              </m:r>
            </m:e>
          </m:nary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4</m:t>
              </m:r>
            </m:den>
          </m:f>
        </m:oMath>
      </m:oMathPara>
    </w:p>
    <w:p w14:paraId="79A13DAA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所以可得</w:t>
      </w:r>
      <m:oMath>
        <m:r>
          <m:rPr>
            <m:sty m:val="p"/>
          </m:rPr>
          <w:rPr>
            <w:rFonts w:ascii="Cambria Math" w:eastAsia="宋体" w:hAnsi="Cambria Math"/>
          </w:rPr>
          <m:t>φ</m:t>
        </m:r>
        <m:d>
          <m:dPr>
            <m:ctrlPr>
              <w:rPr>
                <w:rFonts w:ascii="Cambria Math" w:eastAsia="宋体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="宋体" w:hAnsi="Cambria Math"/>
          </w:rPr>
          <m:t>=1</m:t>
        </m:r>
      </m:oMath>
      <w:r>
        <w:rPr>
          <w:rFonts w:ascii="宋体" w:eastAsia="宋体" w:hAnsi="宋体" w:hint="eastAsia"/>
        </w:rPr>
        <w:t>, 代入</w:t>
      </w:r>
      <m:oMath>
        <m:r>
          <m:rPr>
            <m:sty m:val="p"/>
          </m:rPr>
          <w:rPr>
            <w:rFonts w:ascii="Cambria Math" w:eastAsia="宋体" w:hAnsi="Cambria Math"/>
          </w:rPr>
          <m:t>φ(x)</m:t>
        </m:r>
      </m:oMath>
      <w:r>
        <w:rPr>
          <w:rFonts w:ascii="宋体" w:eastAsia="宋体" w:hAnsi="宋体" w:hint="eastAsia"/>
        </w:rPr>
        <w:t>中得</w:t>
      </w:r>
      <m:oMath>
        <m:r>
          <m:rPr>
            <m:sty m:val="p"/>
          </m:rPr>
          <w:rPr>
            <w:rFonts w:ascii="Cambria Math" w:eastAsia="宋体" w:hAnsi="Cambria Math"/>
          </w:rPr>
          <m:t>C=</m:t>
        </m:r>
        <m:f>
          <m:fPr>
            <m:ctrlPr>
              <w:rPr>
                <w:rFonts w:ascii="Cambria Math" w:eastAsia="宋体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</w:rPr>
              <m:t>13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</w:rPr>
              <m:t>9</m:t>
            </m:r>
          </m:den>
        </m:f>
        <m:sSup>
          <m:sSupPr>
            <m:ctrlPr>
              <w:rPr>
                <w:rFonts w:ascii="Cambria Math" w:eastAsia="宋体" w:hAnsi="Cambria Math"/>
                <w:i/>
                <w:szCs w:val="24"/>
              </w:rPr>
            </m:ctrlPr>
          </m:sSupPr>
          <m:e>
            <m:r>
              <w:rPr>
                <w:rFonts w:ascii="Cambria Math" w:eastAsia="宋体" w:hAnsi="Cambria Math"/>
              </w:rPr>
              <m:t>e</m:t>
            </m:r>
          </m:e>
          <m:sup>
            <m:r>
              <w:rPr>
                <w:rFonts w:ascii="Cambria Math" w:eastAsia="宋体" w:hAnsi="Cambria Math"/>
              </w:rPr>
              <m:t>-3</m:t>
            </m:r>
          </m:sup>
        </m:sSup>
      </m:oMath>
      <w:r>
        <w:rPr>
          <w:rFonts w:ascii="宋体" w:eastAsia="宋体" w:hAnsi="宋体" w:hint="eastAsia"/>
        </w:rPr>
        <w:t>, 所以</w:t>
      </w:r>
    </w:p>
    <w:p w14:paraId="39C7AA3B" w14:textId="77777777" w:rsidR="0022505E" w:rsidRDefault="0022505E" w:rsidP="0022505E">
      <w:pPr>
        <w:spacing w:line="300" w:lineRule="auto"/>
        <w:rPr>
          <w:rFonts w:ascii="宋体" w:eastAsia="宋体" w:hAnsi="宋体" w:hint="eastAsia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φ</m:t>
          </m:r>
          <m:d>
            <m:dPr>
              <m:ctrlPr>
                <w:rPr>
                  <w:rFonts w:ascii="Cambria Math" w:eastAsia="宋体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3</m:t>
              </m:r>
            </m:den>
          </m:f>
          <m:r>
            <w:rPr>
              <w:rFonts w:ascii="Cambria Math" w:eastAsia="宋体" w:hAnsi="Cambria Math"/>
            </w:rPr>
            <m:t>x-</m:t>
          </m:r>
          <m:f>
            <m:f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9</m:t>
              </m:r>
            </m:den>
          </m:f>
          <m:r>
            <w:rPr>
              <w:rFonts w:ascii="Cambria Math" w:eastAsia="宋体" w:hAnsi="Cambria Math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13</m:t>
              </m:r>
            </m:num>
            <m:den>
              <m:r>
                <w:rPr>
                  <w:rFonts w:ascii="Cambria Math" w:eastAsia="宋体" w:hAnsi="Cambria Math"/>
                </w:rPr>
                <m:t>9</m:t>
              </m:r>
            </m:den>
          </m:f>
          <m:sSup>
            <m:sSupPr>
              <m:ctrlPr>
                <w:rPr>
                  <w:rFonts w:ascii="Cambria Math" w:eastAsia="宋体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eastAsia="宋体" w:hAnsi="Cambria Math"/>
                </w:rPr>
                <m:t>e</m:t>
              </m:r>
            </m:e>
            <m:sup>
              <m:r>
                <w:rPr>
                  <w:rFonts w:ascii="Cambria Math" w:eastAsia="宋体" w:hAnsi="Cambria Math"/>
                </w:rPr>
                <m:t>3x-3</m:t>
              </m:r>
            </m:sup>
          </m:sSup>
          <m:r>
            <w:rPr>
              <w:rFonts w:ascii="Cambria Math" w:eastAsia="宋体" w:hAnsi="Cambria Math"/>
            </w:rPr>
            <m:t xml:space="preserve"> </m:t>
          </m:r>
        </m:oMath>
      </m:oMathPara>
    </w:p>
    <w:p w14:paraId="72F604F4" w14:textId="77777777" w:rsidR="0022505E" w:rsidRPr="008F6782" w:rsidRDefault="0022505E" w:rsidP="0022505E">
      <w:pPr>
        <w:rPr>
          <w:rFonts w:ascii="宋体" w:eastAsia="宋体" w:hAnsi="宋体" w:cs="宋体" w:hint="eastAsia"/>
          <w:b/>
          <w:bCs/>
          <w:sz w:val="30"/>
          <w:szCs w:val="30"/>
        </w:rPr>
      </w:pPr>
    </w:p>
    <w:p w14:paraId="4BA973FD" w14:textId="3ED39E88" w:rsidR="00703FCD" w:rsidRDefault="00703FCD" w:rsidP="007D6E38">
      <w:pPr>
        <w:rPr>
          <w:rFonts w:ascii="宋体" w:eastAsia="宋体" w:hAnsi="宋体" w:cs="宋体"/>
          <w:szCs w:val="21"/>
        </w:rPr>
      </w:pPr>
    </w:p>
    <w:p w14:paraId="5F21C3DE" w14:textId="77777777" w:rsidR="00703FCD" w:rsidRPr="00703FCD" w:rsidRDefault="00703FCD" w:rsidP="00703FCD">
      <w:pPr>
        <w:spacing w:line="300" w:lineRule="auto"/>
        <w:jc w:val="center"/>
        <w:rPr>
          <w:rFonts w:ascii="宋体" w:eastAsia="宋体" w:hAnsi="宋体"/>
          <w:b/>
          <w:bCs/>
          <w:sz w:val="30"/>
          <w:szCs w:val="30"/>
        </w:rPr>
      </w:pPr>
      <w:r w:rsidRPr="00703FCD">
        <w:rPr>
          <w:rFonts w:ascii="宋体" w:eastAsia="宋体" w:hAnsi="宋体" w:hint="eastAsia"/>
          <w:b/>
          <w:bCs/>
          <w:sz w:val="30"/>
          <w:szCs w:val="30"/>
        </w:rPr>
        <w:t>33.可降阶的高阶微分方程</w:t>
      </w:r>
    </w:p>
    <w:p w14:paraId="2D63F364" w14:textId="77777777" w:rsidR="00703FCD" w:rsidRPr="00703FCD" w:rsidRDefault="00703FCD" w:rsidP="00D046E4">
      <w:pPr>
        <w:numPr>
          <w:ilvl w:val="0"/>
          <w:numId w:val="49"/>
        </w:numPr>
        <w:spacing w:line="300" w:lineRule="auto"/>
        <w:rPr>
          <w:rFonts w:ascii="宋体" w:eastAsia="宋体" w:hAnsi="宋体"/>
          <w:szCs w:val="21"/>
        </w:rPr>
      </w:pPr>
      <w:r w:rsidRPr="00703FCD">
        <w:rPr>
          <w:rFonts w:ascii="宋体" w:eastAsia="宋体" w:hAnsi="宋体" w:hint="eastAsia"/>
          <w:szCs w:val="21"/>
        </w:rPr>
        <w:t xml:space="preserve">求解微分方程: 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''</m:t>
            </m:r>
          </m:sup>
        </m:sSup>
        <m:r>
          <w:rPr>
            <w:rFonts w:ascii="Cambria Math" w:eastAsia="宋体" w:hAnsi="Cambria Math"/>
            <w:szCs w:val="21"/>
          </w:rPr>
          <m:t>=x+sinx</m:t>
        </m:r>
      </m:oMath>
    </w:p>
    <w:p w14:paraId="6E7D11B3" w14:textId="77777777" w:rsidR="00703FCD" w:rsidRPr="00703FCD" w:rsidRDefault="00703FCD" w:rsidP="00703FCD">
      <w:pPr>
        <w:spacing w:line="300" w:lineRule="auto"/>
        <w:rPr>
          <w:rFonts w:ascii="宋体" w:eastAsia="宋体" w:hAnsi="宋体"/>
          <w:szCs w:val="21"/>
        </w:rPr>
      </w:pPr>
      <w:r w:rsidRPr="00703FCD">
        <w:rPr>
          <w:rFonts w:ascii="宋体" w:eastAsia="宋体" w:hAnsi="宋体" w:hint="eastAsia"/>
          <w:szCs w:val="21"/>
        </w:rPr>
        <w:t xml:space="preserve">解: ∵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''</m:t>
            </m:r>
          </m:sup>
        </m:sSup>
        <m:r>
          <w:rPr>
            <w:rFonts w:ascii="Cambria Math" w:eastAsia="宋体" w:hAnsi="Cambria Math"/>
            <w:szCs w:val="21"/>
          </w:rPr>
          <m:t>=x+sinx</m:t>
        </m:r>
      </m:oMath>
      <w:r w:rsidRPr="00703FCD">
        <w:rPr>
          <w:rFonts w:ascii="宋体" w:eastAsia="宋体" w:hAnsi="宋体" w:hint="eastAsia"/>
          <w:szCs w:val="21"/>
        </w:rPr>
        <w:t xml:space="preserve">, ∴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</m:t>
            </m:r>
          </m:sup>
        </m:sSup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/>
                <w:szCs w:val="21"/>
              </w:rPr>
              <m:t>2</m:t>
            </m:r>
          </m:den>
        </m:f>
        <m:r>
          <w:rPr>
            <w:rFonts w:ascii="Cambria Math" w:eastAsia="宋体" w:hAnsi="Cambria Math"/>
            <w:szCs w:val="21"/>
          </w:rPr>
          <m:t>-cosx+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  <w:r w:rsidRPr="00703FCD">
        <w:rPr>
          <w:rFonts w:ascii="宋体" w:eastAsia="宋体" w:hAnsi="宋体" w:hint="eastAsia"/>
          <w:szCs w:val="21"/>
        </w:rPr>
        <w:t xml:space="preserve">, ∴ </w:t>
      </w:r>
      <m:oMath>
        <m:r>
          <w:rPr>
            <w:rFonts w:ascii="Cambria Math" w:eastAsia="宋体" w:hAnsi="Cambria Math"/>
            <w:szCs w:val="21"/>
          </w:rPr>
          <m:t>y</m:t>
        </m:r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3</m:t>
                </m:r>
              </m:sup>
            </m:sSup>
          </m:num>
          <m:den>
            <m:r>
              <w:rPr>
                <w:rFonts w:ascii="Cambria Math" w:eastAsia="宋体" w:hAnsi="Cambria Math"/>
                <w:szCs w:val="21"/>
              </w:rPr>
              <m:t>6</m:t>
            </m:r>
          </m:den>
        </m:f>
        <m:r>
          <w:rPr>
            <w:rFonts w:ascii="Cambria Math" w:eastAsia="宋体" w:hAnsi="Cambria Math"/>
            <w:szCs w:val="21"/>
          </w:rPr>
          <m:t>-sinx+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  <m:r>
          <w:rPr>
            <w:rFonts w:ascii="Cambria Math" w:eastAsia="宋体" w:hAnsi="Cambria Math"/>
            <w:szCs w:val="21"/>
          </w:rPr>
          <m:t>x+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</m:oMath>
      <w:r w:rsidRPr="00703FCD">
        <w:rPr>
          <w:rFonts w:ascii="宋体" w:eastAsia="宋体" w:hAnsi="宋体" w:hint="eastAsia"/>
          <w:szCs w:val="21"/>
        </w:rPr>
        <w:t xml:space="preserve"> </w:t>
      </w:r>
    </w:p>
    <w:p w14:paraId="4F1D0014" w14:textId="77777777" w:rsidR="00703FCD" w:rsidRPr="00703FCD" w:rsidRDefault="00703FCD" w:rsidP="00703FCD">
      <w:pPr>
        <w:spacing w:line="300" w:lineRule="auto"/>
        <w:rPr>
          <w:rFonts w:ascii="宋体" w:eastAsia="宋体" w:hAnsi="宋体"/>
          <w:szCs w:val="21"/>
        </w:rPr>
      </w:pPr>
    </w:p>
    <w:p w14:paraId="2698E971" w14:textId="77777777" w:rsidR="00703FCD" w:rsidRPr="00703FCD" w:rsidRDefault="00703FCD" w:rsidP="00D046E4">
      <w:pPr>
        <w:numPr>
          <w:ilvl w:val="0"/>
          <w:numId w:val="49"/>
        </w:numPr>
        <w:spacing w:line="300" w:lineRule="auto"/>
        <w:rPr>
          <w:rFonts w:ascii="宋体" w:eastAsia="宋体" w:hAnsi="宋体"/>
          <w:szCs w:val="21"/>
        </w:rPr>
      </w:pPr>
      <w:r w:rsidRPr="00703FCD">
        <w:rPr>
          <w:rFonts w:ascii="宋体" w:eastAsia="宋体" w:hAnsi="宋体" w:hint="eastAsia"/>
          <w:szCs w:val="21"/>
        </w:rPr>
        <w:t xml:space="preserve">求解微分方程: 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''</m:t>
            </m:r>
          </m:sup>
        </m:sSup>
        <m:r>
          <w:rPr>
            <w:rFonts w:ascii="Cambria Math" w:eastAsia="宋体" w:hAnsi="Cambria Math"/>
            <w:szCs w:val="21"/>
          </w:rPr>
          <m:t>(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w:rPr>
            <w:rFonts w:ascii="Cambria Math" w:eastAsia="宋体" w:hAnsi="Cambria Math"/>
            <w:szCs w:val="21"/>
          </w:rPr>
          <m:t>+1)=2x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</m:t>
            </m:r>
          </m:sup>
        </m:sSup>
      </m:oMath>
      <w:r w:rsidRPr="00703FCD">
        <w:rPr>
          <w:rFonts w:ascii="宋体" w:eastAsia="宋体" w:hAnsi="宋体" w:hint="eastAsia"/>
          <w:szCs w:val="21"/>
        </w:rPr>
        <w:t xml:space="preserve">,  </w:t>
      </w:r>
      <m:oMath>
        <m:r>
          <w:rPr>
            <w:rFonts w:ascii="Cambria Math" w:eastAsia="宋体" w:hAnsi="Cambria Math"/>
            <w:szCs w:val="21"/>
          </w:rPr>
          <m:t>y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|</m:t>
            </m:r>
          </m:e>
          <m:sub>
            <m:r>
              <w:rPr>
                <w:rFonts w:ascii="Cambria Math" w:eastAsia="宋体" w:hAnsi="Cambria Math"/>
                <w:szCs w:val="21"/>
              </w:rPr>
              <m:t>x=0</m:t>
            </m:r>
          </m:sub>
        </m:sSub>
        <m:r>
          <w:rPr>
            <w:rFonts w:ascii="Cambria Math" w:eastAsia="宋体" w:hAnsi="Cambria Math"/>
            <w:szCs w:val="21"/>
          </w:rPr>
          <m:t>=1</m:t>
        </m:r>
      </m:oMath>
      <w:r w:rsidRPr="00703FCD">
        <w:rPr>
          <w:rFonts w:ascii="宋体" w:eastAsia="宋体" w:hAnsi="宋体" w:hint="eastAsia"/>
          <w:szCs w:val="21"/>
        </w:rPr>
        <w:t xml:space="preserve">, 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</m:t>
            </m:r>
          </m:sup>
        </m:sSup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|</m:t>
            </m:r>
          </m:e>
          <m:sub>
            <m:r>
              <w:rPr>
                <w:rFonts w:ascii="Cambria Math" w:eastAsia="宋体" w:hAnsi="Cambria Math"/>
                <w:szCs w:val="21"/>
              </w:rPr>
              <m:t>x=0</m:t>
            </m:r>
          </m:sub>
        </m:sSub>
        <m:r>
          <w:rPr>
            <w:rFonts w:ascii="Cambria Math" w:eastAsia="宋体" w:hAnsi="Cambria Math"/>
            <w:szCs w:val="21"/>
          </w:rPr>
          <m:t>=3</m:t>
        </m:r>
      </m:oMath>
    </w:p>
    <w:p w14:paraId="53405649" w14:textId="77777777" w:rsidR="00703FCD" w:rsidRPr="00703FCD" w:rsidRDefault="00703FCD" w:rsidP="00703FCD">
      <w:pPr>
        <w:spacing w:line="300" w:lineRule="auto"/>
        <w:rPr>
          <w:rFonts w:ascii="宋体" w:eastAsia="宋体" w:hAnsi="宋体"/>
          <w:szCs w:val="21"/>
        </w:rPr>
      </w:pPr>
      <w:r w:rsidRPr="00703FCD">
        <w:rPr>
          <w:rFonts w:ascii="宋体" w:eastAsia="宋体" w:hAnsi="宋体" w:hint="eastAsia"/>
          <w:szCs w:val="21"/>
        </w:rPr>
        <w:t>解: 令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>p</m:t>
        </m:r>
        <m:r>
          <m:rPr>
            <m:sty m:val="p"/>
          </m:rPr>
          <w:rPr>
            <w:rFonts w:ascii="Cambria Math" w:eastAsia="宋体" w:hAnsi="Cambria Math"/>
            <w:szCs w:val="21"/>
          </w:rPr>
          <m:t>(</m:t>
        </m:r>
        <m:r>
          <w:rPr>
            <w:rFonts w:ascii="Cambria Math" w:eastAsia="宋体" w:hAnsi="Cambria Math"/>
            <w:szCs w:val="21"/>
          </w:rPr>
          <m:t>x</m:t>
        </m:r>
        <m:r>
          <m:rPr>
            <m:sty m:val="p"/>
          </m:rPr>
          <w:rPr>
            <w:rFonts w:ascii="Cambria Math" w:eastAsia="宋体" w:hAnsi="Cambria Math"/>
            <w:szCs w:val="21"/>
          </w:rPr>
          <m:t>)</m:t>
        </m:r>
      </m:oMath>
      <w:r w:rsidRPr="00703FCD">
        <w:rPr>
          <w:rFonts w:ascii="宋体" w:eastAsia="宋体" w:hAnsi="宋体" w:hint="eastAsia"/>
          <w:szCs w:val="21"/>
        </w:rPr>
        <w:t>, 则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''</m:t>
            </m:r>
          </m:sup>
        </m:sSup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(x)</m:t>
            </m:r>
          </m:num>
          <m:den>
            <m:box>
              <m:boxPr>
                <m:diff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/>
                    <w:szCs w:val="21"/>
                  </w:rPr>
                  <m:t>dx</m:t>
                </m:r>
              </m:e>
            </m:box>
          </m:den>
        </m:f>
      </m:oMath>
      <w:r w:rsidRPr="00703FCD">
        <w:rPr>
          <w:rFonts w:ascii="宋体" w:eastAsia="宋体" w:hAnsi="宋体" w:hint="eastAsia"/>
          <w:szCs w:val="21"/>
        </w:rPr>
        <w:t xml:space="preserve">, ∴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''</m:t>
            </m:r>
          </m:sup>
        </m:sSup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2x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+1</m:t>
            </m:r>
          </m:den>
        </m:f>
      </m:oMath>
      <w:r w:rsidRPr="00703FCD">
        <w:rPr>
          <w:rFonts w:ascii="宋体" w:eastAsia="宋体" w:hAnsi="宋体" w:hint="eastAsia"/>
          <w:szCs w:val="21"/>
        </w:rPr>
        <w:t xml:space="preserve">, ∴ 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box>
              <m:boxPr>
                <m:diff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/>
                    <w:szCs w:val="21"/>
                  </w:rPr>
                  <m:t>dp</m:t>
                </m:r>
              </m:e>
            </m:box>
          </m:num>
          <m:den>
            <m:box>
              <m:boxPr>
                <m:diff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/>
                    <w:szCs w:val="21"/>
                  </w:rPr>
                  <m:t>dx</m:t>
                </m:r>
              </m:e>
            </m:box>
          </m:den>
        </m:f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2xp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+1</m:t>
            </m:r>
          </m:den>
        </m:f>
      </m:oMath>
      <w:r w:rsidRPr="00703FCD">
        <w:rPr>
          <w:rFonts w:ascii="宋体" w:eastAsia="宋体" w:hAnsi="宋体" w:hint="eastAsia"/>
          <w:szCs w:val="21"/>
        </w:rPr>
        <w:t xml:space="preserve">, </w:t>
      </w:r>
      <m:oMath>
        <m:f>
          <m:fPr>
            <m:ctrlPr>
              <w:rPr>
                <w:rFonts w:ascii="Cambria Math" w:eastAsia="宋体" w:hAnsi="Cambria Math"/>
                <w:szCs w:val="21"/>
              </w:rPr>
            </m:ctrlPr>
          </m:fPr>
          <m:num>
            <m:box>
              <m:boxPr>
                <m:diff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/>
                    <w:szCs w:val="21"/>
                  </w:rPr>
                  <m:t>dp</m:t>
                </m:r>
              </m:e>
            </m:box>
          </m:num>
          <m:den>
            <m:box>
              <m:boxPr>
                <m:diff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</m:box>
          </m:den>
        </m:f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2x</m:t>
            </m:r>
            <m:box>
              <m:boxPr>
                <m:diff m:val="1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boxPr>
              <m:e>
                <m:r>
                  <w:rPr>
                    <w:rFonts w:ascii="Cambria Math" w:eastAsia="宋体" w:hAnsi="Cambria Math"/>
                    <w:szCs w:val="21"/>
                  </w:rPr>
                  <m:t>dx</m:t>
                </m:r>
              </m:e>
            </m:box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+1</m:t>
            </m:r>
          </m:den>
        </m:f>
      </m:oMath>
      <w:r w:rsidRPr="00703FCD">
        <w:rPr>
          <w:rFonts w:ascii="宋体" w:eastAsia="宋体" w:hAnsi="宋体" w:hint="eastAsia"/>
          <w:szCs w:val="21"/>
        </w:rPr>
        <w:t xml:space="preserve">, </w:t>
      </w:r>
    </w:p>
    <w:p w14:paraId="663B1E3C" w14:textId="77777777" w:rsidR="00703FCD" w:rsidRPr="00703FCD" w:rsidRDefault="00703FCD" w:rsidP="00703FCD">
      <w:pPr>
        <w:spacing w:line="300" w:lineRule="auto"/>
        <w:rPr>
          <w:rFonts w:ascii="宋体" w:eastAsia="宋体" w:hAnsi="宋体"/>
          <w:szCs w:val="21"/>
        </w:rPr>
      </w:pPr>
      <w:r w:rsidRPr="00703FCD">
        <w:rPr>
          <w:rFonts w:ascii="宋体" w:eastAsia="宋体" w:hAnsi="宋体" w:hint="eastAsia"/>
          <w:szCs w:val="21"/>
        </w:rPr>
        <w:t xml:space="preserve">∴ 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ln|</m:t>
        </m:r>
        <m:r>
          <w:rPr>
            <w:rFonts w:ascii="Cambria Math" w:eastAsia="宋体" w:hAnsi="Cambria Math"/>
            <w:szCs w:val="21"/>
          </w:rPr>
          <m:t>p</m:t>
        </m:r>
        <m:r>
          <m:rPr>
            <m:sty m:val="p"/>
          </m:rPr>
          <w:rPr>
            <w:rFonts w:ascii="Cambria Math" w:eastAsia="宋体" w:hAnsi="Cambria Math"/>
            <w:szCs w:val="21"/>
          </w:rPr>
          <m:t>|=ln|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1"/>
          </w:rPr>
          <m:t>+1|+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  <w:r w:rsidRPr="00703FCD">
        <w:rPr>
          <w:rFonts w:ascii="宋体" w:eastAsia="宋体" w:hAnsi="宋体" w:hint="eastAsia"/>
          <w:szCs w:val="21"/>
        </w:rPr>
        <w:t xml:space="preserve">, 又∵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p>
            <m:r>
              <w:rPr>
                <w:rFonts w:ascii="Cambria Math" w:eastAsia="宋体" w:hAnsi="Cambria Math"/>
                <w:szCs w:val="21"/>
              </w:rPr>
              <m:t>'</m:t>
            </m:r>
          </m:sup>
        </m:sSup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|</m:t>
            </m:r>
          </m:e>
          <m:sub>
            <m:r>
              <w:rPr>
                <w:rFonts w:ascii="Cambria Math" w:eastAsia="宋体" w:hAnsi="Cambria Math"/>
                <w:szCs w:val="21"/>
              </w:rPr>
              <m:t>x=0</m:t>
            </m:r>
          </m:sub>
        </m:sSub>
        <m:r>
          <w:rPr>
            <w:rFonts w:ascii="Cambria Math" w:eastAsia="宋体" w:hAnsi="Cambria Math"/>
            <w:szCs w:val="21"/>
          </w:rPr>
          <m:t>=3</m:t>
        </m:r>
      </m:oMath>
      <w:r w:rsidRPr="00703FCD">
        <w:rPr>
          <w:rFonts w:ascii="宋体" w:eastAsia="宋体" w:hAnsi="宋体" w:hint="eastAsia"/>
          <w:szCs w:val="21"/>
        </w:rPr>
        <w:t xml:space="preserve">, ∴ 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  <m:r>
          <w:rPr>
            <w:rFonts w:ascii="Cambria Math" w:eastAsia="宋体" w:hAnsi="Cambria Math"/>
            <w:szCs w:val="21"/>
          </w:rPr>
          <m:t>=3</m:t>
        </m:r>
      </m:oMath>
      <w:r w:rsidRPr="00703FCD">
        <w:rPr>
          <w:rFonts w:ascii="宋体" w:eastAsia="宋体" w:hAnsi="宋体" w:hint="eastAsia"/>
          <w:szCs w:val="21"/>
        </w:rPr>
        <w:t>, ∴</w:t>
      </w:r>
      <m:oMath>
        <m:r>
          <w:rPr>
            <w:rFonts w:ascii="Cambria Math" w:eastAsia="宋体" w:hAnsi="Cambria Math"/>
            <w:szCs w:val="21"/>
          </w:rPr>
          <m:t>p</m:t>
        </m:r>
        <m:r>
          <m:rPr>
            <m:sty m:val="p"/>
          </m:rPr>
          <w:rPr>
            <w:rFonts w:ascii="Cambria Math" w:eastAsia="宋体" w:hAnsi="Cambria Math"/>
            <w:szCs w:val="21"/>
          </w:rPr>
          <m:t>=3(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1"/>
          </w:rPr>
          <m:t>+1)</m:t>
        </m:r>
      </m:oMath>
      <w:r w:rsidRPr="00703FCD">
        <w:rPr>
          <w:rFonts w:ascii="宋体" w:eastAsia="宋体" w:hAnsi="宋体" w:hint="eastAsia"/>
          <w:szCs w:val="21"/>
        </w:rPr>
        <w:t xml:space="preserve">, </w:t>
      </w:r>
    </w:p>
    <w:p w14:paraId="0503DD56" w14:textId="77777777" w:rsidR="00703FCD" w:rsidRPr="00703FCD" w:rsidRDefault="00703FCD" w:rsidP="00703FCD">
      <w:pPr>
        <w:spacing w:line="300" w:lineRule="auto"/>
        <w:rPr>
          <w:rFonts w:ascii="宋体" w:eastAsia="宋体" w:hAnsi="宋体"/>
          <w:szCs w:val="21"/>
        </w:rPr>
      </w:pPr>
      <w:r w:rsidRPr="00703FCD">
        <w:rPr>
          <w:rFonts w:ascii="宋体" w:eastAsia="宋体" w:hAnsi="宋体" w:hint="eastAsia"/>
          <w:szCs w:val="21"/>
        </w:rPr>
        <w:t xml:space="preserve">∴ </w:t>
      </w:r>
      <m:oMath>
        <m:r>
          <w:rPr>
            <w:rFonts w:ascii="Cambria Math" w:eastAsia="宋体" w:hAnsi="Cambria Math"/>
            <w:szCs w:val="21"/>
          </w:rPr>
          <m:t>y</m:t>
        </m:r>
        <m:r>
          <m:rPr>
            <m:sty m:val="p"/>
          </m:rPr>
          <w:rPr>
            <w:rFonts w:ascii="Cambria Math" w:eastAsia="宋体" w:hAnsi="Cambria Math"/>
            <w:szCs w:val="21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="宋体" w:hAnsi="Cambria Math"/>
                <w:szCs w:val="21"/>
              </w:rPr>
            </m:ctrlPr>
          </m:naryPr>
          <m:sub/>
          <m:sup/>
          <m:e>
            <m:r>
              <w:rPr>
                <w:rFonts w:ascii="Cambria Math" w:eastAsia="宋体" w:hAnsi="Cambria Math"/>
                <w:szCs w:val="21"/>
              </w:rPr>
              <m:t>3(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+1)</m:t>
            </m:r>
          </m:e>
        </m:nary>
        <m:box>
          <m:boxPr>
            <m:diff m:val="1"/>
            <m:ctrlPr>
              <w:rPr>
                <w:rFonts w:ascii="Cambria Math" w:eastAsia="宋体" w:hAnsi="Cambria Math"/>
                <w:i/>
                <w:szCs w:val="21"/>
              </w:rPr>
            </m:ctrlPr>
          </m:boxPr>
          <m:e>
            <m:r>
              <w:rPr>
                <w:rFonts w:ascii="Cambria Math" w:eastAsia="宋体" w:hAnsi="Cambria Math"/>
                <w:szCs w:val="21"/>
              </w:rPr>
              <m:t>dx</m:t>
            </m:r>
          </m:e>
        </m:box>
      </m:oMath>
      <w:r w:rsidRPr="00703FCD">
        <w:rPr>
          <w:rFonts w:ascii="宋体" w:eastAsia="宋体" w:hAnsi="宋体" w:hint="eastAsia"/>
          <w:szCs w:val="21"/>
        </w:rPr>
        <w:t xml:space="preserve">, 又∵ </w:t>
      </w:r>
      <m:oMath>
        <m:r>
          <w:rPr>
            <w:rFonts w:ascii="Cambria Math" w:eastAsia="宋体" w:hAnsi="Cambria Math"/>
            <w:szCs w:val="21"/>
          </w:rPr>
          <m:t>y</m:t>
        </m:r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|</m:t>
            </m:r>
          </m:e>
          <m:sub>
            <m:r>
              <w:rPr>
                <w:rFonts w:ascii="Cambria Math" w:eastAsia="宋体" w:hAnsi="Cambria Math"/>
                <w:szCs w:val="21"/>
              </w:rPr>
              <m:t>x=0</m:t>
            </m:r>
          </m:sub>
        </m:sSub>
        <m:r>
          <w:rPr>
            <w:rFonts w:ascii="Cambria Math" w:eastAsia="宋体" w:hAnsi="Cambria Math"/>
            <w:szCs w:val="21"/>
          </w:rPr>
          <m:t>=1</m:t>
        </m:r>
      </m:oMath>
      <w:r w:rsidRPr="00703FCD">
        <w:rPr>
          <w:rFonts w:ascii="宋体" w:eastAsia="宋体" w:hAnsi="宋体" w:hint="eastAsia"/>
          <w:szCs w:val="21"/>
        </w:rPr>
        <w:t xml:space="preserve">, ∴ </w:t>
      </w:r>
      <m:oMath>
        <m:r>
          <m:rPr>
            <m:sty m:val="p"/>
          </m:rPr>
          <w:rPr>
            <w:rFonts w:ascii="Cambria Math" w:eastAsia="宋体" w:hAnsi="Cambria Math"/>
            <w:szCs w:val="21"/>
          </w:rPr>
          <m:t>y=</m:t>
        </m:r>
        <m:sSup>
          <m:sSupPr>
            <m:ctrlPr>
              <w:rPr>
                <w:rFonts w:ascii="Cambria Math" w:eastAsia="宋体" w:hAnsi="Cambria Math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3</m:t>
            </m:r>
          </m:sup>
        </m:sSup>
        <m:r>
          <m:rPr>
            <m:sty m:val="p"/>
          </m:rPr>
          <w:rPr>
            <w:rFonts w:ascii="Cambria Math" w:eastAsia="宋体" w:hAnsi="Cambria Math"/>
            <w:szCs w:val="21"/>
          </w:rPr>
          <m:t>+3x+1</m:t>
        </m:r>
      </m:oMath>
    </w:p>
    <w:p w14:paraId="004ED130" w14:textId="77777777" w:rsidR="00703FCD" w:rsidRPr="00703FCD" w:rsidRDefault="00703FCD" w:rsidP="00703FCD">
      <w:pPr>
        <w:spacing w:line="300" w:lineRule="auto"/>
        <w:rPr>
          <w:rFonts w:ascii="宋体" w:eastAsia="宋体" w:hAnsi="宋体"/>
          <w:szCs w:val="21"/>
        </w:rPr>
      </w:pPr>
    </w:p>
    <w:p w14:paraId="6ABBC09A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Cs w:val="21"/>
            </w:rPr>
            <m:t>3.</m:t>
          </m:r>
          <m:sSub>
            <m:sSubPr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 xml:space="preserve">  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Cs w:val="21"/>
                </w:rPr>
                <m:t>已知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Cs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 xml:space="preserve"> 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 w:cs="Times New Roman"/>
                      <w:iCs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''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+1=0,  y|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x=1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Cs w:val="21"/>
            </w:rPr>
            <m:t xml:space="preserve">=1,  </m:t>
          </m:r>
          <m:sSub>
            <m:sSubPr>
              <m:ctrlPr>
                <w:rPr>
                  <w:rFonts w:ascii="Cambria Math" w:eastAsia="宋体" w:hAnsi="Cambria Math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|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x=1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Cs w:val="21"/>
            </w:rPr>
            <m:t xml:space="preserve">=0,  </m:t>
          </m:r>
          <m:r>
            <m:rPr>
              <m:sty m:val="p"/>
            </m:rPr>
            <w:rPr>
              <w:rFonts w:ascii="Cambria Math" w:eastAsia="宋体" w:hAnsi="Cambria Math" w:hint="eastAsia"/>
              <w:szCs w:val="21"/>
            </w:rPr>
            <m:t>求该微分方程的解</m:t>
          </m:r>
        </m:oMath>
      </m:oMathPara>
    </w:p>
    <w:p w14:paraId="3FD8CD8E" w14:textId="77777777" w:rsidR="00703FCD" w:rsidRPr="00703FCD" w:rsidRDefault="00703FCD" w:rsidP="00703FCD">
      <w:pPr>
        <w:spacing w:line="300" w:lineRule="auto"/>
        <w:rPr>
          <w:rFonts w:ascii="宋体" w:eastAsia="宋体" w:hAnsi="宋体"/>
          <w:iCs/>
          <w:szCs w:val="21"/>
        </w:rPr>
      </w:pPr>
      <w:r w:rsidRPr="00703FCD">
        <w:rPr>
          <w:rFonts w:ascii="宋体" w:eastAsia="宋体" w:hAnsi="宋体" w:hint="eastAsia"/>
          <w:iCs/>
          <w:szCs w:val="21"/>
        </w:rPr>
        <w:t xml:space="preserve">   解: </w:t>
      </w:r>
    </w:p>
    <w:p w14:paraId="7B52A13D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 xml:space="preserve">       </m:t>
          </m:r>
          <m:sSup>
            <m:sSup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3</m:t>
              </m:r>
            </m:sup>
          </m:sSup>
          <m:sSup>
            <m:sSup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+1=0</m:t>
          </m:r>
        </m:oMath>
      </m:oMathPara>
    </w:p>
    <w:p w14:paraId="2C00AD81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令</m:t>
          </m:r>
          <m:sSup>
            <m:sSup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=p,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则</m:t>
          </m:r>
          <m:sSup>
            <m:sSup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dp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dp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dy</m:t>
              </m:r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∙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=p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dp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dy</m:t>
              </m:r>
            </m:den>
          </m:f>
        </m:oMath>
      </m:oMathPara>
    </w:p>
    <w:p w14:paraId="310CE995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原方程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⇒</m:t>
          </m:r>
          <m:sSup>
            <m:sSup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p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dp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dy</m:t>
              </m:r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+1=0</m:t>
          </m:r>
        </m:oMath>
      </m:oMathPara>
    </w:p>
    <w:p w14:paraId="5769CA0D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分离变量得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pdp=-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Times New Roman"/>
                      <w:iCs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dy</m:t>
          </m:r>
        </m:oMath>
      </m:oMathPara>
    </w:p>
    <w:p w14:paraId="10793529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两边积分得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p=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Cs/>
                      <w:szCs w:val="21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Cs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Cs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</m:t>
              </m:r>
            </m:den>
          </m:f>
        </m:oMath>
      </m:oMathPara>
    </w:p>
    <w:p w14:paraId="14F9109B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既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Cs/>
                      <w:szCs w:val="21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Cs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Cs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</m:t>
              </m:r>
            </m:den>
          </m:f>
        </m:oMath>
      </m:oMathPara>
    </w:p>
    <w:p w14:paraId="31FED251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分离变量得</m:t>
          </m:r>
          <m:f>
            <m:f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ydy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Cs/>
                      <w:szCs w:val="21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Cs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Cs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1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=dx</m:t>
          </m:r>
        </m:oMath>
      </m:oMathPara>
    </w:p>
    <w:p w14:paraId="17D73642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两边积分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,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整理得</m:t>
          </m:r>
        </m:oMath>
      </m:oMathPara>
    </w:p>
    <w:p w14:paraId="36494ABC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方程通解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1+</m:t>
          </m:r>
          <m:sSub>
            <m:sSub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1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Cs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x+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Cs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 C≠0</m:t>
          </m:r>
        </m:oMath>
      </m:oMathPara>
    </w:p>
    <w:p w14:paraId="34C4D016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</m:t>
          </m:r>
          <m:r>
            <m:rPr>
              <m:sty m:val="p"/>
            </m:rPr>
            <w:rPr>
              <w:rFonts w:ascii="Cambria Math" w:eastAsia="宋体" w:hAnsi="Cambria Math" w:cs="Times New Roman" w:hint="eastAsia"/>
              <w:szCs w:val="21"/>
            </w:rPr>
            <m:t>将初始条件代入得</m:t>
          </m:r>
        </m:oMath>
      </m:oMathPara>
    </w:p>
    <w:p w14:paraId="7D6FA1E6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szCs w:val="21"/>
            </w:rPr>
            <m:t xml:space="preserve">      </m:t>
          </m:r>
          <m:sSub>
            <m:sSub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</m:t>
          </m:r>
          <m:r>
            <m:rPr>
              <m:sty m:val="p"/>
            </m:rPr>
            <w:rPr>
              <w:rFonts w:ascii="Cambria Math" w:eastAsia="微软雅黑" w:hAnsi="Cambria Math" w:cs="微软雅黑" w:hint="eastAsia"/>
              <w:szCs w:val="21"/>
            </w:rPr>
            <m:t>-</m:t>
          </m:r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1,  </m:t>
          </m:r>
          <m:sSub>
            <m:sSub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=1</m:t>
          </m:r>
        </m:oMath>
      </m:oMathPara>
    </w:p>
    <w:p w14:paraId="3EA2E074" w14:textId="77777777" w:rsidR="00703FCD" w:rsidRPr="00703FCD" w:rsidRDefault="00703FCD" w:rsidP="00703FCD">
      <w:pPr>
        <w:spacing w:line="300" w:lineRule="auto"/>
        <w:rPr>
          <w:rFonts w:ascii="宋体" w:eastAsia="宋体" w:hAnsi="宋体" w:cs="Times New Roman"/>
          <w:iCs/>
          <w:szCs w:val="21"/>
        </w:rPr>
      </w:pPr>
      <w:r w:rsidRPr="00703FCD">
        <w:rPr>
          <w:rFonts w:ascii="宋体" w:eastAsia="宋体" w:hAnsi="宋体" w:cs="Times New Roman" w:hint="eastAsia"/>
          <w:iCs/>
          <w:szCs w:val="21"/>
        </w:rPr>
        <w:t xml:space="preserve">   则方程特解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w:br/>
        </m:r>
      </m:oMath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     1</m:t>
          </m:r>
          <m:r>
            <m:rPr>
              <m:sty m:val="p"/>
            </m:rPr>
            <w:rPr>
              <w:rFonts w:ascii="Cambria Math" w:eastAsia="微软雅黑" w:hAnsi="Cambria Math" w:cs="微软雅黑" w:hint="eastAsia"/>
              <w:szCs w:val="21"/>
            </w:rPr>
            <m:t>-</m:t>
          </m:r>
          <m:sSup>
            <m:sSup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>=</m:t>
          </m:r>
          <m:sSup>
            <m:sSupPr>
              <m:ctrlPr>
                <w:rPr>
                  <w:rFonts w:ascii="Cambria Math" w:eastAsia="宋体" w:hAnsi="Cambria Math" w:cs="Times New Roman"/>
                  <w:iCs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(x</m:t>
              </m:r>
              <m:r>
                <m:rPr>
                  <m:sty m:val="p"/>
                </m:rP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1)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  <w:szCs w:val="2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szCs w:val="21"/>
            </w:rPr>
            <m:t xml:space="preserve"> </m:t>
          </m:r>
        </m:oMath>
      </m:oMathPara>
    </w:p>
    <w:p w14:paraId="57759747" w14:textId="77777777" w:rsidR="00703FCD" w:rsidRDefault="00703FCD" w:rsidP="007D6E38">
      <w:pPr>
        <w:rPr>
          <w:rFonts w:ascii="宋体" w:eastAsia="宋体" w:hAnsi="宋体" w:cs="宋体" w:hint="eastAsia"/>
          <w:szCs w:val="21"/>
        </w:rPr>
      </w:pPr>
    </w:p>
    <w:p w14:paraId="13D9E227" w14:textId="77777777" w:rsidR="00E90EFC" w:rsidRDefault="00E90EFC" w:rsidP="00E90EFC">
      <w:pPr>
        <w:jc w:val="center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34.二阶常系数齐次线性微分方程</w:t>
      </w:r>
    </w:p>
    <w:p w14:paraId="28C5B1DC" w14:textId="77777777" w:rsidR="00E90EFC" w:rsidRDefault="00E90EFC" w:rsidP="00D046E4">
      <w:pPr>
        <w:numPr>
          <w:ilvl w:val="0"/>
          <w:numId w:val="67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bCs/>
        </w:rPr>
        <w:t>求解下列方程的通解：</w:t>
      </w:r>
    </w:p>
    <w:p w14:paraId="43450789" w14:textId="77777777" w:rsidR="00E90EFC" w:rsidRDefault="00E90EFC" w:rsidP="00D046E4">
      <w:pPr>
        <w:numPr>
          <w:ilvl w:val="0"/>
          <w:numId w:val="68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  <w:position w:val="-10"/>
        </w:rPr>
        <w:object w:dxaOrig="1500" w:dyaOrig="324" w14:anchorId="1B471B14">
          <v:shape id="_x0000_i2809" type="#_x0000_t75" style="width:74.9pt;height:16.25pt" o:ole="">
            <v:imagedata r:id="rId1390" o:title=""/>
          </v:shape>
          <o:OLEObject Type="Embed" ProgID="Equation.KSEE3" ShapeID="_x0000_i2809" DrawAspect="Content" ObjectID="_1654737447" r:id="rId1391"/>
        </w:object>
      </w:r>
      <w:r>
        <w:rPr>
          <w:rFonts w:ascii="宋体" w:eastAsia="宋体" w:hAnsi="宋体" w:hint="eastAsia"/>
        </w:rPr>
        <w:t>=0</w:t>
      </w:r>
    </w:p>
    <w:p w14:paraId="4A3ED89A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解：其特征方程为：</w:t>
      </w:r>
      <w:r>
        <w:rPr>
          <w:rFonts w:ascii="宋体" w:eastAsia="宋体" w:hAnsi="宋体" w:hint="eastAsia"/>
          <w:position w:val="-6"/>
        </w:rPr>
        <w:object w:dxaOrig="1632" w:dyaOrig="324" w14:anchorId="11E69B25">
          <v:shape id="_x0000_i2810" type="#_x0000_t75" style="width:81.85pt;height:16.25pt" o:ole="">
            <v:imagedata r:id="rId1392" o:title=""/>
          </v:shape>
          <o:OLEObject Type="Embed" ProgID="Equation.KSEE3" ShapeID="_x0000_i2810" DrawAspect="Content" ObjectID="_1654737448" r:id="rId1393"/>
        </w:object>
      </w:r>
    </w:p>
    <w:p w14:paraId="680870DF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hint="eastAsia"/>
        </w:rPr>
        <w:t xml:space="preserve">                </w:t>
      </w:r>
      <w:r>
        <w:rPr>
          <w:rFonts w:ascii="宋体" w:eastAsia="宋体" w:hAnsi="宋体" w:cs="宋体" w:hint="eastAsia"/>
        </w:rPr>
        <w:t>∴</w:t>
      </w:r>
      <w:r>
        <w:rPr>
          <w:rFonts w:ascii="宋体" w:eastAsia="宋体" w:hAnsi="宋体" w:cs="宋体" w:hint="eastAsia"/>
          <w:position w:val="-24"/>
        </w:rPr>
        <w:object w:dxaOrig="1044" w:dyaOrig="612" w14:anchorId="56DA9BDA">
          <v:shape id="_x0000_i2811" type="#_x0000_t75" style="width:52.25pt;height:30.75pt" o:ole="">
            <v:imagedata r:id="rId1394" o:title=""/>
          </v:shape>
          <o:OLEObject Type="Embed" ProgID="Equation.KSEE3" ShapeID="_x0000_i2811" DrawAspect="Content" ObjectID="_1654737449" r:id="rId1395"/>
        </w:object>
      </w:r>
    </w:p>
    <w:p w14:paraId="26DF0E8E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            ∴通解为：</w:t>
      </w:r>
      <w:r>
        <w:rPr>
          <w:rFonts w:ascii="宋体" w:eastAsia="宋体" w:hAnsi="宋体" w:cs="宋体" w:hint="eastAsia"/>
          <w:position w:val="-10"/>
        </w:rPr>
        <w:object w:dxaOrig="1980" w:dyaOrig="528" w14:anchorId="1B99E9FE">
          <v:shape id="_x0000_i2812" type="#_x0000_t75" style="width:99.3pt;height:26.15pt" o:ole="">
            <v:imagedata r:id="rId1396" o:title=""/>
          </v:shape>
          <o:OLEObject Type="Embed" ProgID="Equation.KSEE3" ShapeID="_x0000_i2812" DrawAspect="Content" ObjectID="_1654737450" r:id="rId1397"/>
        </w:object>
      </w:r>
    </w:p>
    <w:p w14:paraId="563E1482" w14:textId="77777777" w:rsidR="00E90EFC" w:rsidRDefault="00E90EFC" w:rsidP="00D046E4">
      <w:pPr>
        <w:numPr>
          <w:ilvl w:val="0"/>
          <w:numId w:val="68"/>
        </w:num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lastRenderedPageBreak/>
        <w:t>：</w:t>
      </w:r>
      <w:r>
        <w:rPr>
          <w:rFonts w:ascii="宋体" w:eastAsia="宋体" w:hAnsi="宋体" w:cs="宋体" w:hint="eastAsia"/>
          <w:position w:val="-10"/>
        </w:rPr>
        <w:object w:dxaOrig="996" w:dyaOrig="324" w14:anchorId="7AB2690C">
          <v:shape id="_x0000_i2813" type="#_x0000_t75" style="width:49.95pt;height:16.25pt" o:ole="">
            <v:imagedata r:id="rId1398" o:title=""/>
          </v:shape>
          <o:OLEObject Type="Embed" ProgID="Equation.KSEE3" ShapeID="_x0000_i2813" DrawAspect="Content" ObjectID="_1654737451" r:id="rId1399"/>
        </w:object>
      </w:r>
    </w:p>
    <w:p w14:paraId="26A59E8A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解：其特征方程为：</w:t>
      </w:r>
      <w:r>
        <w:rPr>
          <w:rFonts w:ascii="宋体" w:eastAsia="宋体" w:hAnsi="宋体" w:cs="宋体" w:hint="eastAsia"/>
          <w:position w:val="-6"/>
        </w:rPr>
        <w:object w:dxaOrig="936" w:dyaOrig="324" w14:anchorId="2974DEE8">
          <v:shape id="_x0000_i2814" type="#_x0000_t75" style="width:47.05pt;height:16.25pt" o:ole="">
            <v:imagedata r:id="rId1400" o:title=""/>
          </v:shape>
          <o:OLEObject Type="Embed" ProgID="Equation.KSEE3" ShapeID="_x0000_i2814" DrawAspect="Content" ObjectID="_1654737452" r:id="rId1401"/>
        </w:object>
      </w:r>
    </w:p>
    <w:p w14:paraId="3ABFC968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            </w:t>
      </w:r>
      <w:r>
        <w:rPr>
          <w:rFonts w:ascii="宋体" w:eastAsia="宋体" w:hAnsi="宋体" w:cs="宋体" w:hint="eastAsia"/>
          <w:position w:val="-4"/>
        </w:rPr>
        <w:object w:dxaOrig="216" w:dyaOrig="192" w14:anchorId="03983357">
          <v:shape id="_x0000_i2815" type="#_x0000_t75" style="width:11.05pt;height:9.85pt" o:ole="">
            <v:imagedata r:id="rId1402" o:title=""/>
          </v:shape>
          <o:OLEObject Type="Embed" ProgID="Equation.KSEE3" ShapeID="_x0000_i2815" DrawAspect="Content" ObjectID="_1654737453" r:id="rId1403"/>
        </w:object>
      </w:r>
      <w:r>
        <w:rPr>
          <w:rFonts w:ascii="宋体" w:eastAsia="宋体" w:hAnsi="宋体" w:cs="宋体" w:hint="eastAsia"/>
          <w:position w:val="-10"/>
        </w:rPr>
        <w:object w:dxaOrig="1248" w:dyaOrig="336" w14:anchorId="00F647E8">
          <v:shape id="_x0000_i2816" type="#_x0000_t75" style="width:62.15pt;height:16.85pt" o:ole="">
            <v:imagedata r:id="rId1404" o:title=""/>
          </v:shape>
          <o:OLEObject Type="Embed" ProgID="Equation.KSEE3" ShapeID="_x0000_i2816" DrawAspect="Content" ObjectID="_1654737454" r:id="rId1405"/>
        </w:object>
      </w: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  <w:position w:val="-10"/>
        </w:rPr>
        <w:object w:dxaOrig="1500" w:dyaOrig="336" w14:anchorId="033144B6">
          <v:shape id="_x0000_i2817" type="#_x0000_t75" style="width:74.9pt;height:16.85pt" o:ole="">
            <v:imagedata r:id="rId1406" o:title=""/>
          </v:shape>
          <o:OLEObject Type="Embed" ProgID="Equation.KSEE3" ShapeID="_x0000_i2817" DrawAspect="Content" ObjectID="_1654737455" r:id="rId1407"/>
        </w:object>
      </w:r>
    </w:p>
    <w:p w14:paraId="6A9E7A3D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 xml:space="preserve">                ∴通解为：</w:t>
      </w:r>
      <w:r>
        <w:rPr>
          <w:rFonts w:ascii="宋体" w:eastAsia="宋体" w:hAnsi="宋体" w:cs="宋体" w:hint="eastAsia"/>
          <w:position w:val="-10"/>
        </w:rPr>
        <w:object w:dxaOrig="2376" w:dyaOrig="336" w14:anchorId="14259ACA">
          <v:shape id="_x0000_i2818" type="#_x0000_t75" style="width:119.05pt;height:16.85pt" o:ole="">
            <v:imagedata r:id="rId1408" o:title=""/>
          </v:shape>
          <o:OLEObject Type="Embed" ProgID="Equation.KSEE3" ShapeID="_x0000_i2818" DrawAspect="Content" ObjectID="_1654737456" r:id="rId1409"/>
        </w:object>
      </w:r>
    </w:p>
    <w:p w14:paraId="5CC45FBC" w14:textId="77777777" w:rsidR="00E90EFC" w:rsidRDefault="00E90EFC" w:rsidP="00E90EFC">
      <w:pPr>
        <w:spacing w:line="360" w:lineRule="auto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position w:val="-232"/>
        </w:rPr>
        <w:object w:dxaOrig="4656" w:dyaOrig="4488" w14:anchorId="01AFFDDB">
          <v:shape id="_x0000_i2819" type="#_x0000_t75" style="width:232.85pt;height:224.15pt" o:ole="">
            <v:imagedata r:id="rId1410" o:title=""/>
          </v:shape>
          <o:OLEObject Type="Embed" ProgID="Equation.KSEE3" ShapeID="_x0000_i2819" DrawAspect="Content" ObjectID="_1654737457" r:id="rId1411"/>
        </w:object>
      </w:r>
    </w:p>
    <w:p w14:paraId="74998683" w14:textId="77777777" w:rsidR="00E90EFC" w:rsidRDefault="00E90EFC" w:rsidP="00E90EFC">
      <w:pPr>
        <w:spacing w:line="360" w:lineRule="auto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position w:val="-162"/>
        </w:rPr>
        <w:object w:dxaOrig="4596" w:dyaOrig="3384" w14:anchorId="57AA63CE">
          <v:shape id="_x0000_i2820" type="#_x0000_t75" style="width:229.95pt;height:168.95pt" o:ole="">
            <v:imagedata r:id="rId1412" o:title=""/>
          </v:shape>
          <o:OLEObject Type="Embed" ProgID="Equation.KSEE3" ShapeID="_x0000_i2820" DrawAspect="Content" ObjectID="_1654737458" r:id="rId1413"/>
        </w:object>
      </w:r>
    </w:p>
    <w:p w14:paraId="40CA39EA" w14:textId="77777777" w:rsidR="00E90EFC" w:rsidRDefault="00E90EFC" w:rsidP="00E90EFC">
      <w:pPr>
        <w:rPr>
          <w:rFonts w:ascii="宋体" w:eastAsia="宋体" w:hAnsi="宋体" w:hint="eastAsia"/>
        </w:rPr>
      </w:pPr>
    </w:p>
    <w:p w14:paraId="291C9642" w14:textId="77777777" w:rsidR="00E90EFC" w:rsidRDefault="00E90EFC" w:rsidP="00D046E4">
      <w:pPr>
        <w:numPr>
          <w:ilvl w:val="0"/>
          <w:numId w:val="69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position w:val="-30"/>
        </w:rPr>
        <w:object w:dxaOrig="1140" w:dyaOrig="720" w14:anchorId="3EC3C299">
          <v:shape id="_x0000_i2821" type="#_x0000_t75" style="width:56.9pt;height:36pt" o:ole="">
            <v:imagedata r:id="rId1414" o:title=""/>
          </v:shape>
          <o:OLEObject Type="Embed" ProgID="Equation.KSEE3" ShapeID="_x0000_i2821" DrawAspect="Content" ObjectID="_1654737459" r:id="rId1415"/>
        </w:object>
      </w:r>
    </w:p>
    <w:p w14:paraId="48BD2A0F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解：  由题，可以列出方程： </w:t>
      </w:r>
      <w:r>
        <w:rPr>
          <w:rFonts w:ascii="宋体" w:eastAsia="宋体" w:hAnsi="宋体" w:hint="eastAsia"/>
          <w:position w:val="-6"/>
        </w:rPr>
        <w:object w:dxaOrig="912" w:dyaOrig="324" w14:anchorId="770D37D4">
          <v:shape id="_x0000_i2822" type="#_x0000_t75" style="width:45.85pt;height:16.25pt" o:ole="">
            <v:imagedata r:id="rId1416" o:title=""/>
          </v:shape>
          <o:OLEObject Type="Embed" ProgID="Equation.KSEE3" ShapeID="_x0000_i2822" DrawAspect="Content" ObjectID="_1654737460" r:id="rId1417"/>
        </w:object>
      </w:r>
      <w:r>
        <w:rPr>
          <w:rFonts w:ascii="宋体" w:eastAsia="宋体" w:hAnsi="宋体" w:hint="eastAsia"/>
        </w:rPr>
        <w:t>，则有解： r = ±</w:t>
      </w:r>
      <w:proofErr w:type="spellStart"/>
      <w:r>
        <w:rPr>
          <w:rFonts w:ascii="宋体" w:eastAsia="宋体" w:hAnsi="宋体" w:hint="eastAsia"/>
        </w:rPr>
        <w:t>i</w:t>
      </w:r>
      <w:proofErr w:type="spellEnd"/>
      <w:r>
        <w:rPr>
          <w:rFonts w:ascii="宋体" w:eastAsia="宋体" w:hAnsi="宋体" w:hint="eastAsia"/>
        </w:rPr>
        <w:t xml:space="preserve"> 或 r = ±1</w:t>
      </w:r>
    </w:p>
    <w:p w14:paraId="1C035140" w14:textId="77777777" w:rsidR="00E90EFC" w:rsidRDefault="00E90EFC" w:rsidP="00E90EFC">
      <w:pPr>
        <w:ind w:leftChars="300" w:left="2940" w:hangingChars="1100" w:hanging="23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则有微分方程特解为：</w:t>
      </w:r>
      <w:r>
        <w:rPr>
          <w:rFonts w:ascii="宋体" w:eastAsia="宋体" w:hAnsi="宋体" w:hint="eastAsia"/>
          <w:position w:val="-10"/>
        </w:rPr>
        <w:object w:dxaOrig="1680" w:dyaOrig="360" w14:anchorId="5123AE76">
          <v:shape id="_x0000_i2823" type="#_x0000_t75" style="width:84.2pt;height:18pt" o:ole="">
            <v:imagedata r:id="rId1418" o:title=""/>
          </v:shape>
          <o:OLEObject Type="Embed" ProgID="Equation.KSEE3" ShapeID="_x0000_i2823" DrawAspect="Content" ObjectID="_1654737461" r:id="rId1419"/>
        </w:object>
      </w:r>
      <w:r>
        <w:rPr>
          <w:rFonts w:ascii="宋体" w:eastAsia="宋体" w:hAnsi="宋体" w:hint="eastAsia"/>
          <w:position w:val="-12"/>
        </w:rPr>
        <w:object w:dxaOrig="4356" w:dyaOrig="384" w14:anchorId="60E8B4D0">
          <v:shape id="_x0000_i2824" type="#_x0000_t75" style="width:217.75pt;height:19.15pt" o:ole="">
            <v:imagedata r:id="rId1420" o:title=""/>
          </v:shape>
          <o:OLEObject Type="Embed" ProgID="Equation.KSEE3" ShapeID="_x0000_i2824" DrawAspect="Content" ObjectID="_1654737462" r:id="rId1421"/>
        </w:object>
      </w:r>
    </w:p>
    <w:p w14:paraId="4650C8E2" w14:textId="77777777" w:rsidR="00E90EFC" w:rsidRDefault="00E90EFC" w:rsidP="00E90EFC">
      <w:pPr>
        <w:ind w:leftChars="300" w:left="2940" w:hangingChars="1100" w:hanging="23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所以微分方程通解为：</w:t>
      </w:r>
      <w:r>
        <w:rPr>
          <w:rFonts w:ascii="宋体" w:eastAsia="宋体" w:hAnsi="宋体" w:hint="eastAsia"/>
          <w:position w:val="-12"/>
        </w:rPr>
        <w:object w:dxaOrig="3432" w:dyaOrig="384" w14:anchorId="5A6D887F">
          <v:shape id="_x0000_i2825" type="#_x0000_t75" style="width:171.85pt;height:19.15pt" o:ole="">
            <v:imagedata r:id="rId1422" o:title=""/>
          </v:shape>
          <o:OLEObject Type="Embed" ProgID="Equation.KSEE3" ShapeID="_x0000_i2825" DrawAspect="Content" ObjectID="_1654737463" r:id="rId1423"/>
        </w:object>
      </w:r>
    </w:p>
    <w:p w14:paraId="24376EA1" w14:textId="77777777" w:rsidR="00E90EFC" w:rsidRDefault="00E90EFC" w:rsidP="00E90EFC">
      <w:pPr>
        <w:ind w:leftChars="300" w:left="2940" w:hangingChars="1100" w:hanging="2310"/>
        <w:rPr>
          <w:rFonts w:ascii="宋体" w:eastAsia="宋体" w:hAnsi="宋体" w:hint="eastAsia"/>
        </w:rPr>
      </w:pPr>
    </w:p>
    <w:p w14:paraId="7D9BD8DF" w14:textId="77777777" w:rsidR="00E90EFC" w:rsidRDefault="00E90EFC" w:rsidP="00D046E4">
      <w:pPr>
        <w:numPr>
          <w:ilvl w:val="0"/>
          <w:numId w:val="69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position w:val="-10"/>
        </w:rPr>
        <w:object w:dxaOrig="1632" w:dyaOrig="360" w14:anchorId="371A506C">
          <v:shape id="_x0000_i2826" type="#_x0000_t75" style="width:81.85pt;height:18pt" o:ole="">
            <v:imagedata r:id="rId1424" o:title=""/>
          </v:shape>
          <o:OLEObject Type="Embed" ProgID="Equation.KSEE3" ShapeID="_x0000_i2826" DrawAspect="Content" ObjectID="_1654737464" r:id="rId1425"/>
        </w:object>
      </w:r>
    </w:p>
    <w:p w14:paraId="5EDBE0AA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解：由题，特征根方程：</w:t>
      </w:r>
      <w:r>
        <w:rPr>
          <w:rFonts w:ascii="宋体" w:eastAsia="宋体" w:hAnsi="宋体" w:hint="eastAsia"/>
          <w:position w:val="-6"/>
        </w:rPr>
        <w:object w:dxaOrig="1476" w:dyaOrig="324" w14:anchorId="078C0260">
          <v:shape id="_x0000_i2827" type="#_x0000_t75" style="width:73.75pt;height:16.25pt" o:ole="">
            <v:imagedata r:id="rId1426" o:title=""/>
          </v:shape>
          <o:OLEObject Type="Embed" ProgID="Equation.KSEE3" ShapeID="_x0000_i2827" DrawAspect="Content" ObjectID="_1654737465" r:id="rId1427"/>
        </w:objec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  <w:position w:val="-10"/>
        </w:rPr>
        <w:object w:dxaOrig="1200" w:dyaOrig="360" w14:anchorId="2143C6C3">
          <v:shape id="_x0000_i2828" type="#_x0000_t75" style="width:59.8pt;height:18pt" o:ole="">
            <v:imagedata r:id="rId1428" o:title=""/>
          </v:shape>
          <o:OLEObject Type="Embed" ProgID="Equation.KSEE3" ShapeID="_x0000_i2828" DrawAspect="Content" ObjectID="_1654737466" r:id="rId1429"/>
        </w:object>
      </w:r>
      <w:r>
        <w:rPr>
          <w:rFonts w:ascii="宋体" w:eastAsia="宋体" w:hAnsi="宋体" w:hint="eastAsia"/>
        </w:rPr>
        <w:t>， 则有解：</w:t>
      </w:r>
      <w:r>
        <w:rPr>
          <w:rFonts w:ascii="宋体" w:eastAsia="宋体" w:hAnsi="宋体" w:hint="eastAsia"/>
          <w:position w:val="-10"/>
        </w:rPr>
        <w:object w:dxaOrig="1248" w:dyaOrig="336" w14:anchorId="402CEEEC">
          <v:shape id="_x0000_i2829" type="#_x0000_t75" style="width:62.15pt;height:16.85pt" o:ole="">
            <v:imagedata r:id="rId1430" o:title=""/>
          </v:shape>
          <o:OLEObject Type="Embed" ProgID="Equation.KSEE3" ShapeID="_x0000_i2829" DrawAspect="Content" ObjectID="_1654737467" r:id="rId1431"/>
        </w:object>
      </w:r>
      <w:r>
        <w:rPr>
          <w:rFonts w:ascii="宋体" w:eastAsia="宋体" w:hAnsi="宋体" w:hint="eastAsia"/>
        </w:rPr>
        <w:t>(二重)     则有微分方程特解为：</w:t>
      </w:r>
      <w:r>
        <w:rPr>
          <w:rFonts w:ascii="宋体" w:eastAsia="宋体" w:hAnsi="宋体" w:hint="eastAsia"/>
          <w:position w:val="-10"/>
        </w:rPr>
        <w:object w:dxaOrig="2004" w:dyaOrig="336" w14:anchorId="16D6A389">
          <v:shape id="_x0000_i2830" type="#_x0000_t75" style="width:100.45pt;height:16.85pt" o:ole="">
            <v:imagedata r:id="rId1432" o:title=""/>
          </v:shape>
          <o:OLEObject Type="Embed" ProgID="Equation.KSEE3" ShapeID="_x0000_i2830" DrawAspect="Content" ObjectID="_1654737468" r:id="rId1433"/>
        </w:objec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  <w:position w:val="-12"/>
        </w:rPr>
        <w:object w:dxaOrig="2004" w:dyaOrig="360" w14:anchorId="434C8367">
          <v:shape id="_x0000_i2831" type="#_x0000_t75" style="width:100.45pt;height:18pt" o:ole="">
            <v:imagedata r:id="rId1434" o:title=""/>
          </v:shape>
          <o:OLEObject Type="Embed" ProgID="Equation.KSEE3" ShapeID="_x0000_i2831" DrawAspect="Content" ObjectID="_1654737469" r:id="rId1435"/>
        </w:object>
      </w:r>
    </w:p>
    <w:p w14:paraId="3446CB20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     所以通解为：</w:t>
      </w:r>
      <w:r>
        <w:rPr>
          <w:rFonts w:ascii="宋体" w:eastAsia="宋体" w:hAnsi="宋体" w:hint="eastAsia"/>
          <w:position w:val="-12"/>
        </w:rPr>
        <w:object w:dxaOrig="3576" w:dyaOrig="360" w14:anchorId="6959EEF1">
          <v:shape id="_x0000_i2832" type="#_x0000_t75" style="width:178.85pt;height:18pt" o:ole="">
            <v:imagedata r:id="rId1436" o:title=""/>
          </v:shape>
          <o:OLEObject Type="Embed" ProgID="Equation.KSEE3" ShapeID="_x0000_i2832" DrawAspect="Content" ObjectID="_1654737470" r:id="rId1437"/>
        </w:object>
      </w:r>
    </w:p>
    <w:p w14:paraId="1AEB5DA6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(7)</w:t>
      </w:r>
      <w:r>
        <w:rPr>
          <w:rFonts w:ascii="宋体" w:eastAsia="宋体" w:hAnsi="宋体" w:cs="宋体" w:hint="eastAsia"/>
          <w:position w:val="-10"/>
        </w:rPr>
        <w:object w:dxaOrig="1800" w:dyaOrig="360" w14:anchorId="3A307C4D">
          <v:shape id="_x0000_i2833" type="#_x0000_t75" style="width:90pt;height:18pt" o:ole="">
            <v:imagedata r:id="rId1438" o:title=""/>
          </v:shape>
          <o:OLEObject Type="Embed" ProgID="Equation.KSEE3" ShapeID="_x0000_i2833" DrawAspect="Content" ObjectID="_1654737471" r:id="rId1439"/>
        </w:object>
      </w:r>
    </w:p>
    <w:p w14:paraId="527466AC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解：特征方程：</w:t>
      </w:r>
      <w:r>
        <w:rPr>
          <w:rFonts w:ascii="宋体" w:eastAsia="宋体" w:hAnsi="宋体" w:cs="宋体" w:hint="eastAsia"/>
          <w:position w:val="-6"/>
        </w:rPr>
        <w:object w:dxaOrig="1632" w:dyaOrig="324" w14:anchorId="711D6D43">
          <v:shape id="_x0000_i2834" type="#_x0000_t75" style="width:81.85pt;height:16.25pt" o:ole="">
            <v:imagedata r:id="rId1440" o:title=""/>
          </v:shape>
          <o:OLEObject Type="Embed" ProgID="Equation.KSEE3" ShapeID="_x0000_i2834" DrawAspect="Content" ObjectID="_1654737472" r:id="rId1441"/>
        </w:object>
      </w:r>
      <w:r>
        <w:rPr>
          <w:rFonts w:ascii="宋体" w:eastAsia="宋体" w:hAnsi="宋体" w:cs="宋体" w:hint="eastAsia"/>
        </w:rPr>
        <w:t>，</w:t>
      </w:r>
    </w:p>
    <w:p w14:paraId="5693A542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position w:val="-10"/>
        </w:rPr>
        <w:object w:dxaOrig="1764" w:dyaOrig="360" w14:anchorId="10F594A2">
          <v:shape id="_x0000_i2835" type="#_x0000_t75" style="width:88.25pt;height:18pt" o:ole="">
            <v:imagedata r:id="rId1442" o:title=""/>
          </v:shape>
          <o:OLEObject Type="Embed" ProgID="Equation.KSEE3" ShapeID="_x0000_i2835" DrawAspect="Content" ObjectID="_1654737473" r:id="rId1443"/>
        </w:object>
      </w:r>
      <w:r>
        <w:rPr>
          <w:rFonts w:ascii="宋体" w:eastAsia="宋体" w:hAnsi="宋体" w:cs="宋体" w:hint="eastAsia"/>
        </w:rPr>
        <w:t>，即</w:t>
      </w:r>
      <w:r>
        <w:rPr>
          <w:rFonts w:ascii="宋体" w:eastAsia="宋体" w:hAnsi="宋体" w:cs="宋体" w:hint="eastAsia"/>
          <w:position w:val="-10"/>
        </w:rPr>
        <w:object w:dxaOrig="1320" w:dyaOrig="360" w14:anchorId="3853D6E8">
          <v:shape id="_x0000_i2836" type="#_x0000_t75" style="width:66.2pt;height:18pt" o:ole="">
            <v:imagedata r:id="rId1444" o:title=""/>
          </v:shape>
          <o:OLEObject Type="Embed" ProgID="Equation.KSEE3" ShapeID="_x0000_i2836" DrawAspect="Content" ObjectID="_1654737474" r:id="rId1445"/>
        </w:object>
      </w:r>
    </w:p>
    <w:p w14:paraId="7937A778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position w:val="-12"/>
        </w:rPr>
        <w:object w:dxaOrig="2160" w:dyaOrig="360" w14:anchorId="036843C6">
          <v:shape id="_x0000_i2837" type="#_x0000_t75" style="width:108pt;height:18pt" o:ole="">
            <v:imagedata r:id="rId1446" o:title=""/>
          </v:shape>
          <o:OLEObject Type="Embed" ProgID="Equation.KSEE3" ShapeID="_x0000_i2837" DrawAspect="Content" ObjectID="_1654737475" r:id="rId1447"/>
        </w:object>
      </w:r>
    </w:p>
    <w:p w14:paraId="6720A645" w14:textId="77777777" w:rsidR="00E90EFC" w:rsidRDefault="00E90EFC" w:rsidP="00E90EFC">
      <w:pPr>
        <w:rPr>
          <w:rFonts w:ascii="宋体" w:eastAsia="宋体" w:hAnsi="宋体" w:cs="宋体" w:hint="eastAsia"/>
          <w:position w:val="-12"/>
        </w:rPr>
      </w:pPr>
      <w:r>
        <w:rPr>
          <w:rFonts w:ascii="宋体" w:eastAsia="宋体" w:hAnsi="宋体" w:cs="宋体" w:hint="eastAsia"/>
        </w:rPr>
        <w:t>所以通解为：</w:t>
      </w:r>
      <w:r>
        <w:rPr>
          <w:rFonts w:ascii="宋体" w:eastAsia="宋体" w:hAnsi="宋体" w:cs="宋体" w:hint="eastAsia"/>
          <w:position w:val="-12"/>
        </w:rPr>
        <w:object w:dxaOrig="2736" w:dyaOrig="384" w14:anchorId="51FCACF7">
          <v:shape id="_x0000_i2838" type="#_x0000_t75" style="width:137.05pt;height:19.15pt" o:ole="">
            <v:imagedata r:id="rId1448" o:title=""/>
          </v:shape>
          <o:OLEObject Type="Embed" ProgID="Equation.KSEE3" ShapeID="_x0000_i2838" DrawAspect="Content" ObjectID="_1654737476" r:id="rId1449"/>
        </w:object>
      </w:r>
    </w:p>
    <w:p w14:paraId="6A9792AF" w14:textId="77777777" w:rsidR="00E90EFC" w:rsidRDefault="00E90EFC" w:rsidP="00E90EFC">
      <w:pPr>
        <w:rPr>
          <w:rFonts w:ascii="宋体" w:eastAsia="宋体" w:hAnsi="宋体" w:cs="宋体" w:hint="eastAsia"/>
          <w:position w:val="-12"/>
        </w:rPr>
      </w:pPr>
      <w:r>
        <w:rPr>
          <w:rFonts w:ascii="宋体" w:eastAsia="宋体" w:hAnsi="宋体" w:hint="eastAsia"/>
        </w:rPr>
        <w:t>2.求下列方程的特解：</w:t>
      </w:r>
    </w:p>
    <w:p w14:paraId="53E339CF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(1)</w:t>
      </w:r>
      <w:r>
        <w:rPr>
          <w:rFonts w:ascii="宋体" w:eastAsia="宋体" w:hAnsi="宋体" w:cs="宋体" w:hint="eastAsia"/>
          <w:position w:val="-12"/>
        </w:rPr>
        <w:object w:dxaOrig="3684" w:dyaOrig="360" w14:anchorId="658455BF">
          <v:shape id="_x0000_i2839" type="#_x0000_t75" style="width:184.05pt;height:18pt" o:ole="">
            <v:imagedata r:id="rId1450" o:title=""/>
          </v:shape>
          <o:OLEObject Type="Embed" ProgID="Equation.KSEE3" ShapeID="_x0000_i2839" DrawAspect="Content" ObjectID="_1654737477" r:id="rId1451"/>
        </w:object>
      </w:r>
    </w:p>
    <w:p w14:paraId="4F2DAC2A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解：特征方程：</w:t>
      </w:r>
      <w:r>
        <w:rPr>
          <w:rFonts w:ascii="宋体" w:eastAsia="宋体" w:hAnsi="宋体" w:cs="宋体" w:hint="eastAsia"/>
          <w:position w:val="-6"/>
        </w:rPr>
        <w:object w:dxaOrig="1404" w:dyaOrig="324" w14:anchorId="20DA6E4F">
          <v:shape id="_x0000_i2840" type="#_x0000_t75" style="width:70.25pt;height:16.25pt" o:ole="">
            <v:imagedata r:id="rId1452" o:title=""/>
          </v:shape>
          <o:OLEObject Type="Embed" ProgID="Equation.KSEE3" ShapeID="_x0000_i2840" DrawAspect="Content" ObjectID="_1654737478" r:id="rId1453"/>
        </w:object>
      </w:r>
    </w:p>
    <w:p w14:paraId="2632ABAA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position w:val="-10"/>
        </w:rPr>
        <w:object w:dxaOrig="1584" w:dyaOrig="324" w14:anchorId="76C69214">
          <v:shape id="_x0000_i2841" type="#_x0000_t75" style="width:78.95pt;height:16.25pt" o:ole="">
            <v:imagedata r:id="rId1454" o:title=""/>
          </v:shape>
          <o:OLEObject Type="Embed" ProgID="Equation.KSEE3" ShapeID="_x0000_i2841" DrawAspect="Content" ObjectID="_1654737479" r:id="rId1455"/>
        </w:object>
      </w:r>
      <w:r>
        <w:rPr>
          <w:rFonts w:ascii="宋体" w:eastAsia="宋体" w:hAnsi="宋体" w:cs="宋体" w:hint="eastAsia"/>
        </w:rPr>
        <w:t>，即</w:t>
      </w:r>
      <w:r>
        <w:rPr>
          <w:rFonts w:ascii="宋体" w:eastAsia="宋体" w:hAnsi="宋体" w:cs="宋体" w:hint="eastAsia"/>
          <w:position w:val="-10"/>
        </w:rPr>
        <w:object w:dxaOrig="1140" w:dyaOrig="336" w14:anchorId="3ADF111C">
          <v:shape id="_x0000_i2842" type="#_x0000_t75" style="width:56.9pt;height:16.85pt" o:ole="">
            <v:imagedata r:id="rId1456" o:title=""/>
          </v:shape>
          <o:OLEObject Type="Embed" ProgID="Equation.KSEE3" ShapeID="_x0000_i2842" DrawAspect="Content" ObjectID="_1654737480" r:id="rId1457"/>
        </w:object>
      </w:r>
    </w:p>
    <w:p w14:paraId="00F05B86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所以通解为：</w:t>
      </w:r>
      <w:r>
        <w:rPr>
          <w:rFonts w:ascii="宋体" w:eastAsia="宋体" w:hAnsi="宋体" w:cs="宋体" w:hint="eastAsia"/>
          <w:position w:val="-10"/>
        </w:rPr>
        <w:object w:dxaOrig="1776" w:dyaOrig="360" w14:anchorId="1AA04527">
          <v:shape id="_x0000_i2843" type="#_x0000_t75" style="width:88.85pt;height:18pt" o:ole="">
            <v:imagedata r:id="rId1458" o:title=""/>
          </v:shape>
          <o:OLEObject Type="Embed" ProgID="Equation.KSEE3" ShapeID="_x0000_i2843" DrawAspect="Content" ObjectID="_1654737481" r:id="rId1459"/>
        </w:object>
      </w:r>
    </w:p>
    <w:p w14:paraId="1FF3D117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又</w:t>
      </w:r>
      <w:r>
        <w:rPr>
          <w:rFonts w:ascii="宋体" w:eastAsia="宋体" w:hAnsi="宋体" w:cs="宋体" w:hint="eastAsia"/>
          <w:position w:val="-12"/>
        </w:rPr>
        <w:object w:dxaOrig="3840" w:dyaOrig="384" w14:anchorId="1189A4D0">
          <v:shape id="_x0000_i2844" type="#_x0000_t75" style="width:192.2pt;height:19.15pt" o:ole="">
            <v:imagedata r:id="rId1460" o:title=""/>
          </v:shape>
          <o:OLEObject Type="Embed" ProgID="Equation.KSEE3" ShapeID="_x0000_i2844" DrawAspect="Content" ObjectID="_1654737482" r:id="rId1461"/>
        </w:object>
      </w:r>
    </w:p>
    <w:p w14:paraId="67A915AD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position w:val="-12"/>
        </w:rPr>
        <w:object w:dxaOrig="4860" w:dyaOrig="360" w14:anchorId="68848984">
          <v:shape id="_x0000_i2845" type="#_x0000_t75" style="width:243.3pt;height:18pt" o:ole="">
            <v:imagedata r:id="rId1462" o:title=""/>
          </v:shape>
          <o:OLEObject Type="Embed" ProgID="Equation.KSEE3" ShapeID="_x0000_i2845" DrawAspect="Content" ObjectID="_1654737483" r:id="rId1463"/>
        </w:object>
      </w:r>
    </w:p>
    <w:p w14:paraId="5CB18DA3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联立两式，得</w:t>
      </w:r>
      <w:r>
        <w:rPr>
          <w:rFonts w:ascii="宋体" w:eastAsia="宋体" w:hAnsi="宋体" w:cs="宋体" w:hint="eastAsia"/>
          <w:position w:val="-10"/>
        </w:rPr>
        <w:object w:dxaOrig="1272" w:dyaOrig="336" w14:anchorId="3F9C7182">
          <v:shape id="_x0000_i2846" type="#_x0000_t75" style="width:63.85pt;height:16.85pt" o:ole="">
            <v:imagedata r:id="rId1464" o:title=""/>
          </v:shape>
          <o:OLEObject Type="Embed" ProgID="Equation.KSEE3" ShapeID="_x0000_i2846" DrawAspect="Content" ObjectID="_1654737484" r:id="rId1465"/>
        </w:object>
      </w:r>
    </w:p>
    <w:p w14:paraId="22938B12" w14:textId="77777777" w:rsidR="00E90EFC" w:rsidRDefault="00E90EFC" w:rsidP="00E90EFC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故特解为：</w:t>
      </w:r>
      <w:r>
        <w:rPr>
          <w:rFonts w:ascii="宋体" w:eastAsia="宋体" w:hAnsi="宋体" w:cs="宋体" w:hint="eastAsia"/>
          <w:position w:val="-10"/>
        </w:rPr>
        <w:object w:dxaOrig="1380" w:dyaOrig="360" w14:anchorId="6FBB58EC">
          <v:shape id="_x0000_i2847" type="#_x0000_t75" style="width:69.1pt;height:18pt" o:ole="">
            <v:imagedata r:id="rId1466" o:title=""/>
          </v:shape>
          <o:OLEObject Type="Embed" ProgID="Equation.KSEE3" ShapeID="_x0000_i2847" DrawAspect="Content" ObjectID="_1654737485" r:id="rId1467"/>
        </w:object>
      </w:r>
    </w:p>
    <w:p w14:paraId="114AF7C0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（2）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4y</m:t>
            </m:r>
          </m:e>
          <m:sup>
            <m:r>
              <w:rPr>
                <w:rFonts w:ascii="Cambria Math" w:eastAsia="宋体" w:hAnsi="Cambria Math"/>
              </w:rPr>
              <m:t>"</m:t>
            </m:r>
          </m:sup>
        </m:sSup>
        <m:r>
          <w:rPr>
            <w:rFonts w:ascii="Cambria Math" w:eastAsia="宋体" w:hAnsi="Cambria Math"/>
          </w:rPr>
          <m:t>+</m:t>
        </m:r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4y</m:t>
            </m:r>
          </m:e>
          <m:sup>
            <m:r>
              <w:rPr>
                <w:rFonts w:ascii="Cambria Math" w:eastAsia="宋体" w:hAnsi="Cambria Math"/>
              </w:rPr>
              <m:t>'</m:t>
            </m:r>
          </m:sup>
        </m:sSup>
        <m:r>
          <w:rPr>
            <w:rFonts w:ascii="Cambria Math" w:eastAsia="宋体" w:hAnsi="Cambria Math"/>
          </w:rPr>
          <m:t>+y=0</m:t>
        </m:r>
      </m:oMath>
      <w:r>
        <w:rPr>
          <w:rFonts w:ascii="宋体" w:eastAsia="宋体" w:hAnsi="宋体" w:hint="eastAsia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y|</m:t>
            </m:r>
          </m:e>
          <m:sub>
            <m:r>
              <w:rPr>
                <w:rFonts w:ascii="Cambria Math" w:eastAsia="宋体" w:hAnsi="Cambria Math"/>
              </w:rPr>
              <m:t>x=0</m:t>
            </m:r>
          </m:sub>
        </m:sSub>
      </m:oMath>
      <w:r>
        <w:rPr>
          <w:rFonts w:ascii="宋体" w:eastAsia="宋体" w:hAnsi="宋体" w:hint="eastAsia"/>
        </w:rPr>
        <w:t>=2,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</m:t>
            </m:r>
            <m:r>
              <w:rPr>
                <w:rFonts w:ascii="Cambria Math" w:eastAsia="宋体" w:hAnsi="Cambria Math" w:hint="eastAsia"/>
              </w:rPr>
              <m:t>'</m:t>
            </m:r>
            <m:r>
              <w:rPr>
                <w:rFonts w:ascii="Cambria Math" w:eastAsia="宋体" w:hAnsi="Cambria Math"/>
              </w:rPr>
              <m:t>|</m:t>
            </m:r>
          </m:e>
          <m:sub>
            <m:r>
              <w:rPr>
                <w:rFonts w:ascii="Cambria Math" w:eastAsia="宋体" w:hAnsi="Cambria Math"/>
              </w:rPr>
              <m:t>x=0</m:t>
            </m:r>
          </m:sub>
        </m:sSub>
        <m:r>
          <w:rPr>
            <w:rFonts w:ascii="Cambria Math" w:eastAsia="宋体" w:hAnsi="Cambria Math"/>
          </w:rPr>
          <m:t>=0</m:t>
        </m:r>
      </m:oMath>
      <w:r>
        <w:rPr>
          <w:rFonts w:ascii="宋体" w:eastAsia="宋体" w:hAnsi="宋体" w:hint="eastAsia"/>
        </w:rPr>
        <w:t>;</w:t>
      </w:r>
    </w:p>
    <w:p w14:paraId="040F3BCC" w14:textId="77777777" w:rsidR="00E90EFC" w:rsidRDefault="00E90EFC" w:rsidP="00E90EFC">
      <w:pPr>
        <w:rPr>
          <w:rFonts w:ascii="Cambria Math" w:eastAsia="宋体" w:hAnsi="Cambria Math" w:hint="eastAsia"/>
        </w:rPr>
      </w:pPr>
      <w:r>
        <w:rPr>
          <w:rFonts w:ascii="宋体" w:eastAsia="宋体" w:hAnsi="宋体" w:hint="eastAsia"/>
        </w:rPr>
        <w:t>解：微分方程的特征方程为</w:t>
      </w:r>
      <w:r>
        <w:rPr>
          <w:rFonts w:ascii="宋体" w:eastAsia="宋体" w:hAnsi="宋体" w:hint="eastAsia"/>
          <w:position w:val="-6"/>
        </w:rPr>
        <w:object w:dxaOrig="1500" w:dyaOrig="324" w14:anchorId="014F47A1">
          <v:shape id="_x0000_i2848" type="#_x0000_t75" style="width:74.9pt;height:16.25pt" o:ole="">
            <v:imagedata r:id="rId1468" o:title=""/>
          </v:shape>
          <o:OLEObject Type="Embed" ProgID="Equation.KSEE3" ShapeID="_x0000_i2848" DrawAspect="Content" ObjectID="_1654737486" r:id="rId1469"/>
        </w:object>
      </w:r>
      <w:r>
        <w:rPr>
          <w:rFonts w:ascii="宋体" w:eastAsia="宋体" w:hAnsi="宋体" w:hint="eastAsia"/>
        </w:rPr>
        <w:t xml:space="preserve"> 即其根为</w:t>
      </w:r>
      <w:r>
        <w:rPr>
          <w:rFonts w:ascii="宋体" w:eastAsia="宋体" w:hAnsi="宋体" w:hint="eastAsia"/>
          <w:position w:val="-24"/>
        </w:rPr>
        <w:object w:dxaOrig="1200" w:dyaOrig="612" w14:anchorId="597BA28F">
          <v:shape id="_x0000_i2849" type="#_x0000_t75" style="width:59.8pt;height:30.75pt" o:ole="">
            <v:imagedata r:id="rId1470" o:title=""/>
          </v:shape>
          <o:OLEObject Type="Embed" ProgID="Equation.KSEE3" ShapeID="_x0000_i2849" DrawAspect="Content" ObjectID="_1654737487" r:id="rId1471"/>
        </w:object>
      </w:r>
    </w:p>
    <w:p w14:paraId="5775B9AE" w14:textId="77777777" w:rsidR="00E90EFC" w:rsidRDefault="00E90EFC" w:rsidP="00E90E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故微分方程的通解为 </w:t>
      </w:r>
      <w:r>
        <w:rPr>
          <w:rFonts w:ascii="宋体" w:eastAsia="宋体" w:hAnsi="宋体" w:hint="eastAsia"/>
          <w:position w:val="-10"/>
        </w:rPr>
        <w:object w:dxaOrig="1800" w:dyaOrig="528" w14:anchorId="77183531">
          <v:shape id="_x0000_i2850" type="#_x0000_t75" style="width:90pt;height:26.15pt" o:ole="">
            <v:imagedata r:id="rId1472" o:title=""/>
          </v:shape>
          <o:OLEObject Type="Embed" ProgID="Equation.KSEE3" ShapeID="_x0000_i2850" DrawAspect="Content" ObjectID="_1654737488" r:id="rId1473"/>
        </w:object>
      </w:r>
    </w:p>
    <w:p w14:paraId="5A61275E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由题可知：</w:t>
      </w:r>
      <w:r>
        <w:rPr>
          <w:rFonts w:ascii="宋体" w:eastAsia="宋体" w:hAnsi="宋体" w:hint="eastAsia"/>
          <w:position w:val="-10"/>
        </w:rPr>
        <w:object w:dxaOrig="1320" w:dyaOrig="336" w14:anchorId="76BD9E05">
          <v:shape id="_x0000_i2851" type="#_x0000_t75" style="width:66.2pt;height:16.85pt" o:ole="">
            <v:imagedata r:id="rId1474" o:title=""/>
          </v:shape>
          <o:OLEObject Type="Embed" ProgID="Equation.KSEE3" ShapeID="_x0000_i2851" DrawAspect="Content" ObjectID="_1654737489" r:id="rId1475"/>
        </w:object>
      </w:r>
    </w:p>
    <w:p w14:paraId="5C303536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 xml:space="preserve"> 因此所求解为：</w:t>
      </w:r>
      <w:r>
        <w:rPr>
          <w:rFonts w:ascii="宋体" w:eastAsia="宋体" w:hAnsi="宋体" w:hint="eastAsia"/>
          <w:position w:val="-10"/>
        </w:rPr>
        <w:object w:dxaOrig="1464" w:dyaOrig="528" w14:anchorId="63642485">
          <v:shape id="_x0000_i2852" type="#_x0000_t75" style="width:73.15pt;height:26.15pt" o:ole="">
            <v:imagedata r:id="rId1476" o:title=""/>
          </v:shape>
          <o:OLEObject Type="Embed" ProgID="Equation.KSEE3" ShapeID="_x0000_i2852" DrawAspect="Content" ObjectID="_1654737490" r:id="rId1477"/>
        </w:object>
      </w:r>
      <w:r>
        <w:rPr>
          <w:rFonts w:ascii="宋体" w:eastAsia="宋体" w:hAnsi="宋体" w:hint="eastAsia"/>
        </w:rPr>
        <w:t>。</w:t>
      </w:r>
    </w:p>
    <w:p w14:paraId="40764051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(3)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w:rPr>
                <w:rFonts w:ascii="Cambria Math" w:eastAsia="宋体" w:hAnsi="Cambria Math"/>
              </w:rPr>
              <m:t>"</m:t>
            </m:r>
          </m:sup>
        </m:sSup>
        <m:r>
          <w:rPr>
            <w:rFonts w:ascii="Cambria Math" w:eastAsia="宋体" w:hAnsi="Cambria Math"/>
          </w:rPr>
          <m:t>+25y=0</m:t>
        </m:r>
      </m:oMath>
      <w:r>
        <w:rPr>
          <w:rFonts w:ascii="宋体" w:eastAsia="宋体" w:hAnsi="宋体" w:hint="eastAsia"/>
        </w:rPr>
        <w:t>,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y|</m:t>
            </m:r>
          </m:e>
          <m:sub>
            <m:r>
              <w:rPr>
                <w:rFonts w:ascii="Cambria Math" w:eastAsia="宋体" w:hAnsi="Cambria Math"/>
              </w:rPr>
              <m:t>r=0</m:t>
            </m:r>
          </m:sub>
        </m:sSub>
        <m:r>
          <w:rPr>
            <w:rFonts w:ascii="Cambria Math" w:eastAsia="宋体" w:hAnsi="Cambria Math"/>
          </w:rPr>
          <m:t>=2</m:t>
        </m:r>
        <m:r>
          <w:rPr>
            <w:rFonts w:ascii="Cambria Math" w:eastAsia="宋体" w:hAnsi="Cambria Math" w:hint="eastAsia"/>
          </w:rPr>
          <m:t>，</m:t>
        </m:r>
        <m:sSup>
          <m:sSupPr>
            <m:ctrlPr>
              <w:rPr>
                <w:rFonts w:ascii="Cambria Math" w:eastAsia="宋体" w:hAnsi="Cambria Math"/>
                <w:i/>
              </w:rPr>
            </m:ctrlPr>
          </m:sSupPr>
          <m:e>
            <m:r>
              <w:rPr>
                <w:rFonts w:ascii="Cambria Math" w:eastAsia="宋体" w:hAnsi="Cambria Math"/>
              </w:rPr>
              <m:t>y</m:t>
            </m:r>
          </m:e>
          <m:sup>
            <m:r>
              <w:rPr>
                <w:rFonts w:ascii="Cambria Math" w:eastAsia="宋体" w:hAnsi="Cambria Math"/>
              </w:rPr>
              <m:t>'</m:t>
            </m:r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|</m:t>
                </m:r>
              </m:e>
              <m:sub>
                <m:r>
                  <w:rPr>
                    <w:rFonts w:ascii="Cambria Math" w:eastAsia="宋体" w:hAnsi="Cambria Math"/>
                  </w:rPr>
                  <m:t>x=0</m:t>
                </m:r>
              </m:sub>
            </m:sSub>
          </m:sup>
        </m:sSup>
        <m:r>
          <w:rPr>
            <w:rFonts w:ascii="Cambria Math" w:eastAsia="宋体" w:hAnsi="Cambria Math"/>
          </w:rPr>
          <m:t>=5</m:t>
        </m:r>
      </m:oMath>
      <w:r>
        <w:rPr>
          <w:rFonts w:ascii="宋体" w:eastAsia="宋体" w:hAnsi="宋体" w:hint="eastAsia"/>
        </w:rPr>
        <w:t>;</w:t>
      </w:r>
    </w:p>
    <w:p w14:paraId="138E4C41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解:微分方程的特征为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</w:rPr>
              <m:t>r</m:t>
            </m:r>
          </m:e>
          <m:sup>
            <m:r>
              <w:rPr>
                <w:rFonts w:ascii="Cambria Math" w:eastAsia="宋体" w:hAnsi="Cambria Math"/>
              </w:rPr>
              <m:t>2</m:t>
            </m:r>
          </m:sup>
        </m:sSup>
        <m:r>
          <w:rPr>
            <w:rFonts w:ascii="Cambria Math" w:eastAsia="宋体" w:hAnsi="Cambria Math"/>
          </w:rPr>
          <m:t>+25=0</m:t>
        </m:r>
      </m:oMath>
      <w:r>
        <w:rPr>
          <w:rFonts w:ascii="宋体" w:eastAsia="宋体" w:hAnsi="宋体" w:hint="eastAsia"/>
        </w:rPr>
        <w:t>,</w:t>
      </w:r>
    </w:p>
    <w:p w14:paraId="55101182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其根为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1,2</m:t>
            </m:r>
          </m:sub>
        </m:sSub>
        <m:r>
          <w:rPr>
            <w:rFonts w:ascii="Cambria Math" w:eastAsia="宋体" w:hAnsi="Cambria Math"/>
          </w:rPr>
          <m:t>=±5i,</m:t>
        </m:r>
      </m:oMath>
    </w:p>
    <w:p w14:paraId="647C9565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故微分方程的通解为</w:t>
      </w:r>
      <m:oMath>
        <m:r>
          <m:rPr>
            <m:sty m:val="p"/>
          </m:rPr>
          <w:rPr>
            <w:rFonts w:ascii="Cambria Math" w:eastAsia="宋体" w:hAnsi="Cambria Math"/>
          </w:rPr>
          <m:t>y=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C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cos5x+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C</m:t>
            </m: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  <m:r>
          <w:rPr>
            <w:rFonts w:ascii="Cambria Math" w:eastAsia="宋体" w:hAnsi="Cambria Math"/>
          </w:rPr>
          <m:t>sin5x.</m:t>
        </m:r>
      </m:oMath>
    </w:p>
    <w:p w14:paraId="1A7C367C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y|</m:t>
            </m:r>
          </m:e>
          <m:sub>
            <m:r>
              <w:rPr>
                <w:rFonts w:ascii="Cambria Math" w:eastAsia="宋体" w:hAnsi="Cambria Math"/>
              </w:rPr>
              <m:t>x=0</m:t>
            </m:r>
          </m:sub>
        </m:sSub>
        <m:r>
          <w:rPr>
            <w:rFonts w:ascii="Cambria Math" w:eastAsia="宋体" w:hAnsi="Cambria Math"/>
          </w:rPr>
          <m:t>=2,</m:t>
        </m:r>
      </m:oMath>
      <w:r>
        <w:rPr>
          <w:rFonts w:ascii="宋体" w:eastAsia="宋体" w:hAnsi="宋体" w:hint="eastAsia"/>
        </w:rPr>
        <w:t>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C</m:t>
            </m:r>
          </m:e>
          <m:sub>
            <m:r>
              <w:rPr>
                <w:rFonts w:ascii="Cambria Math" w:eastAsia="宋体" w:hAnsi="Cambria Math"/>
              </w:rPr>
              <m:t>1</m:t>
            </m:r>
          </m:sub>
        </m:sSub>
        <m:r>
          <w:rPr>
            <w:rFonts w:ascii="Cambria Math" w:eastAsia="宋体" w:hAnsi="Cambria Math"/>
          </w:rPr>
          <m:t>=2,y=2cos5x+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C</m:t>
            </m: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  <m:r>
          <w:rPr>
            <w:rFonts w:ascii="Cambria Math" w:eastAsia="宋体" w:hAnsi="Cambria Math"/>
          </w:rPr>
          <m:t>sin5x.</m:t>
        </m:r>
      </m:oMath>
    </w:p>
    <w:p w14:paraId="2A42F104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由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y'|</m:t>
            </m:r>
          </m:e>
          <m:sub>
            <m:r>
              <w:rPr>
                <w:rFonts w:ascii="Cambria Math" w:eastAsia="宋体" w:hAnsi="Cambria Math"/>
              </w:rPr>
              <m:t>x=0</m:t>
            </m:r>
          </m:sub>
        </m:sSub>
        <m:r>
          <w:rPr>
            <w:rFonts w:ascii="Cambria Math" w:eastAsia="宋体" w:hAnsi="Cambria Math"/>
          </w:rPr>
          <m:t>=5</m:t>
        </m:r>
      </m:oMath>
      <w:r>
        <w:rPr>
          <w:rFonts w:ascii="宋体" w:eastAsia="宋体" w:hAnsi="宋体" w:hint="eastAsia"/>
        </w:rPr>
        <w:t>,得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C</m:t>
            </m:r>
          </m:e>
          <m:sub>
            <m:r>
              <w:rPr>
                <w:rFonts w:ascii="Cambria Math" w:eastAsia="宋体" w:hAnsi="Cambria Math"/>
              </w:rPr>
              <m:t>2</m:t>
            </m:r>
          </m:sub>
        </m:sSub>
        <m:r>
          <w:rPr>
            <w:rFonts w:ascii="Cambria Math" w:eastAsia="宋体" w:hAnsi="Cambria Math"/>
          </w:rPr>
          <m:t>=1.</m:t>
        </m:r>
      </m:oMath>
    </w:p>
    <w:p w14:paraId="6524E23E" w14:textId="77777777" w:rsidR="00E90EFC" w:rsidRDefault="00E90EFC" w:rsidP="00E90EF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因此所求特解为</w:t>
      </w:r>
      <m:oMath>
        <m:r>
          <m:rPr>
            <m:sty m:val="p"/>
          </m:rPr>
          <w:rPr>
            <w:rFonts w:ascii="Cambria Math" w:eastAsia="宋体" w:hAnsi="Cambria Math"/>
          </w:rPr>
          <m:t>y=2cos5x+sin5x</m:t>
        </m:r>
      </m:oMath>
    </w:p>
    <w:p w14:paraId="4BABF34F" w14:textId="78B019EB" w:rsidR="007D6E38" w:rsidRDefault="007D6E38" w:rsidP="00C35CC3">
      <w:pPr>
        <w:jc w:val="left"/>
        <w:rPr>
          <w:rFonts w:ascii="宋体" w:eastAsia="宋体" w:hAnsi="宋体"/>
          <w:szCs w:val="21"/>
        </w:rPr>
      </w:pPr>
    </w:p>
    <w:p w14:paraId="16DF49E1" w14:textId="14B26020" w:rsidR="004A33F8" w:rsidRPr="004A33F8" w:rsidRDefault="004A33F8" w:rsidP="004A33F8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4A33F8">
        <w:rPr>
          <w:rFonts w:ascii="宋体" w:eastAsia="宋体" w:hAnsi="宋体" w:hint="eastAsia"/>
          <w:b/>
          <w:bCs/>
          <w:sz w:val="30"/>
          <w:szCs w:val="30"/>
        </w:rPr>
        <w:t>35.二阶常系数非齐次线性微分方程</w:t>
      </w:r>
    </w:p>
    <w:p w14:paraId="73B5F0A1" w14:textId="08B98791" w:rsidR="006044F6" w:rsidRDefault="006044F6" w:rsidP="006044F6">
      <w:pPr>
        <w:spacing w:line="300" w:lineRule="auto"/>
      </w:pPr>
      <w:r>
        <w:t>1.</w:t>
      </w:r>
    </w:p>
    <w:p w14:paraId="25DD4C0C" w14:textId="1C6056DC" w:rsidR="006044F6" w:rsidRDefault="006044F6" w:rsidP="00D046E4">
      <w:pPr>
        <w:numPr>
          <w:ilvl w:val="0"/>
          <w:numId w:val="72"/>
        </w:numPr>
      </w:pPr>
      <w:r>
        <w:rPr>
          <w:noProof/>
        </w:rPr>
        <w:drawing>
          <wp:inline distT="0" distB="0" distL="0" distR="0" wp14:anchorId="19423C10" wp14:editId="243EE83E">
            <wp:extent cx="1400810" cy="228600"/>
            <wp:effectExtent l="0" t="0" r="889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011" w14:textId="16E9B56F" w:rsidR="006044F6" w:rsidRDefault="006044F6" w:rsidP="006044F6">
      <w:r>
        <w:rPr>
          <w:rFonts w:hint="eastAsia"/>
        </w:rPr>
        <w:t>对应齐次方程：</w:t>
      </w:r>
      <w:r>
        <w:rPr>
          <w:noProof/>
        </w:rPr>
        <w:drawing>
          <wp:inline distT="0" distB="0" distL="0" distR="0" wp14:anchorId="1D06EBF6" wp14:editId="6AA35466">
            <wp:extent cx="943610" cy="199390"/>
            <wp:effectExtent l="0" t="0" r="889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CF7E" w14:textId="2046AEDD" w:rsidR="006044F6" w:rsidRDefault="006044F6" w:rsidP="006044F6">
      <w:r>
        <w:rPr>
          <w:rFonts w:hint="eastAsia"/>
        </w:rPr>
        <w:t>对应特征方程：</w:t>
      </w:r>
      <w:r>
        <w:rPr>
          <w:noProof/>
        </w:rPr>
        <w:drawing>
          <wp:inline distT="0" distB="0" distL="0" distR="0" wp14:anchorId="2D96EE0C" wp14:editId="0759EF86">
            <wp:extent cx="885190" cy="19939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1460" w14:textId="77777777" w:rsidR="006044F6" w:rsidRDefault="006044F6" w:rsidP="006044F6">
      <w:r>
        <w:rPr>
          <w:rFonts w:hint="eastAsia"/>
        </w:rPr>
        <w:t>可解得二重跟、根：</w:t>
      </w:r>
      <w:r>
        <w:t>r=3</w:t>
      </w:r>
    </w:p>
    <w:p w14:paraId="04728D88" w14:textId="7225304D" w:rsidR="006044F6" w:rsidRDefault="006044F6" w:rsidP="006044F6">
      <w:r>
        <w:rPr>
          <w:rFonts w:hint="eastAsia"/>
        </w:rPr>
        <w:t>可设齐次方程的通解为：</w:t>
      </w:r>
      <w:r>
        <w:rPr>
          <w:noProof/>
        </w:rPr>
        <w:drawing>
          <wp:inline distT="0" distB="0" distL="0" distR="0" wp14:anchorId="1237063F" wp14:editId="28D7996A">
            <wp:extent cx="1061720" cy="228600"/>
            <wp:effectExtent l="0" t="0" r="508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480A" w14:textId="42688B6E" w:rsidR="006044F6" w:rsidRDefault="006044F6" w:rsidP="006044F6">
      <w:r>
        <w:rPr>
          <w:rFonts w:hint="eastAsia"/>
        </w:rPr>
        <w:t>假设非齐次方程的一个特解：</w:t>
      </w:r>
      <w:r>
        <w:rPr>
          <w:noProof/>
        </w:rPr>
        <w:drawing>
          <wp:inline distT="0" distB="0" distL="0" distR="0" wp14:anchorId="63F76817" wp14:editId="07B83F7E">
            <wp:extent cx="1356995" cy="2286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9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72DD" w14:textId="56AACEA2" w:rsidR="006044F6" w:rsidRDefault="006044F6" w:rsidP="006044F6">
      <w:r>
        <w:rPr>
          <w:rFonts w:hint="eastAsia"/>
        </w:rPr>
        <w:t>带入原方程解得：</w:t>
      </w:r>
      <w:r>
        <w:rPr>
          <w:noProof/>
        </w:rPr>
        <w:drawing>
          <wp:inline distT="0" distB="0" distL="0" distR="0" wp14:anchorId="256125F4" wp14:editId="593B6552">
            <wp:extent cx="767080" cy="39052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即</w:t>
      </w:r>
      <w:r>
        <w:rPr>
          <w:noProof/>
        </w:rPr>
        <w:drawing>
          <wp:inline distT="0" distB="0" distL="0" distR="0" wp14:anchorId="1AF9D530" wp14:editId="41ED7445">
            <wp:extent cx="1430655" cy="39052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49D9" w14:textId="05549EF2" w:rsidR="006044F6" w:rsidRDefault="006044F6" w:rsidP="006044F6">
      <w:r>
        <w:rPr>
          <w:rFonts w:hint="eastAsia"/>
        </w:rPr>
        <w:t>解得通解为：</w:t>
      </w:r>
      <w:r>
        <w:rPr>
          <w:noProof/>
        </w:rPr>
        <w:drawing>
          <wp:inline distT="0" distB="0" distL="0" distR="0" wp14:anchorId="7D745A37" wp14:editId="5B05B744">
            <wp:extent cx="2256790" cy="39052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5ECE" w14:textId="1CB7A566" w:rsidR="004A33F8" w:rsidRDefault="004A33F8" w:rsidP="00C35CC3">
      <w:pPr>
        <w:jc w:val="left"/>
        <w:rPr>
          <w:rFonts w:ascii="宋体" w:eastAsia="宋体" w:hAnsi="宋体"/>
          <w:szCs w:val="21"/>
        </w:rPr>
      </w:pPr>
    </w:p>
    <w:p w14:paraId="58D0C690" w14:textId="77777777" w:rsidR="008009D0" w:rsidRPr="008009D0" w:rsidRDefault="008009D0" w:rsidP="008009D0">
      <w:pPr>
        <w:rPr>
          <w:rFonts w:ascii="Calibri" w:eastAsia="宋体" w:hAnsi="Calibri" w:cs="Times New Roman"/>
          <w:szCs w:val="24"/>
        </w:rPr>
      </w:pPr>
      <w:r w:rsidRPr="008009D0">
        <w:rPr>
          <w:rFonts w:ascii="Calibri" w:eastAsia="宋体" w:hAnsi="Calibri" w:cs="Times New Roman"/>
          <w:szCs w:val="24"/>
        </w:rPr>
        <w:t>(2)</w:t>
      </w:r>
      <w:r w:rsidRPr="008009D0">
        <w:rPr>
          <w:rFonts w:ascii="Calibri" w:eastAsia="宋体" w:hAnsi="Calibri" w:cs="Times New Roman"/>
          <w:position w:val="-10"/>
          <w:szCs w:val="24"/>
        </w:rPr>
        <w:object w:dxaOrig="2340" w:dyaOrig="360" w14:anchorId="2B584BB2">
          <v:shape id="_x0000_i2945" type="#_x0000_t75" style="width:117.3pt;height:18pt" o:ole="">
            <v:imagedata r:id="rId1486" o:title=""/>
          </v:shape>
          <o:OLEObject Type="Embed" ProgID="Equation.KSEE3" ShapeID="_x0000_i2945" DrawAspect="Content" ObjectID="_1654737491" r:id="rId1487"/>
        </w:object>
      </w:r>
    </w:p>
    <w:p w14:paraId="5C5E6AE9" w14:textId="77777777" w:rsidR="008009D0" w:rsidRPr="008009D0" w:rsidRDefault="008009D0" w:rsidP="008009D0">
      <w:pPr>
        <w:rPr>
          <w:rFonts w:ascii="Calibri" w:eastAsia="宋体" w:hAnsi="Calibri" w:cs="Times New Roman"/>
          <w:szCs w:val="24"/>
        </w:rPr>
      </w:pPr>
      <w:r w:rsidRPr="008009D0">
        <w:rPr>
          <w:rFonts w:ascii="Calibri" w:eastAsia="宋体" w:hAnsi="Calibri" w:cs="Times New Roman" w:hint="eastAsia"/>
          <w:szCs w:val="24"/>
        </w:rPr>
        <w:t>由题意可知，对应的齐次方程的特征方程为：</w:t>
      </w:r>
      <w:r w:rsidRPr="008009D0">
        <w:rPr>
          <w:rFonts w:ascii="Calibri" w:eastAsia="宋体" w:hAnsi="Calibri" w:cs="Times New Roman"/>
          <w:position w:val="-6"/>
          <w:szCs w:val="24"/>
        </w:rPr>
        <w:object w:dxaOrig="1416" w:dyaOrig="324" w14:anchorId="755CB05F">
          <v:shape id="_x0000_i2946" type="#_x0000_t75" style="width:70.85pt;height:16.25pt" o:ole="">
            <v:imagedata r:id="rId1488" o:title=""/>
          </v:shape>
          <o:OLEObject Type="Embed" ProgID="Equation.KSEE3" ShapeID="_x0000_i2946" DrawAspect="Content" ObjectID="_1654737492" r:id="rId1489"/>
        </w:object>
      </w:r>
    </w:p>
    <w:p w14:paraId="2D385C5D" w14:textId="77777777" w:rsidR="008009D0" w:rsidRPr="008009D0" w:rsidRDefault="008009D0" w:rsidP="008009D0">
      <w:pPr>
        <w:rPr>
          <w:rFonts w:ascii="Calibri" w:eastAsia="宋体" w:hAnsi="Calibri" w:cs="Times New Roman"/>
          <w:szCs w:val="24"/>
        </w:rPr>
      </w:pPr>
      <w:r w:rsidRPr="008009D0">
        <w:rPr>
          <w:rFonts w:ascii="Calibri" w:eastAsia="宋体" w:hAnsi="Calibri" w:cs="Times New Roman" w:hint="eastAsia"/>
          <w:szCs w:val="24"/>
        </w:rPr>
        <w:t>可解得两个共轭复数为：</w:t>
      </w:r>
      <w:r w:rsidRPr="008009D0">
        <w:rPr>
          <w:rFonts w:ascii="Calibri" w:eastAsia="宋体" w:hAnsi="Calibri" w:cs="Times New Roman"/>
          <w:position w:val="-10"/>
          <w:szCs w:val="24"/>
        </w:rPr>
        <w:object w:dxaOrig="936" w:dyaOrig="336" w14:anchorId="7FE71C00">
          <v:shape id="_x0000_i2947" type="#_x0000_t75" style="width:47.05pt;height:16.85pt" o:ole="">
            <v:imagedata r:id="rId1490" o:title=""/>
          </v:shape>
          <o:OLEObject Type="Embed" ProgID="Equation.KSEE3" ShapeID="_x0000_i2947" DrawAspect="Content" ObjectID="_1654737493" r:id="rId1491"/>
        </w:object>
      </w:r>
      <w:r w:rsidRPr="008009D0">
        <w:rPr>
          <w:rFonts w:ascii="Calibri" w:eastAsia="宋体" w:hAnsi="Calibri" w:cs="Times New Roman" w:hint="eastAsia"/>
          <w:szCs w:val="24"/>
        </w:rPr>
        <w:t>和</w:t>
      </w:r>
      <w:r w:rsidRPr="008009D0">
        <w:rPr>
          <w:rFonts w:ascii="Calibri" w:eastAsia="宋体" w:hAnsi="Calibri" w:cs="Times New Roman"/>
          <w:position w:val="-10"/>
          <w:szCs w:val="24"/>
        </w:rPr>
        <w:object w:dxaOrig="960" w:dyaOrig="336" w14:anchorId="602A36FE">
          <v:shape id="_x0000_i2948" type="#_x0000_t75" style="width:48.2pt;height:16.85pt" o:ole="">
            <v:imagedata r:id="rId1492" o:title=""/>
          </v:shape>
          <o:OLEObject Type="Embed" ProgID="Equation.KSEE3" ShapeID="_x0000_i2948" DrawAspect="Content" ObjectID="_1654737494" r:id="rId1493"/>
        </w:object>
      </w:r>
    </w:p>
    <w:p w14:paraId="663C2EF4" w14:textId="77777777" w:rsidR="008009D0" w:rsidRPr="008009D0" w:rsidRDefault="008009D0" w:rsidP="008009D0">
      <w:pPr>
        <w:rPr>
          <w:rFonts w:ascii="Calibri" w:eastAsia="宋体" w:hAnsi="Calibri" w:cs="Times New Roman"/>
          <w:szCs w:val="24"/>
        </w:rPr>
      </w:pPr>
      <w:r w:rsidRPr="008009D0">
        <w:rPr>
          <w:rFonts w:ascii="Calibri" w:eastAsia="宋体" w:hAnsi="Calibri" w:cs="Times New Roman" w:hint="eastAsia"/>
          <w:szCs w:val="24"/>
        </w:rPr>
        <w:t>可设齐次方程的通解为：</w:t>
      </w:r>
      <w:r w:rsidRPr="008009D0">
        <w:rPr>
          <w:rFonts w:ascii="Calibri" w:eastAsia="宋体" w:hAnsi="Calibri" w:cs="Times New Roman"/>
          <w:position w:val="-10"/>
          <w:szCs w:val="24"/>
        </w:rPr>
        <w:object w:dxaOrig="2556" w:dyaOrig="360" w14:anchorId="4E8C8604">
          <v:shape id="_x0000_i2949" type="#_x0000_t75" style="width:127.75pt;height:18pt" o:ole="">
            <v:imagedata r:id="rId1494" o:title=""/>
          </v:shape>
          <o:OLEObject Type="Embed" ProgID="Equation.KSEE3" ShapeID="_x0000_i2949" DrawAspect="Content" ObjectID="_1654737495" r:id="rId1495"/>
        </w:object>
      </w:r>
    </w:p>
    <w:p w14:paraId="2DE2384F" w14:textId="77777777" w:rsidR="008009D0" w:rsidRPr="008009D0" w:rsidRDefault="008009D0" w:rsidP="008009D0">
      <w:pPr>
        <w:rPr>
          <w:rFonts w:ascii="Calibri" w:eastAsia="宋体" w:hAnsi="Calibri" w:cs="Times New Roman"/>
          <w:szCs w:val="24"/>
        </w:rPr>
      </w:pPr>
      <w:r w:rsidRPr="008009D0">
        <w:rPr>
          <w:rFonts w:ascii="Calibri" w:eastAsia="宋体" w:hAnsi="Calibri" w:cs="Times New Roman" w:hint="eastAsia"/>
          <w:szCs w:val="24"/>
        </w:rPr>
        <w:t>带入原方程为：</w:t>
      </w:r>
      <w:r w:rsidRPr="008009D0">
        <w:rPr>
          <w:rFonts w:ascii="Calibri" w:eastAsia="宋体" w:hAnsi="Calibri" w:cs="Times New Roman"/>
          <w:szCs w:val="24"/>
        </w:rPr>
        <w:t>m=-0.25</w:t>
      </w:r>
      <w:r w:rsidRPr="008009D0">
        <w:rPr>
          <w:rFonts w:ascii="Calibri" w:eastAsia="宋体" w:hAnsi="Calibri" w:cs="Times New Roman" w:hint="eastAsia"/>
          <w:szCs w:val="24"/>
        </w:rPr>
        <w:t>，</w:t>
      </w:r>
      <w:r w:rsidRPr="008009D0">
        <w:rPr>
          <w:rFonts w:ascii="Calibri" w:eastAsia="宋体" w:hAnsi="Calibri" w:cs="Times New Roman"/>
          <w:szCs w:val="24"/>
        </w:rPr>
        <w:t>n=0.</w:t>
      </w:r>
    </w:p>
    <w:p w14:paraId="5A96F73A" w14:textId="77777777" w:rsidR="008009D0" w:rsidRPr="008009D0" w:rsidRDefault="008009D0" w:rsidP="008009D0">
      <w:pPr>
        <w:rPr>
          <w:rFonts w:ascii="Calibri" w:eastAsia="宋体" w:hAnsi="Calibri" w:cs="Times New Roman"/>
          <w:szCs w:val="24"/>
        </w:rPr>
      </w:pPr>
      <w:r w:rsidRPr="008009D0">
        <w:rPr>
          <w:rFonts w:ascii="Calibri" w:eastAsia="宋体" w:hAnsi="Calibri" w:cs="Times New Roman" w:hint="eastAsia"/>
          <w:szCs w:val="24"/>
        </w:rPr>
        <w:t>所以可得特解为：</w:t>
      </w:r>
      <w:r w:rsidRPr="008009D0">
        <w:rPr>
          <w:rFonts w:ascii="Calibri" w:eastAsia="宋体" w:hAnsi="Calibri" w:cs="Times New Roman"/>
          <w:position w:val="-6"/>
          <w:szCs w:val="24"/>
        </w:rPr>
        <w:object w:dxaOrig="1620" w:dyaOrig="324" w14:anchorId="7FFE15D3">
          <v:shape id="_x0000_i2950" type="#_x0000_t75" style="width:81.3pt;height:16.25pt" o:ole="">
            <v:imagedata r:id="rId1496" o:title=""/>
          </v:shape>
          <o:OLEObject Type="Embed" ProgID="Equation.KSEE3" ShapeID="_x0000_i2950" DrawAspect="Content" ObjectID="_1654737496" r:id="rId1497"/>
        </w:object>
      </w:r>
    </w:p>
    <w:p w14:paraId="4C50F71F" w14:textId="15131C3B" w:rsidR="008009D0" w:rsidRDefault="008009D0" w:rsidP="008009D0">
      <w:pPr>
        <w:jc w:val="left"/>
        <w:rPr>
          <w:rFonts w:ascii="Calibri" w:eastAsia="宋体" w:hAnsi="Calibri" w:cs="Times New Roman"/>
          <w:szCs w:val="24"/>
        </w:rPr>
      </w:pPr>
      <w:r w:rsidRPr="008009D0">
        <w:rPr>
          <w:rFonts w:ascii="Calibri" w:eastAsia="宋体" w:hAnsi="Calibri" w:cs="Times New Roman" w:hint="eastAsia"/>
          <w:szCs w:val="24"/>
        </w:rPr>
        <w:lastRenderedPageBreak/>
        <w:t>所以最后通解为：</w:t>
      </w:r>
      <w:r w:rsidRPr="008009D0">
        <w:rPr>
          <w:rFonts w:ascii="Calibri" w:eastAsia="宋体" w:hAnsi="Calibri" w:cs="Times New Roman"/>
          <w:position w:val="-24"/>
          <w:szCs w:val="24"/>
        </w:rPr>
        <w:object w:dxaOrig="4080" w:dyaOrig="624" w14:anchorId="51983FB4">
          <v:shape id="_x0000_i2951" type="#_x0000_t75" style="width:203.8pt;height:31.35pt" o:ole="">
            <v:imagedata r:id="rId1498" o:title=""/>
          </v:shape>
          <o:OLEObject Type="Embed" ProgID="Equation.KSEE3" ShapeID="_x0000_i2951" DrawAspect="Content" ObjectID="_1654737497" r:id="rId1499"/>
        </w:object>
      </w:r>
    </w:p>
    <w:p w14:paraId="4F036102" w14:textId="355F2911" w:rsidR="00861A14" w:rsidRDefault="00861A14" w:rsidP="00861A14">
      <w:pPr>
        <w:spacing w:line="300" w:lineRule="auto"/>
        <w:rPr>
          <w:position w:val="-6"/>
        </w:rPr>
      </w:pPr>
      <w:r>
        <w:rPr>
          <w:rFonts w:hint="eastAsia"/>
          <w:position w:val="-6"/>
        </w:rPr>
        <w:t>(</w:t>
      </w:r>
      <w:r>
        <w:rPr>
          <w:position w:val="-6"/>
        </w:rPr>
        <w:t>3</w:t>
      </w:r>
      <w:r>
        <w:rPr>
          <w:position w:val="-6"/>
        </w:rPr>
        <w:t>)</w:t>
      </w:r>
    </w:p>
    <w:p w14:paraId="4FAD67B0" w14:textId="77777777" w:rsidR="00861A14" w:rsidRDefault="00861A14" w:rsidP="00861A14">
      <w:pPr>
        <w:spacing w:line="300" w:lineRule="auto"/>
      </w:pPr>
      <w:r>
        <w:rPr>
          <w:position w:val="-6"/>
          <w:szCs w:val="24"/>
        </w:rPr>
        <w:object w:dxaOrig="2292" w:dyaOrig="264" w14:anchorId="049AA3A5">
          <v:shape id="_x0000_i2960" type="#_x0000_t75" style="width:114.4pt;height:13.35pt" o:ole="">
            <v:imagedata r:id="rId1500" o:title=""/>
          </v:shape>
          <o:OLEObject Type="Embed" ProgID="Equation.Ribbit" ShapeID="_x0000_i2960" DrawAspect="Content" ObjectID="_1654737498" r:id="rId1501"/>
        </w:object>
      </w:r>
    </w:p>
    <w:p w14:paraId="4A6F9C3C" w14:textId="77777777" w:rsidR="00861A14" w:rsidRDefault="00861A14" w:rsidP="00861A14">
      <w:pPr>
        <w:spacing w:line="300" w:lineRule="auto"/>
      </w:pPr>
      <w:r>
        <w:rPr>
          <w:rFonts w:hint="eastAsia"/>
        </w:rPr>
        <w:t>齐次方程</w:t>
      </w:r>
      <w:r>
        <w:t xml:space="preserve">: </w:t>
      </w:r>
      <w:r>
        <w:rPr>
          <w:position w:val="-6"/>
          <w:szCs w:val="24"/>
        </w:rPr>
        <w:object w:dxaOrig="1080" w:dyaOrig="264" w14:anchorId="3B84AA0A">
          <v:shape id="_x0000_i2961" type="#_x0000_t75" style="width:54pt;height:13.35pt" o:ole="">
            <v:imagedata r:id="rId1502" o:title=""/>
          </v:shape>
          <o:OLEObject Type="Embed" ProgID="Equation.Ribbit" ShapeID="_x0000_i2961" DrawAspect="Content" ObjectID="_1654737499" r:id="rId1503"/>
        </w:object>
      </w:r>
    </w:p>
    <w:p w14:paraId="36C986B5" w14:textId="77777777" w:rsidR="00861A14" w:rsidRDefault="00861A14" w:rsidP="00861A14">
      <w:pPr>
        <w:spacing w:line="300" w:lineRule="auto"/>
      </w:pPr>
      <w:r>
        <w:rPr>
          <w:rFonts w:hint="eastAsia"/>
        </w:rPr>
        <w:t>特征方程及特征根</w:t>
      </w:r>
      <w:r>
        <w:t xml:space="preserve">: </w:t>
      </w:r>
      <w:r>
        <w:rPr>
          <w:position w:val="-6"/>
          <w:szCs w:val="24"/>
        </w:rPr>
        <w:object w:dxaOrig="2880" w:dyaOrig="276" w14:anchorId="6B7C04D7">
          <v:shape id="_x0000_i2962" type="#_x0000_t75" style="width:2in;height:13.95pt" o:ole="">
            <v:imagedata r:id="rId1504" o:title=""/>
          </v:shape>
          <o:OLEObject Type="Embed" ProgID="Equation.Ribbit" ShapeID="_x0000_i2962" DrawAspect="Content" ObjectID="_1654737500" r:id="rId1505"/>
        </w:object>
      </w:r>
    </w:p>
    <w:p w14:paraId="6C41B095" w14:textId="77777777" w:rsidR="00861A14" w:rsidRDefault="00861A14" w:rsidP="00861A14">
      <w:pPr>
        <w:spacing w:line="300" w:lineRule="auto"/>
      </w:pPr>
      <w:r>
        <w:rPr>
          <w:rFonts w:hint="eastAsia"/>
        </w:rPr>
        <w:t>对应的齐次方程的通解</w:t>
      </w:r>
      <w:r>
        <w:t xml:space="preserve">: </w:t>
      </w:r>
      <w:r>
        <w:rPr>
          <w:position w:val="-8"/>
          <w:szCs w:val="24"/>
        </w:rPr>
        <w:object w:dxaOrig="2184" w:dyaOrig="276" w14:anchorId="0FD2A9B0">
          <v:shape id="_x0000_i2963" type="#_x0000_t75" style="width:109.15pt;height:13.95pt" o:ole="">
            <v:imagedata r:id="rId1506" o:title=""/>
          </v:shape>
          <o:OLEObject Type="Embed" ProgID="Equation.Ribbit" ShapeID="_x0000_i2963" DrawAspect="Content" ObjectID="_1654737501" r:id="rId1507"/>
        </w:object>
      </w:r>
    </w:p>
    <w:p w14:paraId="2F20345F" w14:textId="77777777" w:rsidR="00861A14" w:rsidRDefault="00861A14" w:rsidP="00861A14">
      <w:pPr>
        <w:spacing w:line="300" w:lineRule="auto"/>
      </w:pPr>
      <w:r>
        <w:rPr>
          <w:rFonts w:hint="eastAsia"/>
        </w:rPr>
        <w:t>自由项</w:t>
      </w:r>
      <w:r>
        <w:t xml:space="preserve">: </w:t>
      </w:r>
      <w:r>
        <w:rPr>
          <w:position w:val="-8"/>
          <w:szCs w:val="24"/>
        </w:rPr>
        <w:object w:dxaOrig="2184" w:dyaOrig="288" w14:anchorId="1FC488E6">
          <v:shape id="_x0000_i2964" type="#_x0000_t75" style="width:109.15pt;height:14.5pt" o:ole="">
            <v:imagedata r:id="rId1508" o:title=""/>
          </v:shape>
          <o:OLEObject Type="Embed" ProgID="Equation.Ribbit" ShapeID="_x0000_i2964" DrawAspect="Content" ObjectID="_1654737502" r:id="rId1509"/>
        </w:object>
      </w:r>
      <w:r>
        <w:t xml:space="preserve">, </w:t>
      </w:r>
      <w:r>
        <w:rPr>
          <w:rFonts w:hint="eastAsia"/>
        </w:rPr>
        <w:t>其中</w:t>
      </w:r>
      <w:r>
        <w:rPr>
          <w:position w:val="-6"/>
          <w:szCs w:val="24"/>
        </w:rPr>
        <w:object w:dxaOrig="468" w:dyaOrig="240" w14:anchorId="51C4AFBA">
          <v:shape id="_x0000_i2965" type="#_x0000_t75" style="width:23.25pt;height:12.2pt" o:ole="">
            <v:imagedata r:id="rId1510" o:title=""/>
          </v:shape>
          <o:OLEObject Type="Embed" ProgID="Equation.Ribbit" ShapeID="_x0000_i2965" DrawAspect="Content" ObjectID="_1654737503" r:id="rId1511"/>
        </w:object>
      </w:r>
      <w:r>
        <w:rPr>
          <w:rFonts w:hint="eastAsia"/>
        </w:rPr>
        <w:t>是</w:t>
      </w:r>
      <w:r>
        <w:rPr>
          <w:position w:val="-6"/>
          <w:szCs w:val="24"/>
        </w:rPr>
        <w:object w:dxaOrig="1872" w:dyaOrig="276" w14:anchorId="01965A0D">
          <v:shape id="_x0000_i2966" type="#_x0000_t75" style="width:93.5pt;height:13.95pt" o:ole="">
            <v:imagedata r:id="rId1512" o:title=""/>
          </v:shape>
          <o:OLEObject Type="Embed" ProgID="Equation.Ribbit" ShapeID="_x0000_i2966" DrawAspect="Content" ObjectID="_1654737504" r:id="rId1513"/>
        </w:object>
      </w:r>
      <w:r>
        <w:rPr>
          <w:rFonts w:hint="eastAsia"/>
        </w:rPr>
        <w:t>的虚部</w:t>
      </w:r>
    </w:p>
    <w:p w14:paraId="0185FE40" w14:textId="77777777" w:rsidR="00861A14" w:rsidRDefault="00861A14" w:rsidP="00861A14">
      <w:pPr>
        <w:spacing w:line="300" w:lineRule="auto"/>
      </w:pPr>
      <w:r>
        <w:rPr>
          <w:rFonts w:hint="eastAsia"/>
        </w:rPr>
        <w:t>将自由项分成两项分别来求，首先求</w:t>
      </w:r>
      <w:r>
        <w:rPr>
          <w:position w:val="-6"/>
          <w:szCs w:val="24"/>
        </w:rPr>
        <w:object w:dxaOrig="1368" w:dyaOrig="276" w14:anchorId="00095249">
          <v:shape id="_x0000_i2967" type="#_x0000_t75" style="width:68.5pt;height:13.95pt" o:ole="">
            <v:imagedata r:id="rId1514" o:title=""/>
          </v:shape>
          <o:OLEObject Type="Embed" ProgID="Equation.Ribbit" ShapeID="_x0000_i2967" DrawAspect="Content" ObjectID="_1654737505" r:id="rId1515"/>
        </w:object>
      </w:r>
      <w:r>
        <w:rPr>
          <w:rFonts w:hint="eastAsia"/>
        </w:rPr>
        <w:t>的一个特解：</w:t>
      </w:r>
    </w:p>
    <w:p w14:paraId="0C7799A5" w14:textId="77777777" w:rsidR="00861A14" w:rsidRDefault="00861A14" w:rsidP="00861A14">
      <w:pPr>
        <w:spacing w:line="300" w:lineRule="auto"/>
      </w:pPr>
      <w:r>
        <w:rPr>
          <w:rFonts w:hint="eastAsia"/>
        </w:rPr>
        <w:t>①</w:t>
      </w:r>
      <w:r>
        <w:t xml:space="preserve"> </w:t>
      </w:r>
      <w:r>
        <w:rPr>
          <w:position w:val="-6"/>
          <w:szCs w:val="24"/>
        </w:rPr>
        <w:object w:dxaOrig="1428" w:dyaOrig="276" w14:anchorId="00A6586C">
          <v:shape id="_x0000_i2968" type="#_x0000_t75" style="width:71.4pt;height:13.95pt" o:ole="">
            <v:imagedata r:id="rId1516" o:title=""/>
          </v:shape>
          <o:OLEObject Type="Embed" ProgID="Equation.Ribbit" ShapeID="_x0000_i2968" DrawAspect="Content" ObjectID="_1654737506" r:id="rId1517"/>
        </w:object>
      </w:r>
    </w:p>
    <w:p w14:paraId="634E11DA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position w:val="-6"/>
          <w:szCs w:val="24"/>
        </w:rPr>
        <w:object w:dxaOrig="588" w:dyaOrig="240" w14:anchorId="089AD20F">
          <v:shape id="_x0000_i2969" type="#_x0000_t75" style="width:29.6pt;height:12.2pt" o:ole="">
            <v:imagedata r:id="rId1518" o:title=""/>
          </v:shape>
          <o:OLEObject Type="Embed" ProgID="Equation.Ribbit" ShapeID="_x0000_i2969" DrawAspect="Content" ObjectID="_1654737507" r:id="rId1519"/>
        </w:object>
      </w:r>
      <w:r>
        <w:t xml:space="preserve">, </w:t>
      </w:r>
      <w:r>
        <w:rPr>
          <w:rFonts w:hint="eastAsia"/>
        </w:rPr>
        <w:t>非特征根</w:t>
      </w:r>
    </w:p>
    <w:p w14:paraId="450FC567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rFonts w:hint="eastAsia"/>
        </w:rPr>
        <w:t>设</w:t>
      </w:r>
      <w:r>
        <w:rPr>
          <w:position w:val="-8"/>
          <w:szCs w:val="24"/>
        </w:rPr>
        <w:object w:dxaOrig="2508" w:dyaOrig="288" w14:anchorId="367933E3">
          <v:shape id="_x0000_i2970" type="#_x0000_t75" style="width:125.4pt;height:14.5pt" o:ole="">
            <v:imagedata r:id="rId1520" o:title=""/>
          </v:shape>
          <o:OLEObject Type="Embed" ProgID="Equation.Ribbit" ShapeID="_x0000_i2970" DrawAspect="Content" ObjectID="_1654737508" r:id="rId1521"/>
        </w:object>
      </w:r>
      <w:r>
        <w:t xml:space="preserve">, </w:t>
      </w:r>
      <w:r>
        <w:rPr>
          <w:rFonts w:hint="eastAsia"/>
        </w:rPr>
        <w:t>代入原方程得：</w:t>
      </w:r>
    </w:p>
    <w:p w14:paraId="0914E37A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position w:val="-8"/>
          <w:szCs w:val="24"/>
        </w:rPr>
        <w:object w:dxaOrig="2616" w:dyaOrig="288" w14:anchorId="62C86B1E">
          <v:shape id="_x0000_i2971" type="#_x0000_t75" style="width:130.65pt;height:14.5pt" o:ole="">
            <v:imagedata r:id="rId1522" o:title=""/>
          </v:shape>
          <o:OLEObject Type="Embed" ProgID="Equation.Ribbit" ShapeID="_x0000_i2971" DrawAspect="Content" ObjectID="_1654737509" r:id="rId1523"/>
        </w:object>
      </w:r>
    </w:p>
    <w:p w14:paraId="016777BF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rFonts w:hint="eastAsia"/>
        </w:rPr>
        <w:t>解得</w:t>
      </w:r>
      <w:r>
        <w:t xml:space="preserve"> </w:t>
      </w:r>
      <w:r>
        <w:rPr>
          <w:position w:val="-6"/>
          <w:szCs w:val="24"/>
        </w:rPr>
        <w:object w:dxaOrig="552" w:dyaOrig="240" w14:anchorId="3DC254F6">
          <v:shape id="_x0000_i2972" type="#_x0000_t75" style="width:27.85pt;height:12.2pt" o:ole="">
            <v:imagedata r:id="rId1524" o:title=""/>
          </v:shape>
          <o:OLEObject Type="Embed" ProgID="Equation.Ribbit" ShapeID="_x0000_i2972" DrawAspect="Content" ObjectID="_1654737510" r:id="rId1525"/>
        </w:object>
      </w:r>
    </w:p>
    <w:p w14:paraId="7969853E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position w:val="-8"/>
          <w:szCs w:val="24"/>
        </w:rPr>
        <w:object w:dxaOrig="1224" w:dyaOrig="288" w14:anchorId="63422CE5">
          <v:shape id="_x0000_i2973" type="#_x0000_t75" style="width:60.95pt;height:14.5pt" o:ole="">
            <v:imagedata r:id="rId1526" o:title=""/>
          </v:shape>
          <o:OLEObject Type="Embed" ProgID="Equation.Ribbit" ShapeID="_x0000_i2973" DrawAspect="Content" ObjectID="_1654737511" r:id="rId1527"/>
        </w:object>
      </w:r>
    </w:p>
    <w:p w14:paraId="602997D4" w14:textId="77777777" w:rsidR="00861A14" w:rsidRDefault="00861A14" w:rsidP="00861A14">
      <w:pPr>
        <w:spacing w:line="300" w:lineRule="auto"/>
      </w:pP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下面求</w:t>
      </w:r>
      <w:r>
        <w:rPr>
          <w:position w:val="-6"/>
          <w:szCs w:val="24"/>
        </w:rPr>
        <w:object w:dxaOrig="1476" w:dyaOrig="276" w14:anchorId="7CC12AA0">
          <v:shape id="_x0000_i2974" type="#_x0000_t75" style="width:73.75pt;height:13.95pt" o:ole="">
            <v:imagedata r:id="rId1528" o:title=""/>
          </v:shape>
          <o:OLEObject Type="Embed" ProgID="Equation.Ribbit" ShapeID="_x0000_i2974" DrawAspect="Content" ObjectID="_1654737512" r:id="rId1529"/>
        </w:object>
      </w:r>
      <w:r>
        <w:rPr>
          <w:rFonts w:hint="eastAsia"/>
        </w:rPr>
        <w:t>的一个特解：</w:t>
      </w:r>
    </w:p>
    <w:p w14:paraId="36B29295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position w:val="-6"/>
          <w:szCs w:val="24"/>
        </w:rPr>
        <w:object w:dxaOrig="552" w:dyaOrig="240" w14:anchorId="198D2960">
          <v:shape id="_x0000_i2975" type="#_x0000_t75" style="width:27.85pt;height:12.2pt" o:ole="">
            <v:imagedata r:id="rId1530" o:title=""/>
          </v:shape>
          <o:OLEObject Type="Embed" ProgID="Equation.Ribbit" ShapeID="_x0000_i2975" DrawAspect="Content" ObjectID="_1654737513" r:id="rId1531"/>
        </w:object>
      </w:r>
      <w:r>
        <w:t xml:space="preserve">, </w:t>
      </w:r>
      <w:r>
        <w:rPr>
          <w:rFonts w:hint="eastAsia"/>
        </w:rPr>
        <w:t>非特征根</w:t>
      </w:r>
    </w:p>
    <w:p w14:paraId="7BAE2D8D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rFonts w:hint="eastAsia"/>
        </w:rPr>
        <w:t>设</w:t>
      </w:r>
      <w:r>
        <w:rPr>
          <w:position w:val="-8"/>
          <w:szCs w:val="24"/>
        </w:rPr>
        <w:object w:dxaOrig="2028" w:dyaOrig="288" w14:anchorId="5778F50E">
          <v:shape id="_x0000_i2976" type="#_x0000_t75" style="width:101.6pt;height:14.5pt" o:ole="">
            <v:imagedata r:id="rId1532" o:title=""/>
          </v:shape>
          <o:OLEObject Type="Embed" ProgID="Equation.Ribbit" ShapeID="_x0000_i2976" DrawAspect="Content" ObjectID="_1654737514" r:id="rId1533"/>
        </w:object>
      </w:r>
      <w:r>
        <w:t xml:space="preserve">,  </w:t>
      </w:r>
      <w:r>
        <w:rPr>
          <w:position w:val="-8"/>
          <w:szCs w:val="24"/>
        </w:rPr>
        <w:object w:dxaOrig="1464" w:dyaOrig="276" w14:anchorId="565E083B">
          <v:shape id="_x0000_i2977" type="#_x0000_t75" style="width:73.15pt;height:13.95pt" o:ole="">
            <v:imagedata r:id="rId1534" o:title=""/>
          </v:shape>
          <o:OLEObject Type="Embed" ProgID="Equation.Ribbit" ShapeID="_x0000_i2977" DrawAspect="Content" ObjectID="_1654737515" r:id="rId1535"/>
        </w:object>
      </w:r>
      <w:r>
        <w:rPr>
          <w:rFonts w:hint="eastAsia"/>
        </w:rPr>
        <w:t>，代入原方程，得：</w:t>
      </w:r>
    </w:p>
    <w:p w14:paraId="641668BD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position w:val="-8"/>
          <w:szCs w:val="24"/>
        </w:rPr>
        <w:object w:dxaOrig="4308" w:dyaOrig="288" w14:anchorId="706E99B8">
          <v:shape id="_x0000_i2978" type="#_x0000_t75" style="width:215.4pt;height:14.5pt" o:ole="">
            <v:imagedata r:id="rId1536" o:title=""/>
          </v:shape>
          <o:OLEObject Type="Embed" ProgID="Equation.Ribbit" ShapeID="_x0000_i2978" DrawAspect="Content" ObjectID="_1654737516" r:id="rId1537"/>
        </w:object>
      </w:r>
    </w:p>
    <w:p w14:paraId="4ABD17DD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rFonts w:hint="eastAsia"/>
        </w:rPr>
        <w:t>解得</w:t>
      </w:r>
      <w:r>
        <w:t xml:space="preserve"> </w:t>
      </w:r>
      <w:r>
        <w:rPr>
          <w:position w:val="-6"/>
          <w:szCs w:val="24"/>
        </w:rPr>
        <w:object w:dxaOrig="1752" w:dyaOrig="252" w14:anchorId="5E0C2353">
          <v:shape id="_x0000_i2979" type="#_x0000_t75" style="width:87.7pt;height:12.75pt" o:ole="">
            <v:imagedata r:id="rId1538" o:title=""/>
          </v:shape>
          <o:OLEObject Type="Embed" ProgID="Equation.Ribbit" ShapeID="_x0000_i2979" DrawAspect="Content" ObjectID="_1654737517" r:id="rId1539"/>
        </w:object>
      </w:r>
    </w:p>
    <w:p w14:paraId="53496721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rFonts w:hint="eastAsia"/>
        </w:rPr>
        <w:t>可得</w:t>
      </w:r>
      <w:r>
        <w:rPr>
          <w:position w:val="-8"/>
          <w:szCs w:val="24"/>
        </w:rPr>
        <w:object w:dxaOrig="6696" w:dyaOrig="288" w14:anchorId="12B40E2F">
          <v:shape id="_x0000_i2980" type="#_x0000_t75" style="width:335.05pt;height:14.5pt" o:ole="">
            <v:imagedata r:id="rId1540" o:title=""/>
          </v:shape>
          <o:OLEObject Type="Embed" ProgID="Equation.Ribbit" ShapeID="_x0000_i2980" DrawAspect="Content" ObjectID="_1654737518" r:id="rId1541"/>
        </w:object>
      </w:r>
    </w:p>
    <w:p w14:paraId="420641C4" w14:textId="77777777" w:rsidR="00861A14" w:rsidRDefault="00861A14" w:rsidP="00861A14">
      <w:pPr>
        <w:spacing w:line="300" w:lineRule="auto"/>
      </w:pPr>
      <w:r>
        <w:t xml:space="preserve">   </w:t>
      </w:r>
      <w:r>
        <w:rPr>
          <w:rFonts w:hint="eastAsia"/>
        </w:rPr>
        <w:t>取虚数部分</w:t>
      </w:r>
      <w:r>
        <w:t xml:space="preserve">, </w:t>
      </w:r>
      <w:r>
        <w:rPr>
          <w:position w:val="-8"/>
          <w:szCs w:val="24"/>
        </w:rPr>
        <w:object w:dxaOrig="2700" w:dyaOrig="276" w14:anchorId="2090CB30">
          <v:shape id="_x0000_i2981" type="#_x0000_t75" style="width:135.3pt;height:13.95pt" o:ole="">
            <v:imagedata r:id="rId1542" o:title=""/>
          </v:shape>
          <o:OLEObject Type="Embed" ProgID="Equation.Ribbit" ShapeID="_x0000_i2981" DrawAspect="Content" ObjectID="_1654737519" r:id="rId1543"/>
        </w:object>
      </w:r>
    </w:p>
    <w:p w14:paraId="0515E1CF" w14:textId="77777777" w:rsidR="00861A14" w:rsidRDefault="00861A14" w:rsidP="00861A14">
      <w:pPr>
        <w:spacing w:line="300" w:lineRule="auto"/>
      </w:pPr>
      <w:r>
        <w:rPr>
          <w:rFonts w:hint="eastAsia"/>
        </w:rPr>
        <w:t>由①、②得：</w:t>
      </w:r>
      <w:r>
        <w:rPr>
          <w:position w:val="-8"/>
          <w:szCs w:val="24"/>
        </w:rPr>
        <w:object w:dxaOrig="4860" w:dyaOrig="288" w14:anchorId="6DCFA70F">
          <v:shape id="_x0000_i2982" type="#_x0000_t75" style="width:243.3pt;height:14.5pt" o:ole="">
            <v:imagedata r:id="rId1544" o:title=""/>
          </v:shape>
          <o:OLEObject Type="Embed" ProgID="Equation.Ribbit" ShapeID="_x0000_i2982" DrawAspect="Content" ObjectID="_1654737520" r:id="rId1545"/>
        </w:object>
      </w:r>
    </w:p>
    <w:p w14:paraId="3384815D" w14:textId="570B2CFC" w:rsidR="00861A14" w:rsidRDefault="00861A14" w:rsidP="00861A14">
      <w:pPr>
        <w:spacing w:line="300" w:lineRule="auto"/>
        <w:rPr>
          <w:szCs w:val="24"/>
        </w:rPr>
      </w:pPr>
      <w:r>
        <w:rPr>
          <w:rFonts w:hint="eastAsia"/>
        </w:rPr>
        <w:t>所以该方程的通解为：</w:t>
      </w:r>
      <w:r>
        <w:rPr>
          <w:position w:val="-8"/>
          <w:szCs w:val="24"/>
        </w:rPr>
        <w:object w:dxaOrig="6228" w:dyaOrig="288" w14:anchorId="5248D43F">
          <v:shape id="_x0000_i2983" type="#_x0000_t75" style="width:311.25pt;height:14.5pt" o:ole="">
            <v:imagedata r:id="rId1546" o:title=""/>
          </v:shape>
          <o:OLEObject Type="Embed" ProgID="Equation.Ribbit" ShapeID="_x0000_i2983" DrawAspect="Content" ObjectID="_1654737521" r:id="rId1547"/>
        </w:object>
      </w:r>
    </w:p>
    <w:p w14:paraId="62C9A659" w14:textId="6CFF8643" w:rsidR="00D046E4" w:rsidRDefault="00D046E4" w:rsidP="00861A14">
      <w:pPr>
        <w:spacing w:line="300" w:lineRule="auto"/>
        <w:rPr>
          <w:szCs w:val="24"/>
        </w:rPr>
      </w:pPr>
    </w:p>
    <w:p w14:paraId="5BE79CD9" w14:textId="77777777" w:rsidR="00D046E4" w:rsidRPr="00D046E4" w:rsidRDefault="00D046E4" w:rsidP="00D046E4">
      <w:pPr>
        <w:numPr>
          <w:ilvl w:val="0"/>
          <w:numId w:val="73"/>
        </w:num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求方程的特解：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29D82B6C" wp14:editId="650694BD">
            <wp:extent cx="2315210" cy="228600"/>
            <wp:effectExtent l="0" t="0" r="8890" b="0"/>
            <wp:docPr id="1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91875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原方程可化解为：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488513F1" wp14:editId="345AD300">
            <wp:extent cx="1076325" cy="390525"/>
            <wp:effectExtent l="0" t="0" r="9525" b="9525"/>
            <wp:docPr id="11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225C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对应特征方程：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1B5D87A9" wp14:editId="6E2A1E02">
            <wp:extent cx="604520" cy="199390"/>
            <wp:effectExtent l="0" t="0" r="5080" b="0"/>
            <wp:docPr id="1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05CE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可解得两个共轭复数：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60CE14BB" wp14:editId="5CFE3A40">
            <wp:extent cx="936625" cy="213995"/>
            <wp:effectExtent l="0" t="0" r="0" b="0"/>
            <wp:docPr id="11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2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7644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可设齐次方程的通解为：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200D8DCE" wp14:editId="4305E889">
            <wp:extent cx="1496695" cy="213995"/>
            <wp:effectExtent l="0" t="0" r="8255" b="0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0504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假设非齐次方程的一个特解为：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54B69B4C" wp14:editId="7C70900B">
            <wp:extent cx="1054735" cy="228600"/>
            <wp:effectExtent l="0" t="0" r="0" b="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6E4">
        <w:rPr>
          <w:rFonts w:ascii="Calibri" w:eastAsia="宋体" w:hAnsi="Calibri" w:cs="Times New Roman" w:hint="eastAsia"/>
          <w:szCs w:val="24"/>
        </w:rPr>
        <w:t>（</w:t>
      </w:r>
      <w:r w:rsidRPr="00D046E4">
        <w:rPr>
          <w:rFonts w:ascii="Calibri" w:eastAsia="宋体" w:hAnsi="Calibri" w:cs="Times New Roman"/>
          <w:szCs w:val="24"/>
        </w:rPr>
        <w:t>2i</w:t>
      </w:r>
      <w:r w:rsidRPr="00D046E4">
        <w:rPr>
          <w:rFonts w:ascii="Calibri" w:eastAsia="宋体" w:hAnsi="Calibri" w:cs="Times New Roman" w:hint="eastAsia"/>
          <w:szCs w:val="24"/>
        </w:rPr>
        <w:t>是单特征根）</w:t>
      </w:r>
    </w:p>
    <w:p w14:paraId="1AA93D1A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lastRenderedPageBreak/>
        <w:t>带入原方程解得：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0552E33F" wp14:editId="57E49511">
            <wp:extent cx="553085" cy="390525"/>
            <wp:effectExtent l="0" t="0" r="0" b="9525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6E4">
        <w:rPr>
          <w:rFonts w:ascii="Calibri" w:eastAsia="宋体" w:hAnsi="Calibri" w:cs="Times New Roman" w:hint="eastAsia"/>
          <w:szCs w:val="24"/>
        </w:rPr>
        <w:t>即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77379B51" wp14:editId="2B4E7314">
            <wp:extent cx="1091565" cy="390525"/>
            <wp:effectExtent l="0" t="0" r="0" b="9525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CF55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解得通解为：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7BA19B75" wp14:editId="01D5C581">
            <wp:extent cx="2271395" cy="390525"/>
            <wp:effectExtent l="0" t="0" r="0" b="9525"/>
            <wp:docPr id="11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D542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将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01068BDB" wp14:editId="7330078E">
            <wp:extent cx="1113790" cy="228600"/>
            <wp:effectExtent l="0" t="0" r="0" b="0"/>
            <wp:docPr id="4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6E4">
        <w:rPr>
          <w:rFonts w:ascii="Calibri" w:eastAsia="宋体" w:hAnsi="Calibri" w:cs="Times New Roman" w:hint="eastAsia"/>
          <w:szCs w:val="24"/>
        </w:rPr>
        <w:t>代入通解中可得：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149ECFDD" wp14:editId="2B990CB4">
            <wp:extent cx="1039495" cy="390525"/>
            <wp:effectExtent l="0" t="0" r="8255" b="9525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49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159A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所以原方程特解为：</w:t>
      </w:r>
      <w:r w:rsidRPr="00D046E4">
        <w:rPr>
          <w:rFonts w:ascii="Calibri" w:eastAsia="宋体" w:hAnsi="Calibri" w:cs="Times New Roman"/>
          <w:noProof/>
          <w:szCs w:val="24"/>
        </w:rPr>
        <w:drawing>
          <wp:inline distT="0" distB="0" distL="0" distR="0" wp14:anchorId="298930CE" wp14:editId="0F221965">
            <wp:extent cx="1600200" cy="390525"/>
            <wp:effectExtent l="0" t="0" r="0" b="952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1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7981" w14:textId="77777777" w:rsidR="00D046E4" w:rsidRPr="00D046E4" w:rsidRDefault="00D046E4" w:rsidP="00D046E4">
      <w:pPr>
        <w:rPr>
          <w:rFonts w:ascii="Calibri" w:eastAsia="宋体" w:hAnsi="Calibri" w:cs="Times New Roman"/>
          <w:szCs w:val="24"/>
        </w:rPr>
      </w:pPr>
    </w:p>
    <w:p w14:paraId="4E3CF0E4" w14:textId="77777777" w:rsidR="00D046E4" w:rsidRPr="00D046E4" w:rsidRDefault="00D046E4" w:rsidP="00D046E4">
      <w:pPr>
        <w:numPr>
          <w:ilvl w:val="0"/>
          <w:numId w:val="74"/>
        </w:numPr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设连续函数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516" w:dyaOrig="324" w14:anchorId="6C82486C">
          <v:shape id="_x0000_i3009" type="#_x0000_t75" style="width:25.55pt;height:16.25pt" o:ole="">
            <v:imagedata r:id="rId1560" o:title=""/>
          </v:shape>
          <o:OLEObject Type="Embed" ProgID="Equation.KSEE3" ShapeID="_x0000_i3009" DrawAspect="Content" ObjectID="_1654737522" r:id="rId1561"/>
        </w:object>
      </w:r>
      <w:r w:rsidRPr="00D046E4">
        <w:rPr>
          <w:rFonts w:ascii="Calibri" w:eastAsia="宋体" w:hAnsi="Calibri" w:cs="Times New Roman" w:hint="eastAsia"/>
          <w:szCs w:val="24"/>
        </w:rPr>
        <w:t>连续，且满足：</w:t>
      </w:r>
    </w:p>
    <w:p w14:paraId="12F22B87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/>
          <w:position w:val="-18"/>
          <w:szCs w:val="24"/>
        </w:rPr>
        <w:object w:dxaOrig="3216" w:dyaOrig="516" w14:anchorId="5D215556">
          <v:shape id="_x0000_i3010" type="#_x0000_t75" style="width:160.85pt;height:25.55pt" o:ole="">
            <v:imagedata r:id="rId1562" o:title=""/>
          </v:shape>
          <o:OLEObject Type="Embed" ProgID="Equation.KSEE3" ShapeID="_x0000_i3010" DrawAspect="Content" ObjectID="_1654737523" r:id="rId1563"/>
        </w:object>
      </w:r>
    </w:p>
    <w:p w14:paraId="6F7CA591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求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516" w:dyaOrig="324" w14:anchorId="62D3B90E">
          <v:shape id="_x0000_i3011" type="#_x0000_t75" style="width:25.55pt;height:16.25pt" o:ole="">
            <v:imagedata r:id="rId1560" o:title=""/>
          </v:shape>
          <o:OLEObject Type="Embed" ProgID="Equation.KSEE3" ShapeID="_x0000_i3011" DrawAspect="Content" ObjectID="_1654737524" r:id="rId1564"/>
        </w:object>
      </w:r>
    </w:p>
    <w:p w14:paraId="1BE8AF7A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</w:p>
    <w:p w14:paraId="48A0A247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对等式两边同时求导可得：</w:t>
      </w:r>
      <w:r w:rsidRPr="00D046E4">
        <w:rPr>
          <w:rFonts w:ascii="Calibri" w:eastAsia="宋体" w:hAnsi="Calibri" w:cs="Times New Roman"/>
          <w:position w:val="-18"/>
          <w:szCs w:val="24"/>
        </w:rPr>
        <w:object w:dxaOrig="2040" w:dyaOrig="516" w14:anchorId="6F6F2EBE">
          <v:shape id="_x0000_i3012" type="#_x0000_t75" style="width:102.2pt;height:25.55pt" o:ole="">
            <v:imagedata r:id="rId1565" o:title=""/>
          </v:shape>
          <o:OLEObject Type="Embed" ProgID="Equation.KSEE3" ShapeID="_x0000_i3012" DrawAspect="Content" ObjectID="_1654737525" r:id="rId1566"/>
        </w:object>
      </w:r>
    </w:p>
    <w:p w14:paraId="557E5828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再次同时求导可得：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1704" w:dyaOrig="360" w14:anchorId="17611501">
          <v:shape id="_x0000_i3013" type="#_x0000_t75" style="width:85.35pt;height:18pt" o:ole="">
            <v:imagedata r:id="rId1567" o:title=""/>
          </v:shape>
          <o:OLEObject Type="Embed" ProgID="Equation.KSEE3" ShapeID="_x0000_i3013" DrawAspect="Content" ObjectID="_1654737526" r:id="rId1568"/>
        </w:object>
      </w:r>
      <w:r w:rsidRPr="00D046E4">
        <w:rPr>
          <w:rFonts w:ascii="Calibri" w:eastAsia="宋体" w:hAnsi="Calibri" w:cs="Times New Roman"/>
          <w:szCs w:val="24"/>
        </w:rPr>
        <w:t xml:space="preserve"> </w:t>
      </w:r>
      <w:r w:rsidRPr="00D046E4">
        <w:rPr>
          <w:rFonts w:ascii="Calibri" w:eastAsia="宋体" w:hAnsi="Calibri" w:cs="Times New Roman" w:hint="eastAsia"/>
          <w:szCs w:val="24"/>
        </w:rPr>
        <w:t>（</w:t>
      </w:r>
      <w:r w:rsidRPr="00D046E4">
        <w:rPr>
          <w:rFonts w:ascii="Calibri" w:eastAsia="宋体" w:hAnsi="Calibri" w:cs="Times New Roman"/>
          <w:szCs w:val="24"/>
        </w:rPr>
        <w:t>1</w:t>
      </w:r>
      <w:r w:rsidRPr="00D046E4">
        <w:rPr>
          <w:rFonts w:ascii="Calibri" w:eastAsia="宋体" w:hAnsi="Calibri" w:cs="Times New Roman" w:hint="eastAsia"/>
          <w:szCs w:val="24"/>
        </w:rPr>
        <w:t>）</w:t>
      </w:r>
    </w:p>
    <w:p w14:paraId="6B08D29E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由上述式子可得：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816" w:dyaOrig="324" w14:anchorId="026F8316">
          <v:shape id="_x0000_i3014" type="#_x0000_t75" style="width:40.65pt;height:16.25pt" o:ole="">
            <v:imagedata r:id="rId1569" o:title=""/>
          </v:shape>
          <o:OLEObject Type="Embed" ProgID="Equation.KSEE3" ShapeID="_x0000_i3014" DrawAspect="Content" ObjectID="_1654737527" r:id="rId1570"/>
        </w:object>
      </w:r>
      <w:r w:rsidRPr="00D046E4">
        <w:rPr>
          <w:rFonts w:ascii="Calibri" w:eastAsia="宋体" w:hAnsi="Calibri" w:cs="Times New Roman" w:hint="eastAsia"/>
          <w:szCs w:val="24"/>
        </w:rPr>
        <w:t>且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876" w:dyaOrig="324" w14:anchorId="0B048D8E">
          <v:shape id="_x0000_i3015" type="#_x0000_t75" style="width:43.55pt;height:16.25pt" o:ole="">
            <v:imagedata r:id="rId1571" o:title=""/>
          </v:shape>
          <o:OLEObject Type="Embed" ProgID="Equation.KSEE3" ShapeID="_x0000_i3015" DrawAspect="Content" ObjectID="_1654737528" r:id="rId1572"/>
        </w:object>
      </w:r>
    </w:p>
    <w:p w14:paraId="4C84DA4E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令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900" w:dyaOrig="324" w14:anchorId="48B73AA8">
          <v:shape id="_x0000_i3016" type="#_x0000_t75" style="width:45.3pt;height:16.25pt" o:ole="">
            <v:imagedata r:id="rId1573" o:title=""/>
          </v:shape>
          <o:OLEObject Type="Embed" ProgID="Equation.KSEE3" ShapeID="_x0000_i3016" DrawAspect="Content" ObjectID="_1654737529" r:id="rId1574"/>
        </w:object>
      </w:r>
      <w:r w:rsidRPr="00D046E4">
        <w:rPr>
          <w:rFonts w:ascii="Calibri" w:eastAsia="宋体" w:hAnsi="Calibri" w:cs="Times New Roman" w:hint="eastAsia"/>
          <w:szCs w:val="24"/>
        </w:rPr>
        <w:t>于是（</w:t>
      </w:r>
      <w:r w:rsidRPr="00D046E4">
        <w:rPr>
          <w:rFonts w:ascii="Calibri" w:eastAsia="宋体" w:hAnsi="Calibri" w:cs="Times New Roman"/>
          <w:szCs w:val="24"/>
        </w:rPr>
        <w:t>1</w:t>
      </w:r>
      <w:r w:rsidRPr="00D046E4">
        <w:rPr>
          <w:rFonts w:ascii="Calibri" w:eastAsia="宋体" w:hAnsi="Calibri" w:cs="Times New Roman" w:hint="eastAsia"/>
          <w:szCs w:val="24"/>
        </w:rPr>
        <w:t>）式有：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1080" w:dyaOrig="360" w14:anchorId="38522719">
          <v:shape id="_x0000_i3017" type="#_x0000_t75" style="width:54pt;height:18pt" o:ole="">
            <v:imagedata r:id="rId1575" o:title=""/>
          </v:shape>
          <o:OLEObject Type="Embed" ProgID="Equation.KSEE3" ShapeID="_x0000_i3017" DrawAspect="Content" ObjectID="_1654737530" r:id="rId1576"/>
        </w:object>
      </w:r>
    </w:p>
    <w:p w14:paraId="1FB7B330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对应齐次方程的特征方程为</w:t>
      </w:r>
      <w:r w:rsidRPr="00D046E4">
        <w:rPr>
          <w:rFonts w:ascii="Calibri" w:eastAsia="宋体" w:hAnsi="Calibri" w:cs="Times New Roman"/>
          <w:position w:val="-6"/>
          <w:szCs w:val="24"/>
        </w:rPr>
        <w:object w:dxaOrig="936" w:dyaOrig="324" w14:anchorId="42B2C01A">
          <v:shape id="_x0000_i3018" type="#_x0000_t75" style="width:47.05pt;height:16.25pt" o:ole="">
            <v:imagedata r:id="rId1577" o:title=""/>
          </v:shape>
          <o:OLEObject Type="Embed" ProgID="Equation.KSEE3" ShapeID="_x0000_i3018" DrawAspect="Content" ObjectID="_1654737531" r:id="rId1578"/>
        </w:object>
      </w:r>
      <w:r w:rsidRPr="00D046E4">
        <w:rPr>
          <w:rFonts w:ascii="Calibri" w:eastAsia="宋体" w:hAnsi="Calibri" w:cs="Times New Roman" w:hint="eastAsia"/>
          <w:szCs w:val="24"/>
        </w:rPr>
        <w:t>，</w:t>
      </w:r>
      <w:r w:rsidRPr="00D046E4">
        <w:rPr>
          <w:rFonts w:ascii="Calibri" w:eastAsia="宋体" w:hAnsi="Calibri" w:cs="Times New Roman"/>
          <w:position w:val="-30"/>
          <w:szCs w:val="24"/>
        </w:rPr>
        <w:object w:dxaOrig="696" w:dyaOrig="720" w14:anchorId="5E806D00">
          <v:shape id="_x0000_i3019" type="#_x0000_t75" style="width:34.85pt;height:36pt" o:ole="">
            <v:imagedata r:id="rId1579" o:title=""/>
          </v:shape>
          <o:OLEObject Type="Embed" ProgID="Equation.KSEE3" ShapeID="_x0000_i3019" DrawAspect="Content" ObjectID="_1654737532" r:id="rId1580"/>
        </w:object>
      </w:r>
    </w:p>
    <w:p w14:paraId="6561EB89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所以设特解为：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816" w:dyaOrig="360" w14:anchorId="7FE284BE">
          <v:shape id="_x0000_i3020" type="#_x0000_t75" style="width:40.65pt;height:18pt" o:ole="">
            <v:imagedata r:id="rId1581" o:title=""/>
          </v:shape>
          <o:OLEObject Type="Embed" ProgID="Equation.KSEE3" ShapeID="_x0000_i3020" DrawAspect="Content" ObjectID="_1654737533" r:id="rId1582"/>
        </w:object>
      </w:r>
      <w:r w:rsidRPr="00D046E4">
        <w:rPr>
          <w:rFonts w:ascii="Calibri" w:eastAsia="宋体" w:hAnsi="Calibri" w:cs="Times New Roman" w:hint="eastAsia"/>
          <w:szCs w:val="24"/>
        </w:rPr>
        <w:t>，代入原方程可得</w:t>
      </w:r>
      <w:r w:rsidRPr="00D046E4">
        <w:rPr>
          <w:rFonts w:ascii="Calibri" w:eastAsia="宋体" w:hAnsi="Calibri" w:cs="Times New Roman"/>
          <w:szCs w:val="24"/>
        </w:rPr>
        <w:t>A=0.5.</w:t>
      </w:r>
    </w:p>
    <w:p w14:paraId="7895E253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所以通解为：</w:t>
      </w:r>
      <w:r w:rsidRPr="00D046E4">
        <w:rPr>
          <w:rFonts w:ascii="Calibri" w:eastAsia="宋体" w:hAnsi="Calibri" w:cs="Times New Roman"/>
          <w:position w:val="-24"/>
          <w:szCs w:val="24"/>
        </w:rPr>
        <w:object w:dxaOrig="2724" w:dyaOrig="624" w14:anchorId="300B74DF">
          <v:shape id="_x0000_i3021" type="#_x0000_t75" style="width:136.45pt;height:31.35pt" o:ole="">
            <v:imagedata r:id="rId1583" o:title=""/>
          </v:shape>
          <o:OLEObject Type="Embed" ProgID="Equation.KSEE3" ShapeID="_x0000_i3021" DrawAspect="Content" ObjectID="_1654737534" r:id="rId1584"/>
        </w:object>
      </w:r>
    </w:p>
    <w:p w14:paraId="29187826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带入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816" w:dyaOrig="324" w14:anchorId="428F4EA0">
          <v:shape id="_x0000_i3022" type="#_x0000_t75" style="width:40.65pt;height:16.25pt" o:ole="">
            <v:imagedata r:id="rId1569" o:title=""/>
          </v:shape>
          <o:OLEObject Type="Embed" ProgID="Equation.KSEE3" ShapeID="_x0000_i3022" DrawAspect="Content" ObjectID="_1654737535" r:id="rId1585"/>
        </w:object>
      </w:r>
      <w:r w:rsidRPr="00D046E4">
        <w:rPr>
          <w:rFonts w:ascii="Calibri" w:eastAsia="宋体" w:hAnsi="Calibri" w:cs="Times New Roman" w:hint="eastAsia"/>
          <w:szCs w:val="24"/>
        </w:rPr>
        <w:t>和</w:t>
      </w:r>
      <w:r w:rsidRPr="00D046E4">
        <w:rPr>
          <w:rFonts w:ascii="Calibri" w:eastAsia="宋体" w:hAnsi="Calibri" w:cs="Times New Roman"/>
          <w:position w:val="-10"/>
          <w:szCs w:val="24"/>
        </w:rPr>
        <w:object w:dxaOrig="876" w:dyaOrig="324" w14:anchorId="0EC83222">
          <v:shape id="_x0000_i3023" type="#_x0000_t75" style="width:43.55pt;height:16.25pt" o:ole="">
            <v:imagedata r:id="rId1571" o:title=""/>
          </v:shape>
          <o:OLEObject Type="Embed" ProgID="Equation.KSEE3" ShapeID="_x0000_i3023" DrawAspect="Content" ObjectID="_1654737536" r:id="rId1586"/>
        </w:object>
      </w:r>
      <w:r w:rsidRPr="00D046E4">
        <w:rPr>
          <w:rFonts w:ascii="Calibri" w:eastAsia="宋体" w:hAnsi="Calibri" w:cs="Times New Roman" w:hint="eastAsia"/>
          <w:szCs w:val="24"/>
        </w:rPr>
        <w:t>可得</w:t>
      </w:r>
      <w:r w:rsidRPr="00D046E4">
        <w:rPr>
          <w:rFonts w:ascii="Calibri" w:eastAsia="宋体" w:hAnsi="Calibri" w:cs="Times New Roman"/>
          <w:szCs w:val="24"/>
        </w:rPr>
        <w:t>C1=C2=1</w:t>
      </w:r>
    </w:p>
    <w:p w14:paraId="2AC61629" w14:textId="77777777" w:rsidR="00D046E4" w:rsidRPr="00D046E4" w:rsidRDefault="00D046E4" w:rsidP="00D046E4">
      <w:pPr>
        <w:ind w:firstLine="420"/>
        <w:rPr>
          <w:rFonts w:ascii="Calibri" w:eastAsia="宋体" w:hAnsi="Calibri" w:cs="Times New Roman"/>
          <w:szCs w:val="24"/>
        </w:rPr>
      </w:pPr>
      <w:r w:rsidRPr="00D046E4">
        <w:rPr>
          <w:rFonts w:ascii="Calibri" w:eastAsia="宋体" w:hAnsi="Calibri" w:cs="Times New Roman" w:hint="eastAsia"/>
          <w:szCs w:val="24"/>
        </w:rPr>
        <w:t>所以</w:t>
      </w:r>
      <w:r w:rsidRPr="00D046E4">
        <w:rPr>
          <w:rFonts w:ascii="Calibri" w:eastAsia="宋体" w:hAnsi="Calibri" w:cs="Times New Roman"/>
          <w:position w:val="-24"/>
          <w:szCs w:val="24"/>
        </w:rPr>
        <w:object w:dxaOrig="2664" w:dyaOrig="624" w14:anchorId="31380C4F">
          <v:shape id="_x0000_i3024" type="#_x0000_t75" style="width:132.95pt;height:31.35pt" o:ole="">
            <v:imagedata r:id="rId1587" o:title=""/>
          </v:shape>
          <o:OLEObject Type="Embed" ProgID="Equation.KSEE3" ShapeID="_x0000_i3024" DrawAspect="Content" ObjectID="_1654737537" r:id="rId1588"/>
        </w:object>
      </w:r>
    </w:p>
    <w:p w14:paraId="21CEA1B1" w14:textId="77777777" w:rsidR="00D046E4" w:rsidRPr="00D046E4" w:rsidRDefault="00D046E4" w:rsidP="00861A14">
      <w:pPr>
        <w:spacing w:line="300" w:lineRule="auto"/>
        <w:rPr>
          <w:rFonts w:hint="eastAsia"/>
        </w:rPr>
      </w:pPr>
    </w:p>
    <w:p w14:paraId="192EBDBB" w14:textId="77777777" w:rsidR="00861A14" w:rsidRPr="00861A14" w:rsidRDefault="00861A14" w:rsidP="008009D0">
      <w:pPr>
        <w:jc w:val="left"/>
        <w:rPr>
          <w:rFonts w:ascii="宋体" w:eastAsia="宋体" w:hAnsi="宋体" w:hint="eastAsia"/>
          <w:szCs w:val="21"/>
        </w:rPr>
      </w:pPr>
    </w:p>
    <w:sectPr w:rsidR="00861A14" w:rsidRPr="00861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5DC9E92"/>
    <w:multiLevelType w:val="singleLevel"/>
    <w:tmpl w:val="85DC9E92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8F5133EA"/>
    <w:multiLevelType w:val="singleLevel"/>
    <w:tmpl w:val="8F5133EA"/>
    <w:lvl w:ilvl="0">
      <w:start w:val="4"/>
      <w:numFmt w:val="decimal"/>
      <w:suff w:val="space"/>
      <w:lvlText w:val="%1."/>
      <w:lvlJc w:val="left"/>
    </w:lvl>
  </w:abstractNum>
  <w:abstractNum w:abstractNumId="2" w15:restartNumberingAfterBreak="0">
    <w:nsid w:val="95C10887"/>
    <w:multiLevelType w:val="singleLevel"/>
    <w:tmpl w:val="95C10887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3" w15:restartNumberingAfterBreak="0">
    <w:nsid w:val="9D733108"/>
    <w:multiLevelType w:val="singleLevel"/>
    <w:tmpl w:val="9D733108"/>
    <w:lvl w:ilvl="0">
      <w:start w:val="2"/>
      <w:numFmt w:val="decimal"/>
      <w:suff w:val="nothing"/>
      <w:lvlText w:val="（%1）"/>
      <w:lvlJc w:val="left"/>
      <w:pPr>
        <w:ind w:left="105" w:firstLine="0"/>
      </w:pPr>
    </w:lvl>
  </w:abstractNum>
  <w:abstractNum w:abstractNumId="4" w15:restartNumberingAfterBreak="0">
    <w:nsid w:val="9F7D2154"/>
    <w:multiLevelType w:val="singleLevel"/>
    <w:tmpl w:val="9F7D2154"/>
    <w:lvl w:ilvl="0">
      <w:start w:val="3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5" w15:restartNumberingAfterBreak="0">
    <w:nsid w:val="A09B00CA"/>
    <w:multiLevelType w:val="singleLevel"/>
    <w:tmpl w:val="A09B00CA"/>
    <w:lvl w:ilvl="0">
      <w:start w:val="5"/>
      <w:numFmt w:val="decimal"/>
      <w:suff w:val="nothing"/>
      <w:lvlText w:val="（%1）"/>
      <w:lvlJc w:val="left"/>
    </w:lvl>
  </w:abstractNum>
  <w:abstractNum w:abstractNumId="6" w15:restartNumberingAfterBreak="0">
    <w:nsid w:val="A09F2DFC"/>
    <w:multiLevelType w:val="singleLevel"/>
    <w:tmpl w:val="A09F2DFC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A39B6B2E"/>
    <w:multiLevelType w:val="singleLevel"/>
    <w:tmpl w:val="A39B6B2E"/>
    <w:lvl w:ilvl="0">
      <w:start w:val="5"/>
      <w:numFmt w:val="decimal"/>
      <w:suff w:val="nothing"/>
      <w:lvlText w:val="%1、"/>
      <w:lvlJc w:val="left"/>
    </w:lvl>
  </w:abstractNum>
  <w:abstractNum w:abstractNumId="8" w15:restartNumberingAfterBreak="0">
    <w:nsid w:val="A6404FD3"/>
    <w:multiLevelType w:val="singleLevel"/>
    <w:tmpl w:val="A6404FD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9" w15:restartNumberingAfterBreak="0">
    <w:nsid w:val="ACBDFCE7"/>
    <w:multiLevelType w:val="singleLevel"/>
    <w:tmpl w:val="ACBDFCE7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B73DCC09"/>
    <w:multiLevelType w:val="singleLevel"/>
    <w:tmpl w:val="B73DCC09"/>
    <w:lvl w:ilvl="0">
      <w:start w:val="4"/>
      <w:numFmt w:val="decimal"/>
      <w:suff w:val="space"/>
      <w:lvlText w:val="%1."/>
      <w:lvlJc w:val="left"/>
    </w:lvl>
  </w:abstractNum>
  <w:abstractNum w:abstractNumId="11" w15:restartNumberingAfterBreak="0">
    <w:nsid w:val="B8B92EBC"/>
    <w:multiLevelType w:val="singleLevel"/>
    <w:tmpl w:val="B8B92EBC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12" w15:restartNumberingAfterBreak="0">
    <w:nsid w:val="BB204D47"/>
    <w:multiLevelType w:val="singleLevel"/>
    <w:tmpl w:val="BB204D47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BCA7D39D"/>
    <w:multiLevelType w:val="singleLevel"/>
    <w:tmpl w:val="BCA7D39D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14" w15:restartNumberingAfterBreak="0">
    <w:nsid w:val="BF9A7FC3"/>
    <w:multiLevelType w:val="singleLevel"/>
    <w:tmpl w:val="BF9A7FC3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C01ECB78"/>
    <w:multiLevelType w:val="singleLevel"/>
    <w:tmpl w:val="C01ECB78"/>
    <w:lvl w:ilvl="0">
      <w:start w:val="3"/>
      <w:numFmt w:val="decimal"/>
      <w:suff w:val="space"/>
      <w:lvlText w:val="%1."/>
      <w:lvlJc w:val="left"/>
    </w:lvl>
  </w:abstractNum>
  <w:abstractNum w:abstractNumId="16" w15:restartNumberingAfterBreak="0">
    <w:nsid w:val="D2C0EDD6"/>
    <w:multiLevelType w:val="singleLevel"/>
    <w:tmpl w:val="D2C0EDD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7" w15:restartNumberingAfterBreak="0">
    <w:nsid w:val="D3752431"/>
    <w:multiLevelType w:val="singleLevel"/>
    <w:tmpl w:val="D3752431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8" w15:restartNumberingAfterBreak="0">
    <w:nsid w:val="D515F132"/>
    <w:multiLevelType w:val="singleLevel"/>
    <w:tmpl w:val="D515F132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9" w15:restartNumberingAfterBreak="0">
    <w:nsid w:val="D73A7A6D"/>
    <w:multiLevelType w:val="singleLevel"/>
    <w:tmpl w:val="D73A7A6D"/>
    <w:lvl w:ilvl="0">
      <w:start w:val="1"/>
      <w:numFmt w:val="decimal"/>
      <w:suff w:val="nothing"/>
      <w:lvlText w:val="%1、"/>
      <w:lvlJc w:val="left"/>
    </w:lvl>
  </w:abstractNum>
  <w:abstractNum w:abstractNumId="20" w15:restartNumberingAfterBreak="0">
    <w:nsid w:val="DF04046E"/>
    <w:multiLevelType w:val="singleLevel"/>
    <w:tmpl w:val="DF04046E"/>
    <w:lvl w:ilvl="0">
      <w:start w:val="2"/>
      <w:numFmt w:val="decimal"/>
      <w:suff w:val="nothing"/>
      <w:lvlText w:val="（%1）"/>
      <w:lvlJc w:val="left"/>
    </w:lvl>
  </w:abstractNum>
  <w:abstractNum w:abstractNumId="21" w15:restartNumberingAfterBreak="0">
    <w:nsid w:val="E2EA3EA1"/>
    <w:multiLevelType w:val="singleLevel"/>
    <w:tmpl w:val="E2EA3EA1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2" w15:restartNumberingAfterBreak="0">
    <w:nsid w:val="EBBB3751"/>
    <w:multiLevelType w:val="singleLevel"/>
    <w:tmpl w:val="EBBB3751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3" w15:restartNumberingAfterBreak="0">
    <w:nsid w:val="F2788319"/>
    <w:multiLevelType w:val="singleLevel"/>
    <w:tmpl w:val="F2788319"/>
    <w:lvl w:ilvl="0">
      <w:start w:val="5"/>
      <w:numFmt w:val="decimal"/>
      <w:suff w:val="space"/>
      <w:lvlText w:val="%1."/>
      <w:lvlJc w:val="left"/>
    </w:lvl>
  </w:abstractNum>
  <w:abstractNum w:abstractNumId="24" w15:restartNumberingAfterBreak="0">
    <w:nsid w:val="F3E01A32"/>
    <w:multiLevelType w:val="singleLevel"/>
    <w:tmpl w:val="F3E01A32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25" w15:restartNumberingAfterBreak="0">
    <w:nsid w:val="FA85384E"/>
    <w:multiLevelType w:val="singleLevel"/>
    <w:tmpl w:val="FA85384E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6" w15:restartNumberingAfterBreak="0">
    <w:nsid w:val="FEB7961E"/>
    <w:multiLevelType w:val="singleLevel"/>
    <w:tmpl w:val="FEB7961E"/>
    <w:lvl w:ilvl="0">
      <w:start w:val="4"/>
      <w:numFmt w:val="decimal"/>
      <w:suff w:val="space"/>
      <w:lvlText w:val="%1."/>
      <w:lvlJc w:val="left"/>
    </w:lvl>
  </w:abstractNum>
  <w:abstractNum w:abstractNumId="27" w15:restartNumberingAfterBreak="0">
    <w:nsid w:val="03E2F057"/>
    <w:multiLevelType w:val="singleLevel"/>
    <w:tmpl w:val="03E2F057"/>
    <w:lvl w:ilvl="0">
      <w:start w:val="1"/>
      <w:numFmt w:val="decimal"/>
      <w:suff w:val="space"/>
      <w:lvlText w:val="%1."/>
      <w:lvlJc w:val="left"/>
    </w:lvl>
  </w:abstractNum>
  <w:abstractNum w:abstractNumId="28" w15:restartNumberingAfterBreak="0">
    <w:nsid w:val="062E4E1F"/>
    <w:multiLevelType w:val="hybridMultilevel"/>
    <w:tmpl w:val="D026C6A0"/>
    <w:lvl w:ilvl="0" w:tplc="664E226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06E50491"/>
    <w:multiLevelType w:val="singleLevel"/>
    <w:tmpl w:val="06E50491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30" w15:restartNumberingAfterBreak="0">
    <w:nsid w:val="06F523ED"/>
    <w:multiLevelType w:val="multilevel"/>
    <w:tmpl w:val="06F523E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0C2921E6"/>
    <w:multiLevelType w:val="multilevel"/>
    <w:tmpl w:val="0C2921E6"/>
    <w:lvl w:ilvl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  <w:w w:val="10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10EBD665"/>
    <w:multiLevelType w:val="singleLevel"/>
    <w:tmpl w:val="10EBD665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3" w15:restartNumberingAfterBreak="0">
    <w:nsid w:val="149838B9"/>
    <w:multiLevelType w:val="multilevel"/>
    <w:tmpl w:val="149838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18897CB9"/>
    <w:multiLevelType w:val="multilevel"/>
    <w:tmpl w:val="18897CB9"/>
    <w:lvl w:ilvl="0">
      <w:start w:val="2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  <w:w w:val="10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18C7557C"/>
    <w:multiLevelType w:val="singleLevel"/>
    <w:tmpl w:val="18C755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 w15:restartNumberingAfterBreak="0">
    <w:nsid w:val="1A3ECE1B"/>
    <w:multiLevelType w:val="singleLevel"/>
    <w:tmpl w:val="1A3ECE1B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37" w15:restartNumberingAfterBreak="0">
    <w:nsid w:val="1BE9D7A3"/>
    <w:multiLevelType w:val="singleLevel"/>
    <w:tmpl w:val="1BE9D7A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8" w15:restartNumberingAfterBreak="0">
    <w:nsid w:val="262984FF"/>
    <w:multiLevelType w:val="singleLevel"/>
    <w:tmpl w:val="262984FF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9" w15:restartNumberingAfterBreak="0">
    <w:nsid w:val="27912C0F"/>
    <w:multiLevelType w:val="multilevel"/>
    <w:tmpl w:val="27912C0F"/>
    <w:lvl w:ilvl="0">
      <w:start w:val="1"/>
      <w:numFmt w:val="decimal"/>
      <w:lvlText w:val="（%1）"/>
      <w:lvlJc w:val="left"/>
      <w:pPr>
        <w:ind w:left="1080" w:hanging="7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0" w15:restartNumberingAfterBreak="0">
    <w:nsid w:val="286F5B6F"/>
    <w:multiLevelType w:val="multilevel"/>
    <w:tmpl w:val="286F5B6F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28CD6CFF"/>
    <w:multiLevelType w:val="hybridMultilevel"/>
    <w:tmpl w:val="21E0E7B8"/>
    <w:lvl w:ilvl="0" w:tplc="2B141E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2A26CCEF"/>
    <w:multiLevelType w:val="singleLevel"/>
    <w:tmpl w:val="2A26CCEF"/>
    <w:lvl w:ilvl="0">
      <w:start w:val="6"/>
      <w:numFmt w:val="decimal"/>
      <w:suff w:val="space"/>
      <w:lvlText w:val="%1."/>
      <w:lvlJc w:val="left"/>
    </w:lvl>
  </w:abstractNum>
  <w:abstractNum w:abstractNumId="43" w15:restartNumberingAfterBreak="0">
    <w:nsid w:val="2AFD03C6"/>
    <w:multiLevelType w:val="singleLevel"/>
    <w:tmpl w:val="2AFD03C6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4" w15:restartNumberingAfterBreak="0">
    <w:nsid w:val="2B27FCDF"/>
    <w:multiLevelType w:val="singleLevel"/>
    <w:tmpl w:val="2B27FCDF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5" w15:restartNumberingAfterBreak="0">
    <w:nsid w:val="2BBB049C"/>
    <w:multiLevelType w:val="singleLevel"/>
    <w:tmpl w:val="2BBB049C"/>
    <w:lvl w:ilvl="0">
      <w:start w:val="3"/>
      <w:numFmt w:val="decimal"/>
      <w:lvlText w:val="(%1)"/>
      <w:lvlJc w:val="left"/>
      <w:pPr>
        <w:tabs>
          <w:tab w:val="left" w:pos="312"/>
        </w:tabs>
        <w:ind w:left="0" w:firstLine="0"/>
      </w:pPr>
    </w:lvl>
  </w:abstractNum>
  <w:abstractNum w:abstractNumId="46" w15:restartNumberingAfterBreak="0">
    <w:nsid w:val="2E43D98A"/>
    <w:multiLevelType w:val="singleLevel"/>
    <w:tmpl w:val="2E43D98A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47" w15:restartNumberingAfterBreak="0">
    <w:nsid w:val="2E56E88F"/>
    <w:multiLevelType w:val="singleLevel"/>
    <w:tmpl w:val="2E56E88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8" w15:restartNumberingAfterBreak="0">
    <w:nsid w:val="2EEE2BF3"/>
    <w:multiLevelType w:val="hybridMultilevel"/>
    <w:tmpl w:val="BA003F20"/>
    <w:lvl w:ilvl="0" w:tplc="8B92DC2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35E0C58E"/>
    <w:multiLevelType w:val="singleLevel"/>
    <w:tmpl w:val="35E0C58E"/>
    <w:lvl w:ilvl="0">
      <w:start w:val="5"/>
      <w:numFmt w:val="decimal"/>
      <w:suff w:val="space"/>
      <w:lvlText w:val="（%1）"/>
      <w:lvlJc w:val="left"/>
    </w:lvl>
  </w:abstractNum>
  <w:abstractNum w:abstractNumId="50" w15:restartNumberingAfterBreak="0">
    <w:nsid w:val="373A8902"/>
    <w:multiLevelType w:val="singleLevel"/>
    <w:tmpl w:val="373A890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 w15:restartNumberingAfterBreak="0">
    <w:nsid w:val="39203396"/>
    <w:multiLevelType w:val="hybridMultilevel"/>
    <w:tmpl w:val="EAE4F0C4"/>
    <w:lvl w:ilvl="0" w:tplc="162C15AC">
      <w:start w:val="2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3B475A06"/>
    <w:multiLevelType w:val="multilevel"/>
    <w:tmpl w:val="3B475A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0A7F08F"/>
    <w:multiLevelType w:val="singleLevel"/>
    <w:tmpl w:val="40A7F08F"/>
    <w:lvl w:ilvl="0">
      <w:start w:val="2"/>
      <w:numFmt w:val="decimal"/>
      <w:suff w:val="space"/>
      <w:lvlText w:val="%1."/>
      <w:lvlJc w:val="left"/>
    </w:lvl>
  </w:abstractNum>
  <w:abstractNum w:abstractNumId="54" w15:restartNumberingAfterBreak="0">
    <w:nsid w:val="41533D2D"/>
    <w:multiLevelType w:val="singleLevel"/>
    <w:tmpl w:val="41533D2D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55" w15:restartNumberingAfterBreak="0">
    <w:nsid w:val="4224E515"/>
    <w:multiLevelType w:val="singleLevel"/>
    <w:tmpl w:val="4224E515"/>
    <w:lvl w:ilvl="0">
      <w:start w:val="6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56" w15:restartNumberingAfterBreak="0">
    <w:nsid w:val="45760EE0"/>
    <w:multiLevelType w:val="multilevel"/>
    <w:tmpl w:val="45760EE0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5F06161"/>
    <w:multiLevelType w:val="singleLevel"/>
    <w:tmpl w:val="45F06161"/>
    <w:lvl w:ilvl="0">
      <w:start w:val="2"/>
      <w:numFmt w:val="decimal"/>
      <w:suff w:val="space"/>
      <w:lvlText w:val="%1."/>
      <w:lvlJc w:val="left"/>
    </w:lvl>
  </w:abstractNum>
  <w:abstractNum w:abstractNumId="58" w15:restartNumberingAfterBreak="0">
    <w:nsid w:val="54481071"/>
    <w:multiLevelType w:val="multilevel"/>
    <w:tmpl w:val="5448107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553DA31C"/>
    <w:multiLevelType w:val="singleLevel"/>
    <w:tmpl w:val="553DA31C"/>
    <w:lvl w:ilvl="0">
      <w:start w:val="4"/>
      <w:numFmt w:val="decimal"/>
      <w:suff w:val="nothing"/>
      <w:lvlText w:val="%1、"/>
      <w:lvlJc w:val="left"/>
    </w:lvl>
  </w:abstractNum>
  <w:abstractNum w:abstractNumId="60" w15:restartNumberingAfterBreak="0">
    <w:nsid w:val="599F6C30"/>
    <w:multiLevelType w:val="multilevel"/>
    <w:tmpl w:val="599F6C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5A306625"/>
    <w:multiLevelType w:val="singleLevel"/>
    <w:tmpl w:val="5A306625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2" w15:restartNumberingAfterBreak="0">
    <w:nsid w:val="5DA54112"/>
    <w:multiLevelType w:val="singleLevel"/>
    <w:tmpl w:val="5DA54112"/>
    <w:lvl w:ilvl="0">
      <w:start w:val="2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63" w15:restartNumberingAfterBreak="0">
    <w:nsid w:val="5EE5C0CD"/>
    <w:multiLevelType w:val="singleLevel"/>
    <w:tmpl w:val="5EE5C0CD"/>
    <w:lvl w:ilvl="0">
      <w:start w:val="1"/>
      <w:numFmt w:val="decimal"/>
      <w:suff w:val="nothing"/>
      <w:lvlText w:val="(%1)"/>
      <w:lvlJc w:val="left"/>
    </w:lvl>
  </w:abstractNum>
  <w:abstractNum w:abstractNumId="64" w15:restartNumberingAfterBreak="0">
    <w:nsid w:val="63309B51"/>
    <w:multiLevelType w:val="singleLevel"/>
    <w:tmpl w:val="63309B51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65" w15:restartNumberingAfterBreak="0">
    <w:nsid w:val="67EA6980"/>
    <w:multiLevelType w:val="singleLevel"/>
    <w:tmpl w:val="67EA6980"/>
    <w:lvl w:ilvl="0">
      <w:start w:val="3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66" w15:restartNumberingAfterBreak="0">
    <w:nsid w:val="681A731F"/>
    <w:multiLevelType w:val="multilevel"/>
    <w:tmpl w:val="681A73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B0E55C8"/>
    <w:multiLevelType w:val="multilevel"/>
    <w:tmpl w:val="6B0E5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6F202F71"/>
    <w:multiLevelType w:val="singleLevel"/>
    <w:tmpl w:val="6F202F71"/>
    <w:lvl w:ilvl="0">
      <w:start w:val="9"/>
      <w:numFmt w:val="decimal"/>
      <w:suff w:val="space"/>
      <w:lvlText w:val="%1."/>
      <w:lvlJc w:val="left"/>
    </w:lvl>
  </w:abstractNum>
  <w:abstractNum w:abstractNumId="69" w15:restartNumberingAfterBreak="0">
    <w:nsid w:val="73DD0D18"/>
    <w:multiLevelType w:val="singleLevel"/>
    <w:tmpl w:val="73DD0D18"/>
    <w:lvl w:ilvl="0">
      <w:start w:val="2"/>
      <w:numFmt w:val="decimal"/>
      <w:suff w:val="nothing"/>
      <w:lvlText w:val="（%1）"/>
      <w:lvlJc w:val="left"/>
    </w:lvl>
  </w:abstractNum>
  <w:abstractNum w:abstractNumId="70" w15:restartNumberingAfterBreak="0">
    <w:nsid w:val="762E8684"/>
    <w:multiLevelType w:val="singleLevel"/>
    <w:tmpl w:val="762E8684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1" w15:restartNumberingAfterBreak="0">
    <w:nsid w:val="782C1A30"/>
    <w:multiLevelType w:val="singleLevel"/>
    <w:tmpl w:val="782C1A30"/>
    <w:lvl w:ilvl="0">
      <w:start w:val="5"/>
      <w:numFmt w:val="decimal"/>
      <w:suff w:val="nothing"/>
      <w:lvlText w:val="（%1）"/>
      <w:lvlJc w:val="left"/>
      <w:pPr>
        <w:ind w:left="0" w:firstLine="0"/>
      </w:pPr>
    </w:lvl>
  </w:abstractNum>
  <w:abstractNum w:abstractNumId="72" w15:restartNumberingAfterBreak="0">
    <w:nsid w:val="7860476B"/>
    <w:multiLevelType w:val="singleLevel"/>
    <w:tmpl w:val="7860476B"/>
    <w:lvl w:ilvl="0">
      <w:start w:val="9"/>
      <w:numFmt w:val="decimal"/>
      <w:suff w:val="space"/>
      <w:lvlText w:val="%1."/>
      <w:lvlJc w:val="left"/>
    </w:lvl>
  </w:abstractNum>
  <w:abstractNum w:abstractNumId="73" w15:restartNumberingAfterBreak="0">
    <w:nsid w:val="7A31D1AB"/>
    <w:multiLevelType w:val="singleLevel"/>
    <w:tmpl w:val="7A31D1AB"/>
    <w:lvl w:ilvl="0">
      <w:start w:val="2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num w:numId="1">
    <w:abstractNumId w:val="12"/>
  </w:num>
  <w:num w:numId="2">
    <w:abstractNumId w:val="57"/>
  </w:num>
  <w:num w:numId="3">
    <w:abstractNumId w:val="44"/>
  </w:num>
  <w:num w:numId="4">
    <w:abstractNumId w:val="49"/>
  </w:num>
  <w:num w:numId="5">
    <w:abstractNumId w:val="52"/>
  </w:num>
  <w:num w:numId="6">
    <w:abstractNumId w:val="14"/>
  </w:num>
  <w:num w:numId="7">
    <w:abstractNumId w:val="58"/>
  </w:num>
  <w:num w:numId="8">
    <w:abstractNumId w:val="33"/>
  </w:num>
  <w:num w:numId="9">
    <w:abstractNumId w:val="26"/>
  </w:num>
  <w:num w:numId="10">
    <w:abstractNumId w:val="59"/>
  </w:num>
  <w:num w:numId="11">
    <w:abstractNumId w:val="43"/>
  </w:num>
  <w:num w:numId="12">
    <w:abstractNumId w:val="67"/>
  </w:num>
  <w:num w:numId="13">
    <w:abstractNumId w:val="5"/>
  </w:num>
  <w:num w:numId="14">
    <w:abstractNumId w:val="47"/>
  </w:num>
  <w:num w:numId="15">
    <w:abstractNumId w:val="9"/>
  </w:num>
  <w:num w:numId="16">
    <w:abstractNumId w:val="34"/>
  </w:num>
  <w:num w:numId="17">
    <w:abstractNumId w:val="42"/>
  </w:num>
  <w:num w:numId="18">
    <w:abstractNumId w:val="31"/>
  </w:num>
  <w:num w:numId="19">
    <w:abstractNumId w:val="0"/>
  </w:num>
  <w:num w:numId="20">
    <w:abstractNumId w:val="38"/>
  </w:num>
  <w:num w:numId="21">
    <w:abstractNumId w:val="61"/>
  </w:num>
  <w:num w:numId="22">
    <w:abstractNumId w:val="50"/>
  </w:num>
  <w:num w:numId="23">
    <w:abstractNumId w:val="22"/>
  </w:num>
  <w:num w:numId="24">
    <w:abstractNumId w:val="20"/>
  </w:num>
  <w:num w:numId="25">
    <w:abstractNumId w:val="53"/>
  </w:num>
  <w:num w:numId="26">
    <w:abstractNumId w:val="70"/>
  </w:num>
  <w:num w:numId="27">
    <w:abstractNumId w:val="18"/>
  </w:num>
  <w:num w:numId="28">
    <w:abstractNumId w:val="69"/>
  </w:num>
  <w:num w:numId="29">
    <w:abstractNumId w:val="66"/>
  </w:num>
  <w:num w:numId="30">
    <w:abstractNumId w:val="56"/>
  </w:num>
  <w:num w:numId="31">
    <w:abstractNumId w:val="37"/>
    <w:lvlOverride w:ilvl="0">
      <w:startOverride w:val="1"/>
    </w:lvlOverride>
  </w:num>
  <w:num w:numId="32">
    <w:abstractNumId w:val="4"/>
    <w:lvlOverride w:ilvl="0">
      <w:startOverride w:val="3"/>
    </w:lvlOverride>
  </w:num>
  <w:num w:numId="33">
    <w:abstractNumId w:val="27"/>
  </w:num>
  <w:num w:numId="34">
    <w:abstractNumId w:val="23"/>
  </w:num>
  <w:num w:numId="35">
    <w:abstractNumId w:val="68"/>
  </w:num>
  <w:num w:numId="36">
    <w:abstractNumId w:val="35"/>
  </w:num>
  <w:num w:numId="37">
    <w:abstractNumId w:val="7"/>
  </w:num>
  <w:num w:numId="38">
    <w:abstractNumId w:val="15"/>
  </w:num>
  <w:num w:numId="39">
    <w:abstractNumId w:val="1"/>
  </w:num>
  <w:num w:numId="40">
    <w:abstractNumId w:val="17"/>
  </w:num>
  <w:num w:numId="41">
    <w:abstractNumId w:val="32"/>
  </w:num>
  <w:num w:numId="42">
    <w:abstractNumId w:val="6"/>
  </w:num>
  <w:num w:numId="43">
    <w:abstractNumId w:val="30"/>
  </w:num>
  <w:num w:numId="44">
    <w:abstractNumId w:val="72"/>
  </w:num>
  <w:num w:numId="45">
    <w:abstractNumId w:val="16"/>
  </w:num>
  <w:num w:numId="46">
    <w:abstractNumId w:val="63"/>
  </w:num>
  <w:num w:numId="47">
    <w:abstractNumId w:val="28"/>
  </w:num>
  <w:num w:numId="48">
    <w:abstractNumId w:val="5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1"/>
  </w:num>
  <w:num w:numId="51">
    <w:abstractNumId w:val="21"/>
    <w:lvlOverride w:ilvl="0">
      <w:startOverride w:val="1"/>
    </w:lvlOverride>
  </w:num>
  <w:num w:numId="52">
    <w:abstractNumId w:val="8"/>
    <w:lvlOverride w:ilvl="0">
      <w:startOverride w:val="1"/>
    </w:lvlOverride>
  </w:num>
  <w:num w:numId="53">
    <w:abstractNumId w:val="3"/>
    <w:lvlOverride w:ilvl="0">
      <w:startOverride w:val="2"/>
    </w:lvlOverride>
  </w:num>
  <w:num w:numId="54">
    <w:abstractNumId w:val="25"/>
    <w:lvlOverride w:ilvl="0">
      <w:startOverride w:val="1"/>
    </w:lvlOverride>
  </w:num>
  <w:num w:numId="55">
    <w:abstractNumId w:val="24"/>
    <w:lvlOverride w:ilvl="0">
      <w:startOverride w:val="1"/>
    </w:lvlOverride>
  </w:num>
  <w:num w:numId="56">
    <w:abstractNumId w:val="46"/>
    <w:lvlOverride w:ilvl="0">
      <w:startOverride w:val="1"/>
    </w:lvlOverride>
  </w:num>
  <w:num w:numId="57">
    <w:abstractNumId w:val="54"/>
    <w:lvlOverride w:ilvl="0">
      <w:startOverride w:val="1"/>
    </w:lvlOverride>
  </w:num>
  <w:num w:numId="58">
    <w:abstractNumId w:val="73"/>
    <w:lvlOverride w:ilvl="0">
      <w:startOverride w:val="2"/>
    </w:lvlOverride>
  </w:num>
  <w:num w:numId="59">
    <w:abstractNumId w:val="13"/>
    <w:lvlOverride w:ilvl="0">
      <w:startOverride w:val="1"/>
    </w:lvlOverride>
  </w:num>
  <w:num w:numId="6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36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45"/>
    <w:lvlOverride w:ilvl="0">
      <w:startOverride w:val="3"/>
    </w:lvlOverride>
  </w:num>
  <w:num w:numId="66">
    <w:abstractNumId w:val="55"/>
    <w:lvlOverride w:ilvl="0">
      <w:startOverride w:val="6"/>
    </w:lvlOverride>
  </w:num>
  <w:num w:numId="67">
    <w:abstractNumId w:val="29"/>
    <w:lvlOverride w:ilvl="0">
      <w:startOverride w:val="1"/>
    </w:lvlOverride>
  </w:num>
  <w:num w:numId="68">
    <w:abstractNumId w:val="64"/>
    <w:lvlOverride w:ilvl="0">
      <w:startOverride w:val="1"/>
    </w:lvlOverride>
  </w:num>
  <w:num w:numId="69">
    <w:abstractNumId w:val="71"/>
    <w:lvlOverride w:ilvl="0">
      <w:startOverride w:val="5"/>
    </w:lvlOverride>
  </w:num>
  <w:num w:numId="70">
    <w:abstractNumId w:val="19"/>
  </w:num>
  <w:num w:numId="71">
    <w:abstractNumId w:val="10"/>
  </w:num>
  <w:num w:numId="72">
    <w:abstractNumId w:val="11"/>
    <w:lvlOverride w:ilvl="0">
      <w:startOverride w:val="1"/>
    </w:lvlOverride>
  </w:num>
  <w:num w:numId="73">
    <w:abstractNumId w:val="62"/>
    <w:lvlOverride w:ilvl="0">
      <w:startOverride w:val="2"/>
    </w:lvlOverride>
  </w:num>
  <w:num w:numId="74">
    <w:abstractNumId w:val="65"/>
    <w:lvlOverride w:ilvl="0">
      <w:startOverride w:val="3"/>
    </w:lvlOverride>
  </w:num>
  <w:numIdMacAtCleanup w:val="7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52006">
    <w15:presenceInfo w15:providerId="AD" w15:userId="S::a52006@tvv.tw::7da447f8-89b5-4043-89f1-d3264c170d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D96"/>
    <w:rsid w:val="0007285E"/>
    <w:rsid w:val="00075B47"/>
    <w:rsid w:val="000864CF"/>
    <w:rsid w:val="001F3D96"/>
    <w:rsid w:val="0022505E"/>
    <w:rsid w:val="002509C8"/>
    <w:rsid w:val="003732E4"/>
    <w:rsid w:val="003A04DE"/>
    <w:rsid w:val="003C5009"/>
    <w:rsid w:val="00414B79"/>
    <w:rsid w:val="004429A3"/>
    <w:rsid w:val="004A2E11"/>
    <w:rsid w:val="004A33F8"/>
    <w:rsid w:val="004C5264"/>
    <w:rsid w:val="00502A49"/>
    <w:rsid w:val="005213BF"/>
    <w:rsid w:val="005F6C65"/>
    <w:rsid w:val="006044F6"/>
    <w:rsid w:val="00630833"/>
    <w:rsid w:val="006C215B"/>
    <w:rsid w:val="006F1447"/>
    <w:rsid w:val="00703FCD"/>
    <w:rsid w:val="00777CD8"/>
    <w:rsid w:val="007B5752"/>
    <w:rsid w:val="007D6E38"/>
    <w:rsid w:val="007D7588"/>
    <w:rsid w:val="008009D0"/>
    <w:rsid w:val="0086002B"/>
    <w:rsid w:val="00861A14"/>
    <w:rsid w:val="008A3090"/>
    <w:rsid w:val="008E433A"/>
    <w:rsid w:val="008F6782"/>
    <w:rsid w:val="009552B6"/>
    <w:rsid w:val="00A514FC"/>
    <w:rsid w:val="00A72AD3"/>
    <w:rsid w:val="00A85BDF"/>
    <w:rsid w:val="00B27B3F"/>
    <w:rsid w:val="00BD5ABC"/>
    <w:rsid w:val="00C35CC3"/>
    <w:rsid w:val="00C807CB"/>
    <w:rsid w:val="00CE1A73"/>
    <w:rsid w:val="00D046E4"/>
    <w:rsid w:val="00DE20BA"/>
    <w:rsid w:val="00DF7AF5"/>
    <w:rsid w:val="00E10599"/>
    <w:rsid w:val="00E7128F"/>
    <w:rsid w:val="00E73C09"/>
    <w:rsid w:val="00E8665E"/>
    <w:rsid w:val="00E90EFC"/>
    <w:rsid w:val="00F32AB7"/>
    <w:rsid w:val="00FB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"/>
    <o:shapelayout v:ext="edit">
      <o:idmap v:ext="edit" data="1"/>
    </o:shapelayout>
  </w:shapeDefaults>
  <w:decimalSymbol w:val="."/>
  <w:listSeparator w:val=","/>
  <w14:docId w14:val="43BF5F75"/>
  <w15:chartTrackingRefBased/>
  <w15:docId w15:val="{26D3239A-7213-4B42-B25F-549AC933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nhideWhenUsed/>
    <w:qFormat/>
    <w:rsid w:val="00E73C09"/>
    <w:pPr>
      <w:keepNext/>
      <w:keepLines/>
      <w:spacing w:before="260" w:after="260" w:line="413" w:lineRule="auto"/>
      <w:outlineLvl w:val="2"/>
    </w:pPr>
    <w:rPr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A85B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85BDF"/>
    <w:pPr>
      <w:ind w:firstLineChars="200" w:firstLine="420"/>
    </w:pPr>
    <w:rPr>
      <w:szCs w:val="24"/>
    </w:rPr>
  </w:style>
  <w:style w:type="character" w:customStyle="1" w:styleId="apple-converted-space">
    <w:name w:val="apple-converted-space"/>
    <w:basedOn w:val="a0"/>
    <w:qFormat/>
    <w:rsid w:val="00A85BDF"/>
  </w:style>
  <w:style w:type="paragraph" w:styleId="a5">
    <w:name w:val="header"/>
    <w:basedOn w:val="a"/>
    <w:link w:val="a6"/>
    <w:uiPriority w:val="99"/>
    <w:qFormat/>
    <w:rsid w:val="00A85B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sid w:val="00A85BDF"/>
    <w:rPr>
      <w:sz w:val="18"/>
      <w:szCs w:val="18"/>
    </w:rPr>
  </w:style>
  <w:style w:type="paragraph" w:styleId="a7">
    <w:name w:val="footer"/>
    <w:basedOn w:val="a"/>
    <w:link w:val="a8"/>
    <w:uiPriority w:val="99"/>
    <w:qFormat/>
    <w:rsid w:val="00A85B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sid w:val="00A85BDF"/>
    <w:rPr>
      <w:sz w:val="18"/>
      <w:szCs w:val="18"/>
    </w:rPr>
  </w:style>
  <w:style w:type="paragraph" w:styleId="a9">
    <w:name w:val="Balloon Text"/>
    <w:basedOn w:val="a"/>
    <w:link w:val="aa"/>
    <w:uiPriority w:val="99"/>
    <w:rsid w:val="00A85BD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rsid w:val="00A85BDF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DE20BA"/>
    <w:rPr>
      <w:sz w:val="21"/>
      <w:szCs w:val="21"/>
    </w:rPr>
  </w:style>
  <w:style w:type="character" w:customStyle="1" w:styleId="30">
    <w:name w:val="标题 3 字符"/>
    <w:basedOn w:val="a0"/>
    <w:link w:val="3"/>
    <w:rsid w:val="00E73C09"/>
    <w:rPr>
      <w:b/>
      <w:sz w:val="32"/>
      <w:szCs w:val="24"/>
    </w:rPr>
  </w:style>
  <w:style w:type="numbering" w:customStyle="1" w:styleId="1">
    <w:name w:val="无列表1"/>
    <w:next w:val="a2"/>
    <w:uiPriority w:val="99"/>
    <w:semiHidden/>
    <w:unhideWhenUsed/>
    <w:rsid w:val="00E73C09"/>
  </w:style>
  <w:style w:type="character" w:styleId="ac">
    <w:name w:val="Placeholder Text"/>
    <w:basedOn w:val="a0"/>
    <w:uiPriority w:val="99"/>
    <w:semiHidden/>
    <w:rsid w:val="00E73C09"/>
    <w:rPr>
      <w:color w:val="808080"/>
    </w:rPr>
  </w:style>
  <w:style w:type="numbering" w:customStyle="1" w:styleId="2">
    <w:name w:val="无列表2"/>
    <w:next w:val="a2"/>
    <w:uiPriority w:val="99"/>
    <w:semiHidden/>
    <w:unhideWhenUsed/>
    <w:rsid w:val="00E73C09"/>
  </w:style>
  <w:style w:type="paragraph" w:styleId="ad">
    <w:name w:val="Body Text"/>
    <w:basedOn w:val="a"/>
    <w:link w:val="ae"/>
    <w:semiHidden/>
    <w:unhideWhenUsed/>
    <w:qFormat/>
    <w:rsid w:val="009552B6"/>
    <w:pPr>
      <w:spacing w:before="180" w:after="180"/>
    </w:pPr>
  </w:style>
  <w:style w:type="character" w:customStyle="1" w:styleId="ae">
    <w:name w:val="正文文本 字符"/>
    <w:basedOn w:val="a0"/>
    <w:link w:val="ad"/>
    <w:semiHidden/>
    <w:rsid w:val="009552B6"/>
  </w:style>
  <w:style w:type="paragraph" w:customStyle="1" w:styleId="FirstParagraph">
    <w:name w:val="First Paragraph"/>
    <w:basedOn w:val="ad"/>
    <w:next w:val="ad"/>
    <w:qFormat/>
    <w:rsid w:val="009552B6"/>
  </w:style>
  <w:style w:type="numbering" w:customStyle="1" w:styleId="31">
    <w:name w:val="无列表3"/>
    <w:next w:val="a2"/>
    <w:uiPriority w:val="99"/>
    <w:semiHidden/>
    <w:unhideWhenUsed/>
    <w:rsid w:val="004A2E11"/>
  </w:style>
  <w:style w:type="numbering" w:customStyle="1" w:styleId="11">
    <w:name w:val="无列表11"/>
    <w:next w:val="a2"/>
    <w:uiPriority w:val="99"/>
    <w:semiHidden/>
    <w:unhideWhenUsed/>
    <w:rsid w:val="004A2E11"/>
  </w:style>
  <w:style w:type="numbering" w:customStyle="1" w:styleId="21">
    <w:name w:val="无列表21"/>
    <w:next w:val="a2"/>
    <w:uiPriority w:val="99"/>
    <w:semiHidden/>
    <w:unhideWhenUsed/>
    <w:rsid w:val="004A2E11"/>
  </w:style>
  <w:style w:type="numbering" w:customStyle="1" w:styleId="4">
    <w:name w:val="无列表4"/>
    <w:next w:val="a2"/>
    <w:uiPriority w:val="99"/>
    <w:semiHidden/>
    <w:unhideWhenUsed/>
    <w:rsid w:val="00DF7AF5"/>
  </w:style>
  <w:style w:type="numbering" w:customStyle="1" w:styleId="12">
    <w:name w:val="无列表12"/>
    <w:next w:val="a2"/>
    <w:uiPriority w:val="99"/>
    <w:semiHidden/>
    <w:unhideWhenUsed/>
    <w:rsid w:val="00DF7AF5"/>
  </w:style>
  <w:style w:type="numbering" w:customStyle="1" w:styleId="22">
    <w:name w:val="无列表22"/>
    <w:next w:val="a2"/>
    <w:uiPriority w:val="99"/>
    <w:semiHidden/>
    <w:unhideWhenUsed/>
    <w:rsid w:val="00DF7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73.wmf"/><Relationship Id="rId21" Type="http://schemas.openxmlformats.org/officeDocument/2006/relationships/image" Target="media/image9.wmf"/><Relationship Id="rId170" Type="http://schemas.openxmlformats.org/officeDocument/2006/relationships/oleObject" Target="embeddings/oleObject82.bin"/><Relationship Id="rId268" Type="http://schemas.openxmlformats.org/officeDocument/2006/relationships/image" Target="media/image136.wmf"/><Relationship Id="rId475" Type="http://schemas.openxmlformats.org/officeDocument/2006/relationships/oleObject" Target="embeddings/oleObject230.bin"/><Relationship Id="rId682" Type="http://schemas.openxmlformats.org/officeDocument/2006/relationships/oleObject" Target="embeddings/oleObject333.bin"/><Relationship Id="rId128" Type="http://schemas.openxmlformats.org/officeDocument/2006/relationships/image" Target="media/image63.wmf"/><Relationship Id="rId335" Type="http://schemas.openxmlformats.org/officeDocument/2006/relationships/image" Target="media/image169.wmf"/><Relationship Id="rId542" Type="http://schemas.openxmlformats.org/officeDocument/2006/relationships/image" Target="media/image275.wmf"/><Relationship Id="rId987" Type="http://schemas.openxmlformats.org/officeDocument/2006/relationships/oleObject" Target="embeddings/oleObject481.bin"/><Relationship Id="rId1172" Type="http://schemas.openxmlformats.org/officeDocument/2006/relationships/image" Target="media/image596.wmf"/><Relationship Id="rId402" Type="http://schemas.openxmlformats.org/officeDocument/2006/relationships/image" Target="media/image205.wmf"/><Relationship Id="rId847" Type="http://schemas.openxmlformats.org/officeDocument/2006/relationships/oleObject" Target="embeddings/oleObject416.bin"/><Relationship Id="rId1032" Type="http://schemas.openxmlformats.org/officeDocument/2006/relationships/image" Target="media/image523.wmf"/><Relationship Id="rId1477" Type="http://schemas.openxmlformats.org/officeDocument/2006/relationships/oleObject" Target="embeddings/oleObject726.bin"/><Relationship Id="rId707" Type="http://schemas.openxmlformats.org/officeDocument/2006/relationships/image" Target="media/image358.wmf"/><Relationship Id="rId914" Type="http://schemas.openxmlformats.org/officeDocument/2006/relationships/image" Target="media/image467.wmf"/><Relationship Id="rId1337" Type="http://schemas.openxmlformats.org/officeDocument/2006/relationships/oleObject" Target="embeddings/oleObject656.bin"/><Relationship Id="rId1544" Type="http://schemas.openxmlformats.org/officeDocument/2006/relationships/image" Target="media/image784.wmf"/><Relationship Id="rId43" Type="http://schemas.openxmlformats.org/officeDocument/2006/relationships/image" Target="media/image20.wmf"/><Relationship Id="rId1404" Type="http://schemas.openxmlformats.org/officeDocument/2006/relationships/image" Target="media/image710.wmf"/><Relationship Id="rId192" Type="http://schemas.openxmlformats.org/officeDocument/2006/relationships/oleObject" Target="embeddings/oleObject93.bin"/><Relationship Id="rId497" Type="http://schemas.openxmlformats.org/officeDocument/2006/relationships/oleObject" Target="embeddings/oleObject241.bin"/><Relationship Id="rId357" Type="http://schemas.openxmlformats.org/officeDocument/2006/relationships/image" Target="media/image180.wmf"/><Relationship Id="rId1110" Type="http://schemas.openxmlformats.org/officeDocument/2006/relationships/oleObject" Target="embeddings/oleObject541.bin"/><Relationship Id="rId1194" Type="http://schemas.openxmlformats.org/officeDocument/2006/relationships/oleObject" Target="embeddings/oleObject584.bin"/><Relationship Id="rId1208" Type="http://schemas.openxmlformats.org/officeDocument/2006/relationships/oleObject" Target="embeddings/oleObject591.bin"/><Relationship Id="rId1415" Type="http://schemas.openxmlformats.org/officeDocument/2006/relationships/oleObject" Target="embeddings/oleObject695.bin"/><Relationship Id="rId54" Type="http://schemas.openxmlformats.org/officeDocument/2006/relationships/oleObject" Target="embeddings/oleObject25.bin"/><Relationship Id="rId217" Type="http://schemas.openxmlformats.org/officeDocument/2006/relationships/image" Target="media/image109.png"/><Relationship Id="rId564" Type="http://schemas.openxmlformats.org/officeDocument/2006/relationships/image" Target="media/image288.wmf"/><Relationship Id="rId771" Type="http://schemas.openxmlformats.org/officeDocument/2006/relationships/oleObject" Target="embeddings/oleObject378.bin"/><Relationship Id="rId869" Type="http://schemas.openxmlformats.org/officeDocument/2006/relationships/oleObject" Target="embeddings/oleObject428.bin"/><Relationship Id="rId1499" Type="http://schemas.openxmlformats.org/officeDocument/2006/relationships/oleObject" Target="embeddings/oleObject733.bin"/><Relationship Id="rId424" Type="http://schemas.openxmlformats.org/officeDocument/2006/relationships/oleObject" Target="embeddings/oleObject204.bin"/><Relationship Id="rId631" Type="http://schemas.openxmlformats.org/officeDocument/2006/relationships/image" Target="media/image320.wmf"/><Relationship Id="rId729" Type="http://schemas.openxmlformats.org/officeDocument/2006/relationships/image" Target="media/image369.wmf"/><Relationship Id="rId1054" Type="http://schemas.openxmlformats.org/officeDocument/2006/relationships/image" Target="media/image534.wmf"/><Relationship Id="rId1261" Type="http://schemas.openxmlformats.org/officeDocument/2006/relationships/oleObject" Target="embeddings/oleObject618.bin"/><Relationship Id="rId1359" Type="http://schemas.openxmlformats.org/officeDocument/2006/relationships/oleObject" Target="embeddings/oleObject667.bin"/><Relationship Id="rId270" Type="http://schemas.openxmlformats.org/officeDocument/2006/relationships/image" Target="media/image137.wmf"/><Relationship Id="rId936" Type="http://schemas.openxmlformats.org/officeDocument/2006/relationships/oleObject" Target="embeddings/oleObject455.bin"/><Relationship Id="rId1121" Type="http://schemas.openxmlformats.org/officeDocument/2006/relationships/image" Target="media/image571.wmf"/><Relationship Id="rId1219" Type="http://schemas.openxmlformats.org/officeDocument/2006/relationships/image" Target="media/image619.wmf"/><Relationship Id="rId1566" Type="http://schemas.openxmlformats.org/officeDocument/2006/relationships/oleObject" Target="embeddings/oleObject761.bin"/><Relationship Id="rId65" Type="http://schemas.openxmlformats.org/officeDocument/2006/relationships/image" Target="media/image31.wmf"/><Relationship Id="rId130" Type="http://schemas.openxmlformats.org/officeDocument/2006/relationships/image" Target="media/image64.wmf"/><Relationship Id="rId368" Type="http://schemas.openxmlformats.org/officeDocument/2006/relationships/oleObject" Target="embeddings/oleObject179.bin"/><Relationship Id="rId575" Type="http://schemas.openxmlformats.org/officeDocument/2006/relationships/oleObject" Target="embeddings/oleObject278.bin"/><Relationship Id="rId782" Type="http://schemas.openxmlformats.org/officeDocument/2006/relationships/image" Target="media/image395.wmf"/><Relationship Id="rId1426" Type="http://schemas.openxmlformats.org/officeDocument/2006/relationships/image" Target="media/image721.wmf"/><Relationship Id="rId228" Type="http://schemas.openxmlformats.org/officeDocument/2006/relationships/image" Target="media/image116.wmf"/><Relationship Id="rId435" Type="http://schemas.openxmlformats.org/officeDocument/2006/relationships/oleObject" Target="embeddings/oleObject209.bin"/><Relationship Id="rId642" Type="http://schemas.openxmlformats.org/officeDocument/2006/relationships/oleObject" Target="embeddings/oleObject313.bin"/><Relationship Id="rId1065" Type="http://schemas.openxmlformats.org/officeDocument/2006/relationships/oleObject" Target="embeddings/oleObject522.bin"/><Relationship Id="rId1272" Type="http://schemas.openxmlformats.org/officeDocument/2006/relationships/image" Target="media/image642.wmf"/><Relationship Id="rId281" Type="http://schemas.openxmlformats.org/officeDocument/2006/relationships/oleObject" Target="embeddings/oleObject135.bin"/><Relationship Id="rId502" Type="http://schemas.openxmlformats.org/officeDocument/2006/relationships/image" Target="media/image255.wmf"/><Relationship Id="rId947" Type="http://schemas.openxmlformats.org/officeDocument/2006/relationships/image" Target="media/image483.wmf"/><Relationship Id="rId1132" Type="http://schemas.openxmlformats.org/officeDocument/2006/relationships/oleObject" Target="embeddings/oleObject552.bin"/><Relationship Id="rId1577" Type="http://schemas.openxmlformats.org/officeDocument/2006/relationships/image" Target="media/image806.wmf"/><Relationship Id="rId76" Type="http://schemas.openxmlformats.org/officeDocument/2006/relationships/image" Target="media/image37.wmf"/><Relationship Id="rId141" Type="http://schemas.openxmlformats.org/officeDocument/2006/relationships/oleObject" Target="embeddings/oleObject68.bin"/><Relationship Id="rId379" Type="http://schemas.openxmlformats.org/officeDocument/2006/relationships/image" Target="media/image191.wmf"/><Relationship Id="rId586" Type="http://schemas.openxmlformats.org/officeDocument/2006/relationships/image" Target="media/image298.wmf"/><Relationship Id="rId793" Type="http://schemas.openxmlformats.org/officeDocument/2006/relationships/oleObject" Target="embeddings/oleObject389.bin"/><Relationship Id="rId807" Type="http://schemas.openxmlformats.org/officeDocument/2006/relationships/oleObject" Target="embeddings/oleObject396.bin"/><Relationship Id="rId1437" Type="http://schemas.openxmlformats.org/officeDocument/2006/relationships/oleObject" Target="embeddings/oleObject706.bin"/><Relationship Id="rId7" Type="http://schemas.openxmlformats.org/officeDocument/2006/relationships/image" Target="media/image2.wmf"/><Relationship Id="rId239" Type="http://schemas.openxmlformats.org/officeDocument/2006/relationships/oleObject" Target="embeddings/oleObject114.bin"/><Relationship Id="rId446" Type="http://schemas.openxmlformats.org/officeDocument/2006/relationships/image" Target="media/image228.wmf"/><Relationship Id="rId653" Type="http://schemas.openxmlformats.org/officeDocument/2006/relationships/image" Target="media/image331.wmf"/><Relationship Id="rId1076" Type="http://schemas.openxmlformats.org/officeDocument/2006/relationships/image" Target="media/image545.wmf"/><Relationship Id="rId1283" Type="http://schemas.openxmlformats.org/officeDocument/2006/relationships/image" Target="media/image647.wmf"/><Relationship Id="rId1490" Type="http://schemas.openxmlformats.org/officeDocument/2006/relationships/image" Target="media/image757.wmf"/><Relationship Id="rId1504" Type="http://schemas.openxmlformats.org/officeDocument/2006/relationships/image" Target="media/image764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60" Type="http://schemas.openxmlformats.org/officeDocument/2006/relationships/image" Target="media/image433.wmf"/><Relationship Id="rId958" Type="http://schemas.openxmlformats.org/officeDocument/2006/relationships/image" Target="media/image489.wmf"/><Relationship Id="rId1143" Type="http://schemas.openxmlformats.org/officeDocument/2006/relationships/image" Target="media/image582.wmf"/><Relationship Id="rId1588" Type="http://schemas.openxmlformats.org/officeDocument/2006/relationships/oleObject" Target="embeddings/oleObject773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49.bin"/><Relationship Id="rId597" Type="http://schemas.openxmlformats.org/officeDocument/2006/relationships/oleObject" Target="embeddings/oleObject290.bin"/><Relationship Id="rId720" Type="http://schemas.openxmlformats.org/officeDocument/2006/relationships/oleObject" Target="embeddings/oleObject352.bin"/><Relationship Id="rId818" Type="http://schemas.openxmlformats.org/officeDocument/2006/relationships/image" Target="media/image413.wmf"/><Relationship Id="rId1350" Type="http://schemas.openxmlformats.org/officeDocument/2006/relationships/image" Target="media/image683.wmf"/><Relationship Id="rId1448" Type="http://schemas.openxmlformats.org/officeDocument/2006/relationships/image" Target="media/image732.wmf"/><Relationship Id="rId152" Type="http://schemas.openxmlformats.org/officeDocument/2006/relationships/image" Target="media/image76.wmf"/><Relationship Id="rId457" Type="http://schemas.openxmlformats.org/officeDocument/2006/relationships/oleObject" Target="embeddings/oleObject221.bin"/><Relationship Id="rId1003" Type="http://schemas.openxmlformats.org/officeDocument/2006/relationships/image" Target="media/image509.wmf"/><Relationship Id="rId1087" Type="http://schemas.openxmlformats.org/officeDocument/2006/relationships/image" Target="media/image554.wmf"/><Relationship Id="rId1210" Type="http://schemas.openxmlformats.org/officeDocument/2006/relationships/oleObject" Target="embeddings/oleObject592.bin"/><Relationship Id="rId1294" Type="http://schemas.openxmlformats.org/officeDocument/2006/relationships/image" Target="media/image654.wmf"/><Relationship Id="rId1308" Type="http://schemas.openxmlformats.org/officeDocument/2006/relationships/oleObject" Target="embeddings/oleObject642.bin"/><Relationship Id="rId664" Type="http://schemas.openxmlformats.org/officeDocument/2006/relationships/image" Target="media/image336.wmf"/><Relationship Id="rId871" Type="http://schemas.openxmlformats.org/officeDocument/2006/relationships/oleObject" Target="embeddings/oleObject429.bin"/><Relationship Id="rId969" Type="http://schemas.openxmlformats.org/officeDocument/2006/relationships/oleObject" Target="embeddings/oleObject472.bin"/><Relationship Id="rId1515" Type="http://schemas.openxmlformats.org/officeDocument/2006/relationships/oleObject" Target="embeddings/oleObject741.bin"/><Relationship Id="rId14" Type="http://schemas.openxmlformats.org/officeDocument/2006/relationships/oleObject" Target="embeddings/oleObject5.bin"/><Relationship Id="rId317" Type="http://schemas.openxmlformats.org/officeDocument/2006/relationships/image" Target="media/image160.wmf"/><Relationship Id="rId524" Type="http://schemas.openxmlformats.org/officeDocument/2006/relationships/image" Target="media/image266.wmf"/><Relationship Id="rId731" Type="http://schemas.openxmlformats.org/officeDocument/2006/relationships/image" Target="media/image370.wmf"/><Relationship Id="rId1154" Type="http://schemas.openxmlformats.org/officeDocument/2006/relationships/oleObject" Target="embeddings/oleObject563.bin"/><Relationship Id="rId1361" Type="http://schemas.openxmlformats.org/officeDocument/2006/relationships/oleObject" Target="embeddings/oleObject668.bin"/><Relationship Id="rId1459" Type="http://schemas.openxmlformats.org/officeDocument/2006/relationships/oleObject" Target="embeddings/oleObject717.bin"/><Relationship Id="rId98" Type="http://schemas.openxmlformats.org/officeDocument/2006/relationships/image" Target="media/image48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0.bin"/><Relationship Id="rId829" Type="http://schemas.openxmlformats.org/officeDocument/2006/relationships/oleObject" Target="embeddings/oleObject407.bin"/><Relationship Id="rId1014" Type="http://schemas.openxmlformats.org/officeDocument/2006/relationships/oleObject" Target="embeddings/oleObject496.bin"/><Relationship Id="rId1221" Type="http://schemas.openxmlformats.org/officeDocument/2006/relationships/image" Target="media/image620.wmf"/><Relationship Id="rId230" Type="http://schemas.openxmlformats.org/officeDocument/2006/relationships/image" Target="media/image117.wmf"/><Relationship Id="rId468" Type="http://schemas.openxmlformats.org/officeDocument/2006/relationships/image" Target="media/image238.wmf"/><Relationship Id="rId675" Type="http://schemas.openxmlformats.org/officeDocument/2006/relationships/image" Target="media/image342.wmf"/><Relationship Id="rId882" Type="http://schemas.openxmlformats.org/officeDocument/2006/relationships/oleObject" Target="embeddings/oleObject435.bin"/><Relationship Id="rId1098" Type="http://schemas.openxmlformats.org/officeDocument/2006/relationships/oleObject" Target="embeddings/oleObject535.bin"/><Relationship Id="rId1319" Type="http://schemas.openxmlformats.org/officeDocument/2006/relationships/image" Target="media/image668.wmf"/><Relationship Id="rId1526" Type="http://schemas.openxmlformats.org/officeDocument/2006/relationships/image" Target="media/image775.wmf"/><Relationship Id="rId25" Type="http://schemas.openxmlformats.org/officeDocument/2006/relationships/image" Target="media/image11.wmf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0.bin"/><Relationship Id="rId742" Type="http://schemas.openxmlformats.org/officeDocument/2006/relationships/oleObject" Target="embeddings/oleObject364.bin"/><Relationship Id="rId1165" Type="http://schemas.openxmlformats.org/officeDocument/2006/relationships/oleObject" Target="embeddings/oleObject569.bin"/><Relationship Id="rId1372" Type="http://schemas.openxmlformats.org/officeDocument/2006/relationships/image" Target="media/image694.wmf"/><Relationship Id="rId174" Type="http://schemas.openxmlformats.org/officeDocument/2006/relationships/oleObject" Target="embeddings/oleObject84.bin"/><Relationship Id="rId381" Type="http://schemas.openxmlformats.org/officeDocument/2006/relationships/image" Target="media/image192.wmf"/><Relationship Id="rId602" Type="http://schemas.openxmlformats.org/officeDocument/2006/relationships/image" Target="media/image306.wmf"/><Relationship Id="rId1025" Type="http://schemas.openxmlformats.org/officeDocument/2006/relationships/image" Target="media/image520.wmf"/><Relationship Id="rId1232" Type="http://schemas.openxmlformats.org/officeDocument/2006/relationships/oleObject" Target="embeddings/oleObject603.bin"/><Relationship Id="rId241" Type="http://schemas.openxmlformats.org/officeDocument/2006/relationships/oleObject" Target="embeddings/oleObject115.bin"/><Relationship Id="rId479" Type="http://schemas.openxmlformats.org/officeDocument/2006/relationships/oleObject" Target="embeddings/oleObject232.bin"/><Relationship Id="rId686" Type="http://schemas.openxmlformats.org/officeDocument/2006/relationships/oleObject" Target="embeddings/oleObject335.bin"/><Relationship Id="rId893" Type="http://schemas.openxmlformats.org/officeDocument/2006/relationships/image" Target="media/image454.wmf"/><Relationship Id="rId907" Type="http://schemas.openxmlformats.org/officeDocument/2006/relationships/oleObject" Target="embeddings/oleObject440.bin"/><Relationship Id="rId1537" Type="http://schemas.openxmlformats.org/officeDocument/2006/relationships/oleObject" Target="embeddings/oleObject752.bin"/><Relationship Id="rId36" Type="http://schemas.openxmlformats.org/officeDocument/2006/relationships/oleObject" Target="embeddings/oleObject16.bin"/><Relationship Id="rId339" Type="http://schemas.openxmlformats.org/officeDocument/2006/relationships/image" Target="media/image171.wmf"/><Relationship Id="rId546" Type="http://schemas.openxmlformats.org/officeDocument/2006/relationships/oleObject" Target="embeddings/oleObject266.bin"/><Relationship Id="rId753" Type="http://schemas.openxmlformats.org/officeDocument/2006/relationships/image" Target="media/image380.wmf"/><Relationship Id="rId1176" Type="http://schemas.openxmlformats.org/officeDocument/2006/relationships/image" Target="media/image598.wmf"/><Relationship Id="rId1383" Type="http://schemas.openxmlformats.org/officeDocument/2006/relationships/oleObject" Target="embeddings/oleObject679.bin"/><Relationship Id="rId101" Type="http://schemas.openxmlformats.org/officeDocument/2006/relationships/oleObject" Target="embeddings/oleObject48.bin"/><Relationship Id="rId185" Type="http://schemas.openxmlformats.org/officeDocument/2006/relationships/image" Target="media/image92.wmf"/><Relationship Id="rId406" Type="http://schemas.openxmlformats.org/officeDocument/2006/relationships/image" Target="media/image207.wmf"/><Relationship Id="rId960" Type="http://schemas.openxmlformats.org/officeDocument/2006/relationships/oleObject" Target="embeddings/oleObject467.bin"/><Relationship Id="rId1036" Type="http://schemas.openxmlformats.org/officeDocument/2006/relationships/image" Target="media/image525.wmf"/><Relationship Id="rId1243" Type="http://schemas.openxmlformats.org/officeDocument/2006/relationships/image" Target="media/image631.wmf"/><Relationship Id="rId1590" Type="http://schemas.microsoft.com/office/2011/relationships/people" Target="people.xml"/><Relationship Id="rId392" Type="http://schemas.openxmlformats.org/officeDocument/2006/relationships/image" Target="media/image199.png"/><Relationship Id="rId613" Type="http://schemas.openxmlformats.org/officeDocument/2006/relationships/image" Target="media/image311.wmf"/><Relationship Id="rId697" Type="http://schemas.openxmlformats.org/officeDocument/2006/relationships/image" Target="media/image353.wmf"/><Relationship Id="rId820" Type="http://schemas.openxmlformats.org/officeDocument/2006/relationships/image" Target="media/image414.wmf"/><Relationship Id="rId918" Type="http://schemas.openxmlformats.org/officeDocument/2006/relationships/image" Target="media/image469.wmf"/><Relationship Id="rId1450" Type="http://schemas.openxmlformats.org/officeDocument/2006/relationships/image" Target="media/image733.wmf"/><Relationship Id="rId1548" Type="http://schemas.openxmlformats.org/officeDocument/2006/relationships/image" Target="media/image786.wmf"/><Relationship Id="rId252" Type="http://schemas.openxmlformats.org/officeDocument/2006/relationships/image" Target="media/image128.wmf"/><Relationship Id="rId1103" Type="http://schemas.openxmlformats.org/officeDocument/2006/relationships/image" Target="media/image562.wmf"/><Relationship Id="rId1187" Type="http://schemas.openxmlformats.org/officeDocument/2006/relationships/oleObject" Target="embeddings/oleObject580.bin"/><Relationship Id="rId1310" Type="http://schemas.openxmlformats.org/officeDocument/2006/relationships/oleObject" Target="embeddings/oleObject643.bin"/><Relationship Id="rId1408" Type="http://schemas.openxmlformats.org/officeDocument/2006/relationships/image" Target="media/image712.wmf"/><Relationship Id="rId47" Type="http://schemas.openxmlformats.org/officeDocument/2006/relationships/image" Target="media/image22.wmf"/><Relationship Id="rId112" Type="http://schemas.openxmlformats.org/officeDocument/2006/relationships/image" Target="media/image55.wmf"/><Relationship Id="rId557" Type="http://schemas.openxmlformats.org/officeDocument/2006/relationships/image" Target="media/image283.wmf"/><Relationship Id="rId764" Type="http://schemas.openxmlformats.org/officeDocument/2006/relationships/image" Target="media/image386.wmf"/><Relationship Id="rId971" Type="http://schemas.openxmlformats.org/officeDocument/2006/relationships/oleObject" Target="embeddings/oleObject473.bin"/><Relationship Id="rId1394" Type="http://schemas.openxmlformats.org/officeDocument/2006/relationships/image" Target="media/image705.wmf"/><Relationship Id="rId196" Type="http://schemas.openxmlformats.org/officeDocument/2006/relationships/oleObject" Target="embeddings/oleObject95.bin"/><Relationship Id="rId417" Type="http://schemas.openxmlformats.org/officeDocument/2006/relationships/image" Target="media/image213.wmf"/><Relationship Id="rId624" Type="http://schemas.openxmlformats.org/officeDocument/2006/relationships/oleObject" Target="embeddings/oleObject304.bin"/><Relationship Id="rId831" Type="http://schemas.openxmlformats.org/officeDocument/2006/relationships/oleObject" Target="embeddings/oleObject408.bin"/><Relationship Id="rId1047" Type="http://schemas.openxmlformats.org/officeDocument/2006/relationships/oleObject" Target="embeddings/oleObject513.bin"/><Relationship Id="rId1254" Type="http://schemas.openxmlformats.org/officeDocument/2006/relationships/oleObject" Target="embeddings/oleObject614.bin"/><Relationship Id="rId1461" Type="http://schemas.openxmlformats.org/officeDocument/2006/relationships/oleObject" Target="embeddings/oleObject718.bin"/><Relationship Id="rId263" Type="http://schemas.openxmlformats.org/officeDocument/2006/relationships/oleObject" Target="embeddings/oleObject126.bin"/><Relationship Id="rId470" Type="http://schemas.openxmlformats.org/officeDocument/2006/relationships/image" Target="media/image239.wmf"/><Relationship Id="rId929" Type="http://schemas.openxmlformats.org/officeDocument/2006/relationships/oleObject" Target="embeddings/oleObject451.bin"/><Relationship Id="rId1114" Type="http://schemas.openxmlformats.org/officeDocument/2006/relationships/oleObject" Target="embeddings/oleObject543.bin"/><Relationship Id="rId1321" Type="http://schemas.openxmlformats.org/officeDocument/2006/relationships/image" Target="media/image669.wmf"/><Relationship Id="rId1559" Type="http://schemas.openxmlformats.org/officeDocument/2006/relationships/image" Target="media/image797.wmf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0.bin"/><Relationship Id="rId568" Type="http://schemas.openxmlformats.org/officeDocument/2006/relationships/image" Target="media/image290.wmf"/><Relationship Id="rId775" Type="http://schemas.openxmlformats.org/officeDocument/2006/relationships/oleObject" Target="embeddings/oleObject380.bin"/><Relationship Id="rId982" Type="http://schemas.openxmlformats.org/officeDocument/2006/relationships/image" Target="media/image500.wmf"/><Relationship Id="rId1198" Type="http://schemas.openxmlformats.org/officeDocument/2006/relationships/oleObject" Target="embeddings/oleObject586.bin"/><Relationship Id="rId1419" Type="http://schemas.openxmlformats.org/officeDocument/2006/relationships/oleObject" Target="embeddings/oleObject697.bin"/><Relationship Id="rId428" Type="http://schemas.openxmlformats.org/officeDocument/2006/relationships/image" Target="media/image219.wmf"/><Relationship Id="rId635" Type="http://schemas.openxmlformats.org/officeDocument/2006/relationships/image" Target="media/image322.wmf"/><Relationship Id="rId842" Type="http://schemas.openxmlformats.org/officeDocument/2006/relationships/image" Target="media/image425.wmf"/><Relationship Id="rId1058" Type="http://schemas.openxmlformats.org/officeDocument/2006/relationships/image" Target="media/image536.wmf"/><Relationship Id="rId1265" Type="http://schemas.openxmlformats.org/officeDocument/2006/relationships/image" Target="media/image640.wmf"/><Relationship Id="rId1472" Type="http://schemas.openxmlformats.org/officeDocument/2006/relationships/image" Target="media/image744.wmf"/><Relationship Id="rId274" Type="http://schemas.openxmlformats.org/officeDocument/2006/relationships/image" Target="media/image139.wmf"/><Relationship Id="rId481" Type="http://schemas.openxmlformats.org/officeDocument/2006/relationships/oleObject" Target="embeddings/oleObject233.bin"/><Relationship Id="rId702" Type="http://schemas.openxmlformats.org/officeDocument/2006/relationships/oleObject" Target="embeddings/oleObject343.bin"/><Relationship Id="rId1125" Type="http://schemas.openxmlformats.org/officeDocument/2006/relationships/image" Target="media/image573.wmf"/><Relationship Id="rId1332" Type="http://schemas.openxmlformats.org/officeDocument/2006/relationships/oleObject" Target="embeddings/oleObject653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6.wmf"/><Relationship Id="rId579" Type="http://schemas.openxmlformats.org/officeDocument/2006/relationships/image" Target="media/image295.wmf"/><Relationship Id="rId786" Type="http://schemas.openxmlformats.org/officeDocument/2006/relationships/image" Target="media/image397.wmf"/><Relationship Id="rId993" Type="http://schemas.openxmlformats.org/officeDocument/2006/relationships/oleObject" Target="embeddings/oleObject485.bin"/><Relationship Id="rId341" Type="http://schemas.openxmlformats.org/officeDocument/2006/relationships/image" Target="media/image172.wmf"/><Relationship Id="rId439" Type="http://schemas.openxmlformats.org/officeDocument/2006/relationships/oleObject" Target="embeddings/oleObject211.bin"/><Relationship Id="rId646" Type="http://schemas.openxmlformats.org/officeDocument/2006/relationships/oleObject" Target="embeddings/oleObject315.bin"/><Relationship Id="rId1069" Type="http://schemas.openxmlformats.org/officeDocument/2006/relationships/oleObject" Target="embeddings/oleObject524.bin"/><Relationship Id="rId1276" Type="http://schemas.openxmlformats.org/officeDocument/2006/relationships/image" Target="media/image644.wmf"/><Relationship Id="rId1483" Type="http://schemas.openxmlformats.org/officeDocument/2006/relationships/image" Target="media/image752.wmf"/><Relationship Id="rId201" Type="http://schemas.openxmlformats.org/officeDocument/2006/relationships/image" Target="media/image100.wmf"/><Relationship Id="rId285" Type="http://schemas.openxmlformats.org/officeDocument/2006/relationships/oleObject" Target="embeddings/oleObject137.bin"/><Relationship Id="rId506" Type="http://schemas.openxmlformats.org/officeDocument/2006/relationships/image" Target="media/image257.wmf"/><Relationship Id="rId853" Type="http://schemas.openxmlformats.org/officeDocument/2006/relationships/oleObject" Target="embeddings/oleObject420.bin"/><Relationship Id="rId1136" Type="http://schemas.openxmlformats.org/officeDocument/2006/relationships/oleObject" Target="embeddings/oleObject554.bin"/><Relationship Id="rId492" Type="http://schemas.openxmlformats.org/officeDocument/2006/relationships/image" Target="media/image250.wmf"/><Relationship Id="rId713" Type="http://schemas.openxmlformats.org/officeDocument/2006/relationships/image" Target="media/image361.wmf"/><Relationship Id="rId797" Type="http://schemas.openxmlformats.org/officeDocument/2006/relationships/oleObject" Target="embeddings/oleObject391.bin"/><Relationship Id="rId920" Type="http://schemas.openxmlformats.org/officeDocument/2006/relationships/image" Target="media/image470.wmf"/><Relationship Id="rId1343" Type="http://schemas.openxmlformats.org/officeDocument/2006/relationships/oleObject" Target="embeddings/oleObject659.bin"/><Relationship Id="rId1550" Type="http://schemas.openxmlformats.org/officeDocument/2006/relationships/image" Target="media/image788.wmf"/><Relationship Id="rId145" Type="http://schemas.openxmlformats.org/officeDocument/2006/relationships/image" Target="media/image72.wmf"/><Relationship Id="rId352" Type="http://schemas.openxmlformats.org/officeDocument/2006/relationships/oleObject" Target="embeddings/oleObject171.bin"/><Relationship Id="rId1203" Type="http://schemas.openxmlformats.org/officeDocument/2006/relationships/image" Target="media/image611.wmf"/><Relationship Id="rId1287" Type="http://schemas.openxmlformats.org/officeDocument/2006/relationships/image" Target="media/image649.wmf"/><Relationship Id="rId1410" Type="http://schemas.openxmlformats.org/officeDocument/2006/relationships/image" Target="media/image713.wmf"/><Relationship Id="rId1508" Type="http://schemas.openxmlformats.org/officeDocument/2006/relationships/image" Target="media/image766.wmf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21.bin"/><Relationship Id="rId864" Type="http://schemas.openxmlformats.org/officeDocument/2006/relationships/image" Target="media/image435.wmf"/><Relationship Id="rId1494" Type="http://schemas.openxmlformats.org/officeDocument/2006/relationships/image" Target="media/image759.wmf"/><Relationship Id="rId296" Type="http://schemas.openxmlformats.org/officeDocument/2006/relationships/oleObject" Target="embeddings/oleObject143.bin"/><Relationship Id="rId517" Type="http://schemas.openxmlformats.org/officeDocument/2006/relationships/oleObject" Target="embeddings/oleObject251.bin"/><Relationship Id="rId724" Type="http://schemas.openxmlformats.org/officeDocument/2006/relationships/oleObject" Target="embeddings/oleObject354.bin"/><Relationship Id="rId931" Type="http://schemas.openxmlformats.org/officeDocument/2006/relationships/oleObject" Target="embeddings/oleObject452.bin"/><Relationship Id="rId1147" Type="http://schemas.openxmlformats.org/officeDocument/2006/relationships/image" Target="media/image584.wmf"/><Relationship Id="rId1354" Type="http://schemas.openxmlformats.org/officeDocument/2006/relationships/image" Target="media/image685.wmf"/><Relationship Id="rId1561" Type="http://schemas.openxmlformats.org/officeDocument/2006/relationships/oleObject" Target="embeddings/oleObject758.bin"/><Relationship Id="rId60" Type="http://schemas.openxmlformats.org/officeDocument/2006/relationships/oleObject" Target="embeddings/oleObject28.bin"/><Relationship Id="rId156" Type="http://schemas.openxmlformats.org/officeDocument/2006/relationships/image" Target="media/image78.wmf"/><Relationship Id="rId363" Type="http://schemas.openxmlformats.org/officeDocument/2006/relationships/image" Target="media/image183.wmf"/><Relationship Id="rId570" Type="http://schemas.openxmlformats.org/officeDocument/2006/relationships/image" Target="media/image291.wmf"/><Relationship Id="rId1007" Type="http://schemas.openxmlformats.org/officeDocument/2006/relationships/image" Target="media/image511.wmf"/><Relationship Id="rId1214" Type="http://schemas.openxmlformats.org/officeDocument/2006/relationships/oleObject" Target="embeddings/oleObject594.bin"/><Relationship Id="rId1421" Type="http://schemas.openxmlformats.org/officeDocument/2006/relationships/oleObject" Target="embeddings/oleObject698.bin"/><Relationship Id="rId223" Type="http://schemas.openxmlformats.org/officeDocument/2006/relationships/oleObject" Target="embeddings/oleObject106.bin"/><Relationship Id="rId430" Type="http://schemas.openxmlformats.org/officeDocument/2006/relationships/image" Target="media/image220.wmf"/><Relationship Id="rId668" Type="http://schemas.openxmlformats.org/officeDocument/2006/relationships/image" Target="media/image338.jpeg"/><Relationship Id="rId875" Type="http://schemas.openxmlformats.org/officeDocument/2006/relationships/image" Target="media/image440.wmf"/><Relationship Id="rId1060" Type="http://schemas.openxmlformats.org/officeDocument/2006/relationships/image" Target="media/image537.wmf"/><Relationship Id="rId1298" Type="http://schemas.openxmlformats.org/officeDocument/2006/relationships/oleObject" Target="embeddings/oleObject637.bin"/><Relationship Id="rId1519" Type="http://schemas.openxmlformats.org/officeDocument/2006/relationships/oleObject" Target="embeddings/oleObject743.bin"/><Relationship Id="rId18" Type="http://schemas.openxmlformats.org/officeDocument/2006/relationships/oleObject" Target="embeddings/oleObject7.bin"/><Relationship Id="rId528" Type="http://schemas.openxmlformats.org/officeDocument/2006/relationships/image" Target="media/image268.wmf"/><Relationship Id="rId735" Type="http://schemas.openxmlformats.org/officeDocument/2006/relationships/oleObject" Target="embeddings/oleObject360.bin"/><Relationship Id="rId942" Type="http://schemas.openxmlformats.org/officeDocument/2006/relationships/oleObject" Target="embeddings/oleObject458.bin"/><Relationship Id="rId1158" Type="http://schemas.openxmlformats.org/officeDocument/2006/relationships/oleObject" Target="embeddings/oleObject565.bin"/><Relationship Id="rId1365" Type="http://schemas.openxmlformats.org/officeDocument/2006/relationships/oleObject" Target="embeddings/oleObject670.bin"/><Relationship Id="rId1572" Type="http://schemas.openxmlformats.org/officeDocument/2006/relationships/oleObject" Target="embeddings/oleObject764.bin"/><Relationship Id="rId167" Type="http://schemas.openxmlformats.org/officeDocument/2006/relationships/image" Target="media/image83.wmf"/><Relationship Id="rId374" Type="http://schemas.openxmlformats.org/officeDocument/2006/relationships/oleObject" Target="embeddings/oleObject182.bin"/><Relationship Id="rId581" Type="http://schemas.openxmlformats.org/officeDocument/2006/relationships/image" Target="media/image296.wmf"/><Relationship Id="rId1018" Type="http://schemas.openxmlformats.org/officeDocument/2006/relationships/oleObject" Target="embeddings/oleObject498.bin"/><Relationship Id="rId1225" Type="http://schemas.openxmlformats.org/officeDocument/2006/relationships/image" Target="media/image622.wmf"/><Relationship Id="rId1432" Type="http://schemas.openxmlformats.org/officeDocument/2006/relationships/image" Target="media/image724.wmf"/><Relationship Id="rId71" Type="http://schemas.openxmlformats.org/officeDocument/2006/relationships/oleObject" Target="embeddings/oleObject33.bin"/><Relationship Id="rId234" Type="http://schemas.openxmlformats.org/officeDocument/2006/relationships/image" Target="media/image119.wmf"/><Relationship Id="rId679" Type="http://schemas.openxmlformats.org/officeDocument/2006/relationships/image" Target="media/image344.wmf"/><Relationship Id="rId802" Type="http://schemas.openxmlformats.org/officeDocument/2006/relationships/image" Target="media/image405.wmf"/><Relationship Id="rId886" Type="http://schemas.openxmlformats.org/officeDocument/2006/relationships/image" Target="media/image447.wmf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12.bin"/><Relationship Id="rId539" Type="http://schemas.openxmlformats.org/officeDocument/2006/relationships/oleObject" Target="embeddings/oleObject262.bin"/><Relationship Id="rId746" Type="http://schemas.openxmlformats.org/officeDocument/2006/relationships/oleObject" Target="embeddings/oleObject366.bin"/><Relationship Id="rId1071" Type="http://schemas.openxmlformats.org/officeDocument/2006/relationships/oleObject" Target="embeddings/oleObject525.bin"/><Relationship Id="rId1169" Type="http://schemas.openxmlformats.org/officeDocument/2006/relationships/oleObject" Target="embeddings/oleObject571.bin"/><Relationship Id="rId1376" Type="http://schemas.openxmlformats.org/officeDocument/2006/relationships/image" Target="media/image696.wmf"/><Relationship Id="rId1583" Type="http://schemas.openxmlformats.org/officeDocument/2006/relationships/image" Target="media/image809.wmf"/><Relationship Id="rId178" Type="http://schemas.openxmlformats.org/officeDocument/2006/relationships/oleObject" Target="embeddings/oleObject86.bin"/><Relationship Id="rId301" Type="http://schemas.openxmlformats.org/officeDocument/2006/relationships/image" Target="media/image152.wmf"/><Relationship Id="rId953" Type="http://schemas.openxmlformats.org/officeDocument/2006/relationships/image" Target="media/image486.wmf"/><Relationship Id="rId1029" Type="http://schemas.openxmlformats.org/officeDocument/2006/relationships/oleObject" Target="embeddings/oleObject504.bin"/><Relationship Id="rId1236" Type="http://schemas.openxmlformats.org/officeDocument/2006/relationships/oleObject" Target="embeddings/oleObject605.bin"/><Relationship Id="rId82" Type="http://schemas.openxmlformats.org/officeDocument/2006/relationships/image" Target="media/image40.wmf"/><Relationship Id="rId385" Type="http://schemas.openxmlformats.org/officeDocument/2006/relationships/image" Target="media/image194.wmf"/><Relationship Id="rId592" Type="http://schemas.openxmlformats.org/officeDocument/2006/relationships/image" Target="media/image301.wmf"/><Relationship Id="rId606" Type="http://schemas.openxmlformats.org/officeDocument/2006/relationships/image" Target="media/image308.wmf"/><Relationship Id="rId813" Type="http://schemas.openxmlformats.org/officeDocument/2006/relationships/oleObject" Target="embeddings/oleObject399.bin"/><Relationship Id="rId1443" Type="http://schemas.openxmlformats.org/officeDocument/2006/relationships/oleObject" Target="embeddings/oleObject709.bin"/><Relationship Id="rId245" Type="http://schemas.openxmlformats.org/officeDocument/2006/relationships/oleObject" Target="embeddings/oleObject117.bin"/><Relationship Id="rId452" Type="http://schemas.openxmlformats.org/officeDocument/2006/relationships/oleObject" Target="embeddings/oleObject218.bin"/><Relationship Id="rId897" Type="http://schemas.openxmlformats.org/officeDocument/2006/relationships/image" Target="media/image457.wmf"/><Relationship Id="rId1082" Type="http://schemas.openxmlformats.org/officeDocument/2006/relationships/image" Target="media/image550.wmf"/><Relationship Id="rId1303" Type="http://schemas.openxmlformats.org/officeDocument/2006/relationships/image" Target="media/image659.wmf"/><Relationship Id="rId1510" Type="http://schemas.openxmlformats.org/officeDocument/2006/relationships/image" Target="media/image767.wmf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1.bin"/><Relationship Id="rId757" Type="http://schemas.openxmlformats.org/officeDocument/2006/relationships/image" Target="media/image382.wmf"/><Relationship Id="rId964" Type="http://schemas.openxmlformats.org/officeDocument/2006/relationships/oleObject" Target="embeddings/oleObject469.bin"/><Relationship Id="rId1387" Type="http://schemas.openxmlformats.org/officeDocument/2006/relationships/oleObject" Target="embeddings/oleObject681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94.wmf"/><Relationship Id="rId396" Type="http://schemas.openxmlformats.org/officeDocument/2006/relationships/oleObject" Target="embeddings/oleObject191.bin"/><Relationship Id="rId617" Type="http://schemas.openxmlformats.org/officeDocument/2006/relationships/image" Target="media/image313.wmf"/><Relationship Id="rId824" Type="http://schemas.openxmlformats.org/officeDocument/2006/relationships/image" Target="media/image416.wmf"/><Relationship Id="rId1247" Type="http://schemas.openxmlformats.org/officeDocument/2006/relationships/image" Target="media/image633.wmf"/><Relationship Id="rId1454" Type="http://schemas.openxmlformats.org/officeDocument/2006/relationships/image" Target="media/image735.wmf"/><Relationship Id="rId256" Type="http://schemas.openxmlformats.org/officeDocument/2006/relationships/image" Target="media/image130.wmf"/><Relationship Id="rId463" Type="http://schemas.openxmlformats.org/officeDocument/2006/relationships/oleObject" Target="embeddings/oleObject224.bin"/><Relationship Id="rId670" Type="http://schemas.openxmlformats.org/officeDocument/2006/relationships/oleObject" Target="embeddings/oleObject327.bin"/><Relationship Id="rId1093" Type="http://schemas.openxmlformats.org/officeDocument/2006/relationships/image" Target="media/image557.wmf"/><Relationship Id="rId1107" Type="http://schemas.openxmlformats.org/officeDocument/2006/relationships/image" Target="media/image564.wmf"/><Relationship Id="rId1314" Type="http://schemas.openxmlformats.org/officeDocument/2006/relationships/image" Target="media/image665.png"/><Relationship Id="rId1521" Type="http://schemas.openxmlformats.org/officeDocument/2006/relationships/oleObject" Target="embeddings/oleObject744.bin"/><Relationship Id="rId116" Type="http://schemas.openxmlformats.org/officeDocument/2006/relationships/image" Target="media/image57.wmf"/><Relationship Id="rId323" Type="http://schemas.openxmlformats.org/officeDocument/2006/relationships/image" Target="media/image163.wmf"/><Relationship Id="rId530" Type="http://schemas.openxmlformats.org/officeDocument/2006/relationships/image" Target="media/image269.wmf"/><Relationship Id="rId768" Type="http://schemas.openxmlformats.org/officeDocument/2006/relationships/image" Target="media/image388.wmf"/><Relationship Id="rId975" Type="http://schemas.openxmlformats.org/officeDocument/2006/relationships/oleObject" Target="embeddings/oleObject475.bin"/><Relationship Id="rId1160" Type="http://schemas.openxmlformats.org/officeDocument/2006/relationships/oleObject" Target="embeddings/oleObject566.bin"/><Relationship Id="rId1398" Type="http://schemas.openxmlformats.org/officeDocument/2006/relationships/image" Target="media/image707.wmf"/><Relationship Id="rId20" Type="http://schemas.openxmlformats.org/officeDocument/2006/relationships/oleObject" Target="embeddings/oleObject8.bin"/><Relationship Id="rId628" Type="http://schemas.openxmlformats.org/officeDocument/2006/relationships/oleObject" Target="embeddings/oleObject306.bin"/><Relationship Id="rId835" Type="http://schemas.openxmlformats.org/officeDocument/2006/relationships/oleObject" Target="embeddings/oleObject410.bin"/><Relationship Id="rId1258" Type="http://schemas.openxmlformats.org/officeDocument/2006/relationships/oleObject" Target="embeddings/oleObject616.bin"/><Relationship Id="rId1465" Type="http://schemas.openxmlformats.org/officeDocument/2006/relationships/oleObject" Target="embeddings/oleObject720.bin"/><Relationship Id="rId267" Type="http://schemas.openxmlformats.org/officeDocument/2006/relationships/oleObject" Target="embeddings/oleObject128.bin"/><Relationship Id="rId474" Type="http://schemas.openxmlformats.org/officeDocument/2006/relationships/image" Target="media/image241.wmf"/><Relationship Id="rId1020" Type="http://schemas.openxmlformats.org/officeDocument/2006/relationships/oleObject" Target="embeddings/oleObject499.bin"/><Relationship Id="rId1118" Type="http://schemas.openxmlformats.org/officeDocument/2006/relationships/oleObject" Target="embeddings/oleObject545.bin"/><Relationship Id="rId1325" Type="http://schemas.openxmlformats.org/officeDocument/2006/relationships/image" Target="media/image671.wmf"/><Relationship Id="rId1532" Type="http://schemas.openxmlformats.org/officeDocument/2006/relationships/image" Target="media/image778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345.wmf"/><Relationship Id="rId779" Type="http://schemas.openxmlformats.org/officeDocument/2006/relationships/oleObject" Target="embeddings/oleObject382.bin"/><Relationship Id="rId902" Type="http://schemas.openxmlformats.org/officeDocument/2006/relationships/image" Target="media/image461.wmf"/><Relationship Id="rId986" Type="http://schemas.openxmlformats.org/officeDocument/2006/relationships/image" Target="media/image502.wmf"/><Relationship Id="rId31" Type="http://schemas.openxmlformats.org/officeDocument/2006/relationships/image" Target="media/image14.wmf"/><Relationship Id="rId334" Type="http://schemas.openxmlformats.org/officeDocument/2006/relationships/oleObject" Target="embeddings/oleObject162.bin"/><Relationship Id="rId541" Type="http://schemas.openxmlformats.org/officeDocument/2006/relationships/oleObject" Target="embeddings/oleObject263.bin"/><Relationship Id="rId639" Type="http://schemas.openxmlformats.org/officeDocument/2006/relationships/image" Target="media/image324.wmf"/><Relationship Id="rId1171" Type="http://schemas.openxmlformats.org/officeDocument/2006/relationships/oleObject" Target="embeddings/oleObject572.bin"/><Relationship Id="rId1269" Type="http://schemas.openxmlformats.org/officeDocument/2006/relationships/oleObject" Target="embeddings/oleObject624.bin"/><Relationship Id="rId1476" Type="http://schemas.openxmlformats.org/officeDocument/2006/relationships/image" Target="media/image746.wmf"/><Relationship Id="rId180" Type="http://schemas.openxmlformats.org/officeDocument/2006/relationships/oleObject" Target="embeddings/oleObject87.bin"/><Relationship Id="rId278" Type="http://schemas.openxmlformats.org/officeDocument/2006/relationships/image" Target="media/image141.wmf"/><Relationship Id="rId401" Type="http://schemas.openxmlformats.org/officeDocument/2006/relationships/image" Target="media/image204.png"/><Relationship Id="rId846" Type="http://schemas.openxmlformats.org/officeDocument/2006/relationships/image" Target="media/image427.wmf"/><Relationship Id="rId1031" Type="http://schemas.openxmlformats.org/officeDocument/2006/relationships/oleObject" Target="embeddings/oleObject505.bin"/><Relationship Id="rId1129" Type="http://schemas.openxmlformats.org/officeDocument/2006/relationships/image" Target="media/image575.wmf"/><Relationship Id="rId485" Type="http://schemas.openxmlformats.org/officeDocument/2006/relationships/oleObject" Target="embeddings/oleObject235.bin"/><Relationship Id="rId692" Type="http://schemas.openxmlformats.org/officeDocument/2006/relationships/oleObject" Target="embeddings/oleObject338.bin"/><Relationship Id="rId706" Type="http://schemas.openxmlformats.org/officeDocument/2006/relationships/oleObject" Target="embeddings/oleObject345.bin"/><Relationship Id="rId913" Type="http://schemas.openxmlformats.org/officeDocument/2006/relationships/oleObject" Target="embeddings/oleObject443.bin"/><Relationship Id="rId1336" Type="http://schemas.openxmlformats.org/officeDocument/2006/relationships/oleObject" Target="embeddings/oleObject655.bin"/><Relationship Id="rId1543" Type="http://schemas.openxmlformats.org/officeDocument/2006/relationships/oleObject" Target="embeddings/oleObject755.bin"/><Relationship Id="rId42" Type="http://schemas.openxmlformats.org/officeDocument/2006/relationships/oleObject" Target="embeddings/oleObject19.bin"/><Relationship Id="rId138" Type="http://schemas.openxmlformats.org/officeDocument/2006/relationships/image" Target="media/image68.wmf"/><Relationship Id="rId345" Type="http://schemas.openxmlformats.org/officeDocument/2006/relationships/image" Target="media/image174.wmf"/><Relationship Id="rId552" Type="http://schemas.openxmlformats.org/officeDocument/2006/relationships/oleObject" Target="embeddings/oleObject269.bin"/><Relationship Id="rId997" Type="http://schemas.openxmlformats.org/officeDocument/2006/relationships/oleObject" Target="embeddings/oleObject487.bin"/><Relationship Id="rId1182" Type="http://schemas.openxmlformats.org/officeDocument/2006/relationships/image" Target="media/image601.wmf"/><Relationship Id="rId1403" Type="http://schemas.openxmlformats.org/officeDocument/2006/relationships/oleObject" Target="embeddings/oleObject689.bin"/><Relationship Id="rId191" Type="http://schemas.openxmlformats.org/officeDocument/2006/relationships/image" Target="media/image95.wmf"/><Relationship Id="rId205" Type="http://schemas.openxmlformats.org/officeDocument/2006/relationships/image" Target="media/image102.wmf"/><Relationship Id="rId412" Type="http://schemas.openxmlformats.org/officeDocument/2006/relationships/image" Target="media/image210.png"/><Relationship Id="rId857" Type="http://schemas.openxmlformats.org/officeDocument/2006/relationships/oleObject" Target="embeddings/oleObject422.bin"/><Relationship Id="rId1042" Type="http://schemas.openxmlformats.org/officeDocument/2006/relationships/image" Target="media/image528.wmf"/><Relationship Id="rId1487" Type="http://schemas.openxmlformats.org/officeDocument/2006/relationships/oleObject" Target="embeddings/oleObject727.bin"/><Relationship Id="rId289" Type="http://schemas.openxmlformats.org/officeDocument/2006/relationships/image" Target="media/image146.wmf"/><Relationship Id="rId496" Type="http://schemas.openxmlformats.org/officeDocument/2006/relationships/image" Target="media/image252.wmf"/><Relationship Id="rId717" Type="http://schemas.openxmlformats.org/officeDocument/2006/relationships/image" Target="media/image363.wmf"/><Relationship Id="rId924" Type="http://schemas.openxmlformats.org/officeDocument/2006/relationships/image" Target="media/image472.wmf"/><Relationship Id="rId1347" Type="http://schemas.openxmlformats.org/officeDocument/2006/relationships/oleObject" Target="embeddings/oleObject661.bin"/><Relationship Id="rId1554" Type="http://schemas.openxmlformats.org/officeDocument/2006/relationships/image" Target="media/image792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3.bin"/><Relationship Id="rId563" Type="http://schemas.openxmlformats.org/officeDocument/2006/relationships/oleObject" Target="embeddings/oleObject272.bin"/><Relationship Id="rId770" Type="http://schemas.openxmlformats.org/officeDocument/2006/relationships/image" Target="media/image389.wmf"/><Relationship Id="rId1193" Type="http://schemas.openxmlformats.org/officeDocument/2006/relationships/oleObject" Target="embeddings/oleObject583.bin"/><Relationship Id="rId1207" Type="http://schemas.openxmlformats.org/officeDocument/2006/relationships/image" Target="media/image613.wmf"/><Relationship Id="rId1414" Type="http://schemas.openxmlformats.org/officeDocument/2006/relationships/image" Target="media/image715.wmf"/><Relationship Id="rId216" Type="http://schemas.openxmlformats.org/officeDocument/2006/relationships/image" Target="media/image108.png"/><Relationship Id="rId423" Type="http://schemas.openxmlformats.org/officeDocument/2006/relationships/image" Target="media/image216.wmf"/><Relationship Id="rId868" Type="http://schemas.openxmlformats.org/officeDocument/2006/relationships/image" Target="media/image437.wmf"/><Relationship Id="rId1053" Type="http://schemas.openxmlformats.org/officeDocument/2006/relationships/oleObject" Target="embeddings/oleObject516.bin"/><Relationship Id="rId1260" Type="http://schemas.openxmlformats.org/officeDocument/2006/relationships/oleObject" Target="embeddings/oleObject617.bin"/><Relationship Id="rId1498" Type="http://schemas.openxmlformats.org/officeDocument/2006/relationships/image" Target="media/image761.wmf"/><Relationship Id="rId630" Type="http://schemas.openxmlformats.org/officeDocument/2006/relationships/oleObject" Target="embeddings/oleObject307.bin"/><Relationship Id="rId728" Type="http://schemas.openxmlformats.org/officeDocument/2006/relationships/oleObject" Target="embeddings/oleObject356.bin"/><Relationship Id="rId935" Type="http://schemas.openxmlformats.org/officeDocument/2006/relationships/image" Target="media/image477.wmf"/><Relationship Id="rId1358" Type="http://schemas.openxmlformats.org/officeDocument/2006/relationships/image" Target="media/image687.wmf"/><Relationship Id="rId1565" Type="http://schemas.openxmlformats.org/officeDocument/2006/relationships/image" Target="media/image800.wmf"/><Relationship Id="rId64" Type="http://schemas.openxmlformats.org/officeDocument/2006/relationships/oleObject" Target="embeddings/oleObject30.bin"/><Relationship Id="rId367" Type="http://schemas.openxmlformats.org/officeDocument/2006/relationships/image" Target="media/image185.wmf"/><Relationship Id="rId574" Type="http://schemas.openxmlformats.org/officeDocument/2006/relationships/image" Target="media/image293.wmf"/><Relationship Id="rId1120" Type="http://schemas.openxmlformats.org/officeDocument/2006/relationships/oleObject" Target="embeddings/oleObject546.bin"/><Relationship Id="rId1218" Type="http://schemas.openxmlformats.org/officeDocument/2006/relationships/oleObject" Target="embeddings/oleObject596.bin"/><Relationship Id="rId1425" Type="http://schemas.openxmlformats.org/officeDocument/2006/relationships/oleObject" Target="embeddings/oleObject700.bin"/><Relationship Id="rId227" Type="http://schemas.openxmlformats.org/officeDocument/2006/relationships/oleObject" Target="embeddings/oleObject108.bin"/><Relationship Id="rId781" Type="http://schemas.openxmlformats.org/officeDocument/2006/relationships/oleObject" Target="embeddings/oleObject383.bin"/><Relationship Id="rId879" Type="http://schemas.openxmlformats.org/officeDocument/2006/relationships/image" Target="media/image442.wmf"/><Relationship Id="rId434" Type="http://schemas.openxmlformats.org/officeDocument/2006/relationships/image" Target="media/image222.wmf"/><Relationship Id="rId641" Type="http://schemas.openxmlformats.org/officeDocument/2006/relationships/image" Target="media/image325.wmf"/><Relationship Id="rId739" Type="http://schemas.openxmlformats.org/officeDocument/2006/relationships/image" Target="media/image373.wmf"/><Relationship Id="rId1064" Type="http://schemas.openxmlformats.org/officeDocument/2006/relationships/image" Target="media/image539.wmf"/><Relationship Id="rId1271" Type="http://schemas.openxmlformats.org/officeDocument/2006/relationships/oleObject" Target="embeddings/oleObject626.bin"/><Relationship Id="rId1369" Type="http://schemas.openxmlformats.org/officeDocument/2006/relationships/oleObject" Target="embeddings/oleObject672.bin"/><Relationship Id="rId1576" Type="http://schemas.openxmlformats.org/officeDocument/2006/relationships/oleObject" Target="embeddings/oleObject766.bin"/><Relationship Id="rId280" Type="http://schemas.openxmlformats.org/officeDocument/2006/relationships/image" Target="media/image142.wmf"/><Relationship Id="rId501" Type="http://schemas.openxmlformats.org/officeDocument/2006/relationships/oleObject" Target="embeddings/oleObject243.bin"/><Relationship Id="rId946" Type="http://schemas.openxmlformats.org/officeDocument/2006/relationships/oleObject" Target="embeddings/oleObject460.bin"/><Relationship Id="rId1131" Type="http://schemas.openxmlformats.org/officeDocument/2006/relationships/image" Target="media/image576.wmf"/><Relationship Id="rId1229" Type="http://schemas.openxmlformats.org/officeDocument/2006/relationships/image" Target="media/image624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69.wmf"/><Relationship Id="rId378" Type="http://schemas.openxmlformats.org/officeDocument/2006/relationships/oleObject" Target="embeddings/oleObject184.bin"/><Relationship Id="rId585" Type="http://schemas.openxmlformats.org/officeDocument/2006/relationships/oleObject" Target="embeddings/oleObject284.bin"/><Relationship Id="rId792" Type="http://schemas.openxmlformats.org/officeDocument/2006/relationships/image" Target="media/image400.wmf"/><Relationship Id="rId806" Type="http://schemas.openxmlformats.org/officeDocument/2006/relationships/image" Target="media/image407.wmf"/><Relationship Id="rId1436" Type="http://schemas.openxmlformats.org/officeDocument/2006/relationships/image" Target="media/image726.wmf"/><Relationship Id="rId6" Type="http://schemas.openxmlformats.org/officeDocument/2006/relationships/oleObject" Target="embeddings/oleObject1.bin"/><Relationship Id="rId238" Type="http://schemas.openxmlformats.org/officeDocument/2006/relationships/image" Target="media/image121.wmf"/><Relationship Id="rId445" Type="http://schemas.openxmlformats.org/officeDocument/2006/relationships/oleObject" Target="embeddings/oleObject214.bin"/><Relationship Id="rId652" Type="http://schemas.openxmlformats.org/officeDocument/2006/relationships/oleObject" Target="embeddings/oleObject318.bin"/><Relationship Id="rId1075" Type="http://schemas.openxmlformats.org/officeDocument/2006/relationships/oleObject" Target="embeddings/oleObject527.bin"/><Relationship Id="rId1282" Type="http://schemas.openxmlformats.org/officeDocument/2006/relationships/oleObject" Target="embeddings/oleObject632.bin"/><Relationship Id="rId1503" Type="http://schemas.openxmlformats.org/officeDocument/2006/relationships/oleObject" Target="embeddings/oleObject735.bin"/><Relationship Id="rId291" Type="http://schemas.openxmlformats.org/officeDocument/2006/relationships/image" Target="media/image147.wmf"/><Relationship Id="rId305" Type="http://schemas.openxmlformats.org/officeDocument/2006/relationships/image" Target="media/image154.wmf"/><Relationship Id="rId512" Type="http://schemas.openxmlformats.org/officeDocument/2006/relationships/image" Target="media/image260.wmf"/><Relationship Id="rId957" Type="http://schemas.openxmlformats.org/officeDocument/2006/relationships/oleObject" Target="embeddings/oleObject465.bin"/><Relationship Id="rId1142" Type="http://schemas.openxmlformats.org/officeDocument/2006/relationships/oleObject" Target="embeddings/oleObject557.bin"/><Relationship Id="rId1587" Type="http://schemas.openxmlformats.org/officeDocument/2006/relationships/image" Target="media/image810.wmf"/><Relationship Id="rId86" Type="http://schemas.openxmlformats.org/officeDocument/2006/relationships/image" Target="media/image42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6.jpeg"/><Relationship Id="rId596" Type="http://schemas.openxmlformats.org/officeDocument/2006/relationships/image" Target="media/image303.wmf"/><Relationship Id="rId817" Type="http://schemas.openxmlformats.org/officeDocument/2006/relationships/oleObject" Target="embeddings/oleObject401.bin"/><Relationship Id="rId1002" Type="http://schemas.openxmlformats.org/officeDocument/2006/relationships/oleObject" Target="embeddings/oleObject490.bin"/><Relationship Id="rId1447" Type="http://schemas.openxmlformats.org/officeDocument/2006/relationships/oleObject" Target="embeddings/oleObject711.bin"/><Relationship Id="rId249" Type="http://schemas.openxmlformats.org/officeDocument/2006/relationships/oleObject" Target="embeddings/oleObject119.bin"/><Relationship Id="rId456" Type="http://schemas.openxmlformats.org/officeDocument/2006/relationships/image" Target="media/image232.wmf"/><Relationship Id="rId663" Type="http://schemas.openxmlformats.org/officeDocument/2006/relationships/oleObject" Target="embeddings/oleObject324.bin"/><Relationship Id="rId870" Type="http://schemas.openxmlformats.org/officeDocument/2006/relationships/image" Target="media/image438.wmf"/><Relationship Id="rId1086" Type="http://schemas.openxmlformats.org/officeDocument/2006/relationships/image" Target="media/image553.wmf"/><Relationship Id="rId1293" Type="http://schemas.openxmlformats.org/officeDocument/2006/relationships/image" Target="media/image653.wmf"/><Relationship Id="rId1307" Type="http://schemas.openxmlformats.org/officeDocument/2006/relationships/image" Target="media/image661.wmf"/><Relationship Id="rId1514" Type="http://schemas.openxmlformats.org/officeDocument/2006/relationships/image" Target="media/image769.wmf"/><Relationship Id="rId13" Type="http://schemas.openxmlformats.org/officeDocument/2006/relationships/image" Target="media/image5.wmf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4.bin"/><Relationship Id="rId968" Type="http://schemas.openxmlformats.org/officeDocument/2006/relationships/oleObject" Target="embeddings/oleObject471.bin"/><Relationship Id="rId1153" Type="http://schemas.openxmlformats.org/officeDocument/2006/relationships/image" Target="media/image587.wmf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57.bin"/><Relationship Id="rId828" Type="http://schemas.openxmlformats.org/officeDocument/2006/relationships/image" Target="media/image418.wmf"/><Relationship Id="rId1013" Type="http://schemas.openxmlformats.org/officeDocument/2006/relationships/image" Target="media/image514.wmf"/><Relationship Id="rId1360" Type="http://schemas.openxmlformats.org/officeDocument/2006/relationships/image" Target="media/image688.wmf"/><Relationship Id="rId1458" Type="http://schemas.openxmlformats.org/officeDocument/2006/relationships/image" Target="media/image737.wmf"/><Relationship Id="rId162" Type="http://schemas.openxmlformats.org/officeDocument/2006/relationships/image" Target="media/image81.wmf"/><Relationship Id="rId467" Type="http://schemas.openxmlformats.org/officeDocument/2006/relationships/oleObject" Target="embeddings/oleObject226.bin"/><Relationship Id="rId1097" Type="http://schemas.openxmlformats.org/officeDocument/2006/relationships/image" Target="media/image559.wmf"/><Relationship Id="rId1220" Type="http://schemas.openxmlformats.org/officeDocument/2006/relationships/oleObject" Target="embeddings/oleObject597.bin"/><Relationship Id="rId1318" Type="http://schemas.openxmlformats.org/officeDocument/2006/relationships/oleObject" Target="embeddings/oleObject646.bin"/><Relationship Id="rId1525" Type="http://schemas.openxmlformats.org/officeDocument/2006/relationships/oleObject" Target="embeddings/oleObject746.bin"/><Relationship Id="rId674" Type="http://schemas.openxmlformats.org/officeDocument/2006/relationships/oleObject" Target="embeddings/oleObject329.bin"/><Relationship Id="rId881" Type="http://schemas.openxmlformats.org/officeDocument/2006/relationships/image" Target="media/image443.wmf"/><Relationship Id="rId979" Type="http://schemas.openxmlformats.org/officeDocument/2006/relationships/oleObject" Target="embeddings/oleObject477.bin"/><Relationship Id="rId24" Type="http://schemas.openxmlformats.org/officeDocument/2006/relationships/oleObject" Target="embeddings/oleObject10.bin"/><Relationship Id="rId327" Type="http://schemas.openxmlformats.org/officeDocument/2006/relationships/image" Target="media/image165.wmf"/><Relationship Id="rId534" Type="http://schemas.openxmlformats.org/officeDocument/2006/relationships/image" Target="media/image271.wmf"/><Relationship Id="rId741" Type="http://schemas.openxmlformats.org/officeDocument/2006/relationships/image" Target="media/image374.wmf"/><Relationship Id="rId839" Type="http://schemas.openxmlformats.org/officeDocument/2006/relationships/oleObject" Target="embeddings/oleObject412.bin"/><Relationship Id="rId1164" Type="http://schemas.openxmlformats.org/officeDocument/2006/relationships/oleObject" Target="embeddings/oleObject568.bin"/><Relationship Id="rId1371" Type="http://schemas.openxmlformats.org/officeDocument/2006/relationships/oleObject" Target="embeddings/oleObject673.bin"/><Relationship Id="rId1469" Type="http://schemas.openxmlformats.org/officeDocument/2006/relationships/oleObject" Target="embeddings/oleObject722.bin"/><Relationship Id="rId173" Type="http://schemas.openxmlformats.org/officeDocument/2006/relationships/image" Target="media/image86.wmf"/><Relationship Id="rId380" Type="http://schemas.openxmlformats.org/officeDocument/2006/relationships/oleObject" Target="embeddings/oleObject185.bin"/><Relationship Id="rId601" Type="http://schemas.openxmlformats.org/officeDocument/2006/relationships/oleObject" Target="embeddings/oleObject292.bin"/><Relationship Id="rId1024" Type="http://schemas.openxmlformats.org/officeDocument/2006/relationships/oleObject" Target="embeddings/oleObject501.bin"/><Relationship Id="rId1231" Type="http://schemas.openxmlformats.org/officeDocument/2006/relationships/image" Target="media/image625.wmf"/><Relationship Id="rId240" Type="http://schemas.openxmlformats.org/officeDocument/2006/relationships/image" Target="media/image122.wmf"/><Relationship Id="rId478" Type="http://schemas.openxmlformats.org/officeDocument/2006/relationships/image" Target="media/image243.wmf"/><Relationship Id="rId685" Type="http://schemas.openxmlformats.org/officeDocument/2006/relationships/image" Target="media/image347.wmf"/><Relationship Id="rId892" Type="http://schemas.openxmlformats.org/officeDocument/2006/relationships/image" Target="media/image453.wmf"/><Relationship Id="rId906" Type="http://schemas.openxmlformats.org/officeDocument/2006/relationships/image" Target="media/image463.wmf"/><Relationship Id="rId1329" Type="http://schemas.openxmlformats.org/officeDocument/2006/relationships/image" Target="media/image673.wmf"/><Relationship Id="rId1536" Type="http://schemas.openxmlformats.org/officeDocument/2006/relationships/image" Target="media/image780.wmf"/><Relationship Id="rId35" Type="http://schemas.openxmlformats.org/officeDocument/2006/relationships/image" Target="media/image16.wmf"/><Relationship Id="rId100" Type="http://schemas.openxmlformats.org/officeDocument/2006/relationships/image" Target="media/image49.wmf"/><Relationship Id="rId338" Type="http://schemas.openxmlformats.org/officeDocument/2006/relationships/oleObject" Target="embeddings/oleObject164.bin"/><Relationship Id="rId545" Type="http://schemas.openxmlformats.org/officeDocument/2006/relationships/oleObject" Target="embeddings/oleObject265.bin"/><Relationship Id="rId752" Type="http://schemas.openxmlformats.org/officeDocument/2006/relationships/oleObject" Target="embeddings/oleObject369.bin"/><Relationship Id="rId1175" Type="http://schemas.openxmlformats.org/officeDocument/2006/relationships/oleObject" Target="embeddings/oleObject574.bin"/><Relationship Id="rId1382" Type="http://schemas.openxmlformats.org/officeDocument/2006/relationships/image" Target="media/image699.wmf"/><Relationship Id="rId184" Type="http://schemas.openxmlformats.org/officeDocument/2006/relationships/oleObject" Target="embeddings/oleObject89.bin"/><Relationship Id="rId391" Type="http://schemas.openxmlformats.org/officeDocument/2006/relationships/image" Target="media/image198.png"/><Relationship Id="rId405" Type="http://schemas.openxmlformats.org/officeDocument/2006/relationships/oleObject" Target="embeddings/oleObject195.bin"/><Relationship Id="rId612" Type="http://schemas.openxmlformats.org/officeDocument/2006/relationships/oleObject" Target="embeddings/oleObject298.bin"/><Relationship Id="rId1035" Type="http://schemas.openxmlformats.org/officeDocument/2006/relationships/oleObject" Target="embeddings/oleObject507.bin"/><Relationship Id="rId1242" Type="http://schemas.openxmlformats.org/officeDocument/2006/relationships/oleObject" Target="embeddings/oleObject608.bin"/><Relationship Id="rId251" Type="http://schemas.openxmlformats.org/officeDocument/2006/relationships/oleObject" Target="embeddings/oleObject120.bin"/><Relationship Id="rId489" Type="http://schemas.openxmlformats.org/officeDocument/2006/relationships/oleObject" Target="embeddings/oleObject237.bin"/><Relationship Id="rId696" Type="http://schemas.openxmlformats.org/officeDocument/2006/relationships/oleObject" Target="embeddings/oleObject340.bin"/><Relationship Id="rId917" Type="http://schemas.openxmlformats.org/officeDocument/2006/relationships/oleObject" Target="embeddings/oleObject445.bin"/><Relationship Id="rId1102" Type="http://schemas.openxmlformats.org/officeDocument/2006/relationships/oleObject" Target="embeddings/oleObject537.bin"/><Relationship Id="rId1547" Type="http://schemas.openxmlformats.org/officeDocument/2006/relationships/oleObject" Target="embeddings/oleObject757.bin"/><Relationship Id="rId46" Type="http://schemas.openxmlformats.org/officeDocument/2006/relationships/oleObject" Target="embeddings/oleObject21.bin"/><Relationship Id="rId349" Type="http://schemas.openxmlformats.org/officeDocument/2006/relationships/image" Target="media/image176.wmf"/><Relationship Id="rId556" Type="http://schemas.openxmlformats.org/officeDocument/2006/relationships/image" Target="media/image282.wmf"/><Relationship Id="rId763" Type="http://schemas.openxmlformats.org/officeDocument/2006/relationships/image" Target="media/image385.png"/><Relationship Id="rId1186" Type="http://schemas.openxmlformats.org/officeDocument/2006/relationships/image" Target="media/image603.wmf"/><Relationship Id="rId1393" Type="http://schemas.openxmlformats.org/officeDocument/2006/relationships/oleObject" Target="embeddings/oleObject684.bin"/><Relationship Id="rId1407" Type="http://schemas.openxmlformats.org/officeDocument/2006/relationships/oleObject" Target="embeddings/oleObject691.bin"/><Relationship Id="rId111" Type="http://schemas.openxmlformats.org/officeDocument/2006/relationships/oleObject" Target="embeddings/oleObject53.bin"/><Relationship Id="rId195" Type="http://schemas.openxmlformats.org/officeDocument/2006/relationships/image" Target="media/image97.wmf"/><Relationship Id="rId209" Type="http://schemas.openxmlformats.org/officeDocument/2006/relationships/image" Target="media/image104.wmf"/><Relationship Id="rId416" Type="http://schemas.openxmlformats.org/officeDocument/2006/relationships/oleObject" Target="embeddings/oleObject200.bin"/><Relationship Id="rId970" Type="http://schemas.openxmlformats.org/officeDocument/2006/relationships/image" Target="media/image494.wmf"/><Relationship Id="rId1046" Type="http://schemas.openxmlformats.org/officeDocument/2006/relationships/image" Target="media/image530.wmf"/><Relationship Id="rId1253" Type="http://schemas.openxmlformats.org/officeDocument/2006/relationships/image" Target="media/image636.wmf"/><Relationship Id="rId623" Type="http://schemas.openxmlformats.org/officeDocument/2006/relationships/image" Target="media/image316.wmf"/><Relationship Id="rId830" Type="http://schemas.openxmlformats.org/officeDocument/2006/relationships/image" Target="media/image419.wmf"/><Relationship Id="rId928" Type="http://schemas.openxmlformats.org/officeDocument/2006/relationships/image" Target="media/image474.wmf"/><Relationship Id="rId1460" Type="http://schemas.openxmlformats.org/officeDocument/2006/relationships/image" Target="media/image738.wmf"/><Relationship Id="rId1558" Type="http://schemas.openxmlformats.org/officeDocument/2006/relationships/image" Target="media/image796.wmf"/><Relationship Id="rId57" Type="http://schemas.openxmlformats.org/officeDocument/2006/relationships/image" Target="media/image27.wmf"/><Relationship Id="rId262" Type="http://schemas.openxmlformats.org/officeDocument/2006/relationships/image" Target="media/image133.wmf"/><Relationship Id="rId567" Type="http://schemas.openxmlformats.org/officeDocument/2006/relationships/oleObject" Target="embeddings/oleObject274.bin"/><Relationship Id="rId1113" Type="http://schemas.openxmlformats.org/officeDocument/2006/relationships/image" Target="media/image567.wmf"/><Relationship Id="rId1197" Type="http://schemas.openxmlformats.org/officeDocument/2006/relationships/image" Target="media/image608.wmf"/><Relationship Id="rId1320" Type="http://schemas.openxmlformats.org/officeDocument/2006/relationships/oleObject" Target="embeddings/oleObject647.bin"/><Relationship Id="rId1418" Type="http://schemas.openxmlformats.org/officeDocument/2006/relationships/image" Target="media/image717.wmf"/><Relationship Id="rId122" Type="http://schemas.openxmlformats.org/officeDocument/2006/relationships/image" Target="media/image60.wmf"/><Relationship Id="rId774" Type="http://schemas.openxmlformats.org/officeDocument/2006/relationships/image" Target="media/image391.wmf"/><Relationship Id="rId981" Type="http://schemas.openxmlformats.org/officeDocument/2006/relationships/oleObject" Target="embeddings/oleObject478.bin"/><Relationship Id="rId1057" Type="http://schemas.openxmlformats.org/officeDocument/2006/relationships/oleObject" Target="embeddings/oleObject518.bin"/><Relationship Id="rId427" Type="http://schemas.openxmlformats.org/officeDocument/2006/relationships/image" Target="media/image218.wmf"/><Relationship Id="rId634" Type="http://schemas.openxmlformats.org/officeDocument/2006/relationships/oleObject" Target="embeddings/oleObject309.bin"/><Relationship Id="rId841" Type="http://schemas.openxmlformats.org/officeDocument/2006/relationships/oleObject" Target="embeddings/oleObject413.bin"/><Relationship Id="rId1264" Type="http://schemas.openxmlformats.org/officeDocument/2006/relationships/oleObject" Target="embeddings/oleObject621.bin"/><Relationship Id="rId1471" Type="http://schemas.openxmlformats.org/officeDocument/2006/relationships/oleObject" Target="embeddings/oleObject723.bin"/><Relationship Id="rId1569" Type="http://schemas.openxmlformats.org/officeDocument/2006/relationships/image" Target="media/image802.wmf"/><Relationship Id="rId273" Type="http://schemas.openxmlformats.org/officeDocument/2006/relationships/oleObject" Target="embeddings/oleObject131.bin"/><Relationship Id="rId480" Type="http://schemas.openxmlformats.org/officeDocument/2006/relationships/image" Target="media/image244.wmf"/><Relationship Id="rId701" Type="http://schemas.openxmlformats.org/officeDocument/2006/relationships/image" Target="media/image355.wmf"/><Relationship Id="rId939" Type="http://schemas.openxmlformats.org/officeDocument/2006/relationships/image" Target="media/image479.wmf"/><Relationship Id="rId1124" Type="http://schemas.openxmlformats.org/officeDocument/2006/relationships/oleObject" Target="embeddings/oleObject548.bin"/><Relationship Id="rId1331" Type="http://schemas.openxmlformats.org/officeDocument/2006/relationships/image" Target="media/image674.wmf"/><Relationship Id="rId68" Type="http://schemas.openxmlformats.org/officeDocument/2006/relationships/image" Target="media/image33.wmf"/><Relationship Id="rId133" Type="http://schemas.openxmlformats.org/officeDocument/2006/relationships/oleObject" Target="embeddings/oleObject64.bin"/><Relationship Id="rId340" Type="http://schemas.openxmlformats.org/officeDocument/2006/relationships/oleObject" Target="embeddings/oleObject165.bin"/><Relationship Id="rId578" Type="http://schemas.openxmlformats.org/officeDocument/2006/relationships/oleObject" Target="embeddings/oleObject280.bin"/><Relationship Id="rId785" Type="http://schemas.openxmlformats.org/officeDocument/2006/relationships/oleObject" Target="embeddings/oleObject385.bin"/><Relationship Id="rId992" Type="http://schemas.openxmlformats.org/officeDocument/2006/relationships/image" Target="media/image504.wmf"/><Relationship Id="rId1429" Type="http://schemas.openxmlformats.org/officeDocument/2006/relationships/oleObject" Target="embeddings/oleObject702.bin"/><Relationship Id="rId200" Type="http://schemas.openxmlformats.org/officeDocument/2006/relationships/oleObject" Target="embeddings/oleObject97.bin"/><Relationship Id="rId438" Type="http://schemas.openxmlformats.org/officeDocument/2006/relationships/image" Target="media/image224.wmf"/><Relationship Id="rId645" Type="http://schemas.openxmlformats.org/officeDocument/2006/relationships/image" Target="media/image327.wmf"/><Relationship Id="rId852" Type="http://schemas.openxmlformats.org/officeDocument/2006/relationships/oleObject" Target="embeddings/oleObject419.bin"/><Relationship Id="rId1068" Type="http://schemas.openxmlformats.org/officeDocument/2006/relationships/image" Target="media/image541.wmf"/><Relationship Id="rId1275" Type="http://schemas.openxmlformats.org/officeDocument/2006/relationships/oleObject" Target="embeddings/oleObject628.bin"/><Relationship Id="rId1482" Type="http://schemas.openxmlformats.org/officeDocument/2006/relationships/image" Target="media/image751.wmf"/><Relationship Id="rId284" Type="http://schemas.openxmlformats.org/officeDocument/2006/relationships/image" Target="media/image144.wmf"/><Relationship Id="rId491" Type="http://schemas.openxmlformats.org/officeDocument/2006/relationships/oleObject" Target="embeddings/oleObject238.bin"/><Relationship Id="rId505" Type="http://schemas.openxmlformats.org/officeDocument/2006/relationships/oleObject" Target="embeddings/oleObject245.bin"/><Relationship Id="rId712" Type="http://schemas.openxmlformats.org/officeDocument/2006/relationships/oleObject" Target="embeddings/oleObject348.bin"/><Relationship Id="rId1135" Type="http://schemas.openxmlformats.org/officeDocument/2006/relationships/image" Target="media/image578.wmf"/><Relationship Id="rId1342" Type="http://schemas.openxmlformats.org/officeDocument/2006/relationships/image" Target="media/image679.wmf"/><Relationship Id="rId79" Type="http://schemas.openxmlformats.org/officeDocument/2006/relationships/oleObject" Target="embeddings/oleObject37.bin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286.bin"/><Relationship Id="rId796" Type="http://schemas.openxmlformats.org/officeDocument/2006/relationships/image" Target="media/image402.wmf"/><Relationship Id="rId1202" Type="http://schemas.openxmlformats.org/officeDocument/2006/relationships/oleObject" Target="embeddings/oleObject588.bin"/><Relationship Id="rId351" Type="http://schemas.openxmlformats.org/officeDocument/2006/relationships/image" Target="media/image177.wmf"/><Relationship Id="rId449" Type="http://schemas.openxmlformats.org/officeDocument/2006/relationships/image" Target="media/image229.wmf"/><Relationship Id="rId656" Type="http://schemas.openxmlformats.org/officeDocument/2006/relationships/image" Target="media/image332.wmf"/><Relationship Id="rId863" Type="http://schemas.openxmlformats.org/officeDocument/2006/relationships/oleObject" Target="embeddings/oleObject425.bin"/><Relationship Id="rId1079" Type="http://schemas.openxmlformats.org/officeDocument/2006/relationships/image" Target="media/image547.wmf"/><Relationship Id="rId1286" Type="http://schemas.openxmlformats.org/officeDocument/2006/relationships/oleObject" Target="embeddings/oleObject634.bin"/><Relationship Id="rId1493" Type="http://schemas.openxmlformats.org/officeDocument/2006/relationships/oleObject" Target="embeddings/oleObject730.bin"/><Relationship Id="rId1507" Type="http://schemas.openxmlformats.org/officeDocument/2006/relationships/oleObject" Target="embeddings/oleObject737.bin"/><Relationship Id="rId211" Type="http://schemas.openxmlformats.org/officeDocument/2006/relationships/image" Target="media/image105.wmf"/><Relationship Id="rId295" Type="http://schemas.openxmlformats.org/officeDocument/2006/relationships/image" Target="media/image149.wmf"/><Relationship Id="rId309" Type="http://schemas.openxmlformats.org/officeDocument/2006/relationships/image" Target="media/image156.wmf"/><Relationship Id="rId516" Type="http://schemas.openxmlformats.org/officeDocument/2006/relationships/image" Target="media/image262.wmf"/><Relationship Id="rId1146" Type="http://schemas.openxmlformats.org/officeDocument/2006/relationships/oleObject" Target="embeddings/oleObject559.bin"/><Relationship Id="rId723" Type="http://schemas.openxmlformats.org/officeDocument/2006/relationships/image" Target="media/image366.wmf"/><Relationship Id="rId930" Type="http://schemas.openxmlformats.org/officeDocument/2006/relationships/image" Target="media/image475.wmf"/><Relationship Id="rId1006" Type="http://schemas.openxmlformats.org/officeDocument/2006/relationships/oleObject" Target="embeddings/oleObject492.bin"/><Relationship Id="rId1353" Type="http://schemas.openxmlformats.org/officeDocument/2006/relationships/oleObject" Target="embeddings/oleObject664.bin"/><Relationship Id="rId1560" Type="http://schemas.openxmlformats.org/officeDocument/2006/relationships/image" Target="media/image798.wmf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6.bin"/><Relationship Id="rId1213" Type="http://schemas.openxmlformats.org/officeDocument/2006/relationships/image" Target="media/image616.wmf"/><Relationship Id="rId1297" Type="http://schemas.openxmlformats.org/officeDocument/2006/relationships/image" Target="media/image656.wmf"/><Relationship Id="rId1420" Type="http://schemas.openxmlformats.org/officeDocument/2006/relationships/image" Target="media/image718.wmf"/><Relationship Id="rId1518" Type="http://schemas.openxmlformats.org/officeDocument/2006/relationships/image" Target="media/image771.wmf"/><Relationship Id="rId222" Type="http://schemas.openxmlformats.org/officeDocument/2006/relationships/image" Target="media/image113.wmf"/><Relationship Id="rId667" Type="http://schemas.openxmlformats.org/officeDocument/2006/relationships/oleObject" Target="embeddings/oleObject326.bin"/><Relationship Id="rId874" Type="http://schemas.openxmlformats.org/officeDocument/2006/relationships/oleObject" Target="embeddings/oleObject431.bin"/><Relationship Id="rId17" Type="http://schemas.openxmlformats.org/officeDocument/2006/relationships/image" Target="media/image7.wmf"/><Relationship Id="rId527" Type="http://schemas.openxmlformats.org/officeDocument/2006/relationships/oleObject" Target="embeddings/oleObject256.bin"/><Relationship Id="rId734" Type="http://schemas.openxmlformats.org/officeDocument/2006/relationships/oleObject" Target="embeddings/oleObject359.bin"/><Relationship Id="rId941" Type="http://schemas.openxmlformats.org/officeDocument/2006/relationships/image" Target="media/image480.wmf"/><Relationship Id="rId1157" Type="http://schemas.openxmlformats.org/officeDocument/2006/relationships/image" Target="media/image589.wmf"/><Relationship Id="rId1364" Type="http://schemas.openxmlformats.org/officeDocument/2006/relationships/image" Target="media/image690.wmf"/><Relationship Id="rId1571" Type="http://schemas.openxmlformats.org/officeDocument/2006/relationships/image" Target="media/image803.wmf"/><Relationship Id="rId70" Type="http://schemas.openxmlformats.org/officeDocument/2006/relationships/image" Target="media/image34.wmf"/><Relationship Id="rId166" Type="http://schemas.openxmlformats.org/officeDocument/2006/relationships/oleObject" Target="embeddings/oleObject80.bin"/><Relationship Id="rId373" Type="http://schemas.openxmlformats.org/officeDocument/2006/relationships/image" Target="media/image188.wmf"/><Relationship Id="rId580" Type="http://schemas.openxmlformats.org/officeDocument/2006/relationships/oleObject" Target="embeddings/oleObject281.bin"/><Relationship Id="rId801" Type="http://schemas.openxmlformats.org/officeDocument/2006/relationships/oleObject" Target="embeddings/oleObject393.bin"/><Relationship Id="rId1017" Type="http://schemas.openxmlformats.org/officeDocument/2006/relationships/image" Target="media/image516.wmf"/><Relationship Id="rId1224" Type="http://schemas.openxmlformats.org/officeDocument/2006/relationships/oleObject" Target="embeddings/oleObject599.bin"/><Relationship Id="rId1431" Type="http://schemas.openxmlformats.org/officeDocument/2006/relationships/oleObject" Target="embeddings/oleObject703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1.bin"/><Relationship Id="rId440" Type="http://schemas.openxmlformats.org/officeDocument/2006/relationships/image" Target="media/image225.wmf"/><Relationship Id="rId678" Type="http://schemas.openxmlformats.org/officeDocument/2006/relationships/oleObject" Target="embeddings/oleObject331.bin"/><Relationship Id="rId885" Type="http://schemas.openxmlformats.org/officeDocument/2006/relationships/image" Target="media/image446.wmf"/><Relationship Id="rId1070" Type="http://schemas.openxmlformats.org/officeDocument/2006/relationships/image" Target="media/image542.wmf"/><Relationship Id="rId1529" Type="http://schemas.openxmlformats.org/officeDocument/2006/relationships/oleObject" Target="embeddings/oleObject748.bin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45.bin"/><Relationship Id="rId538" Type="http://schemas.openxmlformats.org/officeDocument/2006/relationships/image" Target="media/image273.wmf"/><Relationship Id="rId745" Type="http://schemas.openxmlformats.org/officeDocument/2006/relationships/image" Target="media/image376.wmf"/><Relationship Id="rId952" Type="http://schemas.openxmlformats.org/officeDocument/2006/relationships/oleObject" Target="embeddings/oleObject463.bin"/><Relationship Id="rId1168" Type="http://schemas.openxmlformats.org/officeDocument/2006/relationships/image" Target="media/image594.wmf"/><Relationship Id="rId1375" Type="http://schemas.openxmlformats.org/officeDocument/2006/relationships/oleObject" Target="embeddings/oleObject675.bin"/><Relationship Id="rId1582" Type="http://schemas.openxmlformats.org/officeDocument/2006/relationships/oleObject" Target="embeddings/oleObject769.bin"/><Relationship Id="rId81" Type="http://schemas.openxmlformats.org/officeDocument/2006/relationships/oleObject" Target="embeddings/oleObject38.bin"/><Relationship Id="rId177" Type="http://schemas.openxmlformats.org/officeDocument/2006/relationships/image" Target="media/image88.wmf"/><Relationship Id="rId384" Type="http://schemas.openxmlformats.org/officeDocument/2006/relationships/oleObject" Target="embeddings/oleObject187.bin"/><Relationship Id="rId591" Type="http://schemas.openxmlformats.org/officeDocument/2006/relationships/oleObject" Target="embeddings/oleObject287.bin"/><Relationship Id="rId605" Type="http://schemas.openxmlformats.org/officeDocument/2006/relationships/oleObject" Target="embeddings/oleObject294.bin"/><Relationship Id="rId812" Type="http://schemas.openxmlformats.org/officeDocument/2006/relationships/image" Target="media/image410.wmf"/><Relationship Id="rId1028" Type="http://schemas.openxmlformats.org/officeDocument/2006/relationships/image" Target="media/image521.wmf"/><Relationship Id="rId1235" Type="http://schemas.openxmlformats.org/officeDocument/2006/relationships/image" Target="media/image627.wmf"/><Relationship Id="rId1442" Type="http://schemas.openxmlformats.org/officeDocument/2006/relationships/image" Target="media/image729.wmf"/><Relationship Id="rId244" Type="http://schemas.openxmlformats.org/officeDocument/2006/relationships/image" Target="media/image124.wmf"/><Relationship Id="rId689" Type="http://schemas.openxmlformats.org/officeDocument/2006/relationships/image" Target="media/image349.wmf"/><Relationship Id="rId896" Type="http://schemas.openxmlformats.org/officeDocument/2006/relationships/image" Target="media/image456.wmf"/><Relationship Id="rId1081" Type="http://schemas.openxmlformats.org/officeDocument/2006/relationships/image" Target="media/image549.wmf"/><Relationship Id="rId1302" Type="http://schemas.openxmlformats.org/officeDocument/2006/relationships/oleObject" Target="embeddings/oleObject639.bin"/><Relationship Id="rId39" Type="http://schemas.openxmlformats.org/officeDocument/2006/relationships/image" Target="media/image18.wmf"/><Relationship Id="rId451" Type="http://schemas.openxmlformats.org/officeDocument/2006/relationships/image" Target="media/image230.wmf"/><Relationship Id="rId549" Type="http://schemas.openxmlformats.org/officeDocument/2006/relationships/image" Target="media/image278.wmf"/><Relationship Id="rId756" Type="http://schemas.openxmlformats.org/officeDocument/2006/relationships/oleObject" Target="embeddings/oleObject371.bin"/><Relationship Id="rId1179" Type="http://schemas.openxmlformats.org/officeDocument/2006/relationships/oleObject" Target="embeddings/oleObject576.bin"/><Relationship Id="rId1386" Type="http://schemas.openxmlformats.org/officeDocument/2006/relationships/image" Target="media/image701.wmf"/><Relationship Id="rId104" Type="http://schemas.openxmlformats.org/officeDocument/2006/relationships/image" Target="media/image51.wmf"/><Relationship Id="rId188" Type="http://schemas.openxmlformats.org/officeDocument/2006/relationships/oleObject" Target="embeddings/oleObject91.bin"/><Relationship Id="rId311" Type="http://schemas.openxmlformats.org/officeDocument/2006/relationships/image" Target="media/image157.wmf"/><Relationship Id="rId395" Type="http://schemas.openxmlformats.org/officeDocument/2006/relationships/image" Target="media/image201.wmf"/><Relationship Id="rId409" Type="http://schemas.openxmlformats.org/officeDocument/2006/relationships/oleObject" Target="embeddings/oleObject197.bin"/><Relationship Id="rId963" Type="http://schemas.openxmlformats.org/officeDocument/2006/relationships/image" Target="media/image491.wmf"/><Relationship Id="rId1039" Type="http://schemas.openxmlformats.org/officeDocument/2006/relationships/oleObject" Target="embeddings/oleObject509.bin"/><Relationship Id="rId1246" Type="http://schemas.openxmlformats.org/officeDocument/2006/relationships/oleObject" Target="embeddings/oleObject610.bin"/><Relationship Id="rId92" Type="http://schemas.openxmlformats.org/officeDocument/2006/relationships/image" Target="media/image45.wmf"/><Relationship Id="rId616" Type="http://schemas.openxmlformats.org/officeDocument/2006/relationships/oleObject" Target="embeddings/oleObject300.bin"/><Relationship Id="rId823" Type="http://schemas.openxmlformats.org/officeDocument/2006/relationships/oleObject" Target="embeddings/oleObject404.bin"/><Relationship Id="rId1453" Type="http://schemas.openxmlformats.org/officeDocument/2006/relationships/oleObject" Target="embeddings/oleObject714.bin"/><Relationship Id="rId255" Type="http://schemas.openxmlformats.org/officeDocument/2006/relationships/oleObject" Target="embeddings/oleObject122.bin"/><Relationship Id="rId462" Type="http://schemas.openxmlformats.org/officeDocument/2006/relationships/image" Target="media/image235.wmf"/><Relationship Id="rId1092" Type="http://schemas.openxmlformats.org/officeDocument/2006/relationships/oleObject" Target="embeddings/oleObject532.bin"/><Relationship Id="rId1106" Type="http://schemas.openxmlformats.org/officeDocument/2006/relationships/oleObject" Target="embeddings/oleObject539.bin"/><Relationship Id="rId1313" Type="http://schemas.openxmlformats.org/officeDocument/2006/relationships/image" Target="media/image664.png"/><Relationship Id="rId1397" Type="http://schemas.openxmlformats.org/officeDocument/2006/relationships/oleObject" Target="embeddings/oleObject686.bin"/><Relationship Id="rId1520" Type="http://schemas.openxmlformats.org/officeDocument/2006/relationships/image" Target="media/image772.wmf"/><Relationship Id="rId115" Type="http://schemas.openxmlformats.org/officeDocument/2006/relationships/oleObject" Target="embeddings/oleObject55.bin"/><Relationship Id="rId322" Type="http://schemas.openxmlformats.org/officeDocument/2006/relationships/oleObject" Target="embeddings/oleObject156.bin"/><Relationship Id="rId767" Type="http://schemas.openxmlformats.org/officeDocument/2006/relationships/oleObject" Target="embeddings/oleObject376.bin"/><Relationship Id="rId974" Type="http://schemas.openxmlformats.org/officeDocument/2006/relationships/image" Target="media/image496.wmf"/><Relationship Id="rId199" Type="http://schemas.openxmlformats.org/officeDocument/2006/relationships/image" Target="media/image99.wmf"/><Relationship Id="rId627" Type="http://schemas.openxmlformats.org/officeDocument/2006/relationships/image" Target="media/image318.wmf"/><Relationship Id="rId834" Type="http://schemas.openxmlformats.org/officeDocument/2006/relationships/image" Target="media/image421.wmf"/><Relationship Id="rId1257" Type="http://schemas.openxmlformats.org/officeDocument/2006/relationships/image" Target="media/image638.wmf"/><Relationship Id="rId1464" Type="http://schemas.openxmlformats.org/officeDocument/2006/relationships/image" Target="media/image740.wmf"/><Relationship Id="rId266" Type="http://schemas.openxmlformats.org/officeDocument/2006/relationships/image" Target="media/image135.wmf"/><Relationship Id="rId473" Type="http://schemas.openxmlformats.org/officeDocument/2006/relationships/oleObject" Target="embeddings/oleObject229.bin"/><Relationship Id="rId680" Type="http://schemas.openxmlformats.org/officeDocument/2006/relationships/oleObject" Target="embeddings/oleObject332.bin"/><Relationship Id="rId901" Type="http://schemas.openxmlformats.org/officeDocument/2006/relationships/oleObject" Target="embeddings/oleObject437.bin"/><Relationship Id="rId1117" Type="http://schemas.openxmlformats.org/officeDocument/2006/relationships/image" Target="media/image569.wmf"/><Relationship Id="rId1324" Type="http://schemas.openxmlformats.org/officeDocument/2006/relationships/oleObject" Target="embeddings/oleObject649.bin"/><Relationship Id="rId1531" Type="http://schemas.openxmlformats.org/officeDocument/2006/relationships/oleObject" Target="embeddings/oleObject749.bin"/><Relationship Id="rId30" Type="http://schemas.openxmlformats.org/officeDocument/2006/relationships/oleObject" Target="embeddings/oleObject13.bin"/><Relationship Id="rId126" Type="http://schemas.openxmlformats.org/officeDocument/2006/relationships/image" Target="media/image62.wmf"/><Relationship Id="rId333" Type="http://schemas.openxmlformats.org/officeDocument/2006/relationships/image" Target="media/image168.wmf"/><Relationship Id="rId540" Type="http://schemas.openxmlformats.org/officeDocument/2006/relationships/image" Target="media/image274.wmf"/><Relationship Id="rId778" Type="http://schemas.openxmlformats.org/officeDocument/2006/relationships/image" Target="media/image393.wmf"/><Relationship Id="rId985" Type="http://schemas.openxmlformats.org/officeDocument/2006/relationships/oleObject" Target="embeddings/oleObject480.bin"/><Relationship Id="rId1170" Type="http://schemas.openxmlformats.org/officeDocument/2006/relationships/image" Target="media/image595.wmf"/><Relationship Id="rId638" Type="http://schemas.openxmlformats.org/officeDocument/2006/relationships/oleObject" Target="embeddings/oleObject311.bin"/><Relationship Id="rId845" Type="http://schemas.openxmlformats.org/officeDocument/2006/relationships/oleObject" Target="embeddings/oleObject415.bin"/><Relationship Id="rId1030" Type="http://schemas.openxmlformats.org/officeDocument/2006/relationships/image" Target="media/image522.wmf"/><Relationship Id="rId1268" Type="http://schemas.openxmlformats.org/officeDocument/2006/relationships/image" Target="media/image641.wmf"/><Relationship Id="rId1475" Type="http://schemas.openxmlformats.org/officeDocument/2006/relationships/oleObject" Target="embeddings/oleObject725.bin"/><Relationship Id="rId277" Type="http://schemas.openxmlformats.org/officeDocument/2006/relationships/oleObject" Target="embeddings/oleObject133.bin"/><Relationship Id="rId400" Type="http://schemas.openxmlformats.org/officeDocument/2006/relationships/oleObject" Target="embeddings/oleObject193.bin"/><Relationship Id="rId484" Type="http://schemas.openxmlformats.org/officeDocument/2006/relationships/image" Target="media/image246.wmf"/><Relationship Id="rId705" Type="http://schemas.openxmlformats.org/officeDocument/2006/relationships/image" Target="media/image357.wmf"/><Relationship Id="rId1128" Type="http://schemas.openxmlformats.org/officeDocument/2006/relationships/oleObject" Target="embeddings/oleObject550.bin"/><Relationship Id="rId1335" Type="http://schemas.openxmlformats.org/officeDocument/2006/relationships/image" Target="media/image676.wmf"/><Relationship Id="rId1542" Type="http://schemas.openxmlformats.org/officeDocument/2006/relationships/image" Target="media/image783.wmf"/><Relationship Id="rId137" Type="http://schemas.openxmlformats.org/officeDocument/2006/relationships/oleObject" Target="embeddings/oleObject66.bin"/><Relationship Id="rId344" Type="http://schemas.openxmlformats.org/officeDocument/2006/relationships/oleObject" Target="embeddings/oleObject167.bin"/><Relationship Id="rId691" Type="http://schemas.openxmlformats.org/officeDocument/2006/relationships/image" Target="media/image350.wmf"/><Relationship Id="rId789" Type="http://schemas.openxmlformats.org/officeDocument/2006/relationships/oleObject" Target="embeddings/oleObject387.bin"/><Relationship Id="rId912" Type="http://schemas.openxmlformats.org/officeDocument/2006/relationships/image" Target="media/image466.wmf"/><Relationship Id="rId996" Type="http://schemas.openxmlformats.org/officeDocument/2006/relationships/image" Target="media/image506.wmf"/><Relationship Id="rId41" Type="http://schemas.openxmlformats.org/officeDocument/2006/relationships/image" Target="media/image19.wmf"/><Relationship Id="rId551" Type="http://schemas.openxmlformats.org/officeDocument/2006/relationships/image" Target="media/image279.wmf"/><Relationship Id="rId649" Type="http://schemas.openxmlformats.org/officeDocument/2006/relationships/image" Target="media/image329.wmf"/><Relationship Id="rId856" Type="http://schemas.openxmlformats.org/officeDocument/2006/relationships/image" Target="media/image431.wmf"/><Relationship Id="rId1181" Type="http://schemas.openxmlformats.org/officeDocument/2006/relationships/oleObject" Target="embeddings/oleObject577.bin"/><Relationship Id="rId1279" Type="http://schemas.openxmlformats.org/officeDocument/2006/relationships/image" Target="media/image645.wmf"/><Relationship Id="rId1402" Type="http://schemas.openxmlformats.org/officeDocument/2006/relationships/image" Target="media/image709.wmf"/><Relationship Id="rId1486" Type="http://schemas.openxmlformats.org/officeDocument/2006/relationships/image" Target="media/image755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88" Type="http://schemas.openxmlformats.org/officeDocument/2006/relationships/oleObject" Target="embeddings/oleObject139.bin"/><Relationship Id="rId411" Type="http://schemas.openxmlformats.org/officeDocument/2006/relationships/oleObject" Target="embeddings/oleObject198.bin"/><Relationship Id="rId509" Type="http://schemas.openxmlformats.org/officeDocument/2006/relationships/oleObject" Target="embeddings/oleObject247.bin"/><Relationship Id="rId1041" Type="http://schemas.openxmlformats.org/officeDocument/2006/relationships/oleObject" Target="embeddings/oleObject510.bin"/><Relationship Id="rId1139" Type="http://schemas.openxmlformats.org/officeDocument/2006/relationships/image" Target="media/image580.wmf"/><Relationship Id="rId1346" Type="http://schemas.openxmlformats.org/officeDocument/2006/relationships/image" Target="media/image681.wmf"/><Relationship Id="rId495" Type="http://schemas.openxmlformats.org/officeDocument/2006/relationships/oleObject" Target="embeddings/oleObject240.bin"/><Relationship Id="rId716" Type="http://schemas.openxmlformats.org/officeDocument/2006/relationships/oleObject" Target="embeddings/oleObject350.bin"/><Relationship Id="rId923" Type="http://schemas.openxmlformats.org/officeDocument/2006/relationships/oleObject" Target="embeddings/oleObject448.bin"/><Relationship Id="rId1553" Type="http://schemas.openxmlformats.org/officeDocument/2006/relationships/image" Target="media/image791.wmf"/><Relationship Id="rId52" Type="http://schemas.openxmlformats.org/officeDocument/2006/relationships/oleObject" Target="embeddings/oleObject24.bin"/><Relationship Id="rId148" Type="http://schemas.openxmlformats.org/officeDocument/2006/relationships/image" Target="media/image74.wmf"/><Relationship Id="rId355" Type="http://schemas.openxmlformats.org/officeDocument/2006/relationships/image" Target="media/image179.wmf"/><Relationship Id="rId562" Type="http://schemas.openxmlformats.org/officeDocument/2006/relationships/image" Target="media/image287.wmf"/><Relationship Id="rId1192" Type="http://schemas.openxmlformats.org/officeDocument/2006/relationships/image" Target="media/image606.wmf"/><Relationship Id="rId1206" Type="http://schemas.openxmlformats.org/officeDocument/2006/relationships/oleObject" Target="embeddings/oleObject590.bin"/><Relationship Id="rId1413" Type="http://schemas.openxmlformats.org/officeDocument/2006/relationships/oleObject" Target="embeddings/oleObject694.bin"/><Relationship Id="rId215" Type="http://schemas.openxmlformats.org/officeDocument/2006/relationships/image" Target="media/image107.png"/><Relationship Id="rId422" Type="http://schemas.openxmlformats.org/officeDocument/2006/relationships/oleObject" Target="embeddings/oleObject203.bin"/><Relationship Id="rId867" Type="http://schemas.openxmlformats.org/officeDocument/2006/relationships/oleObject" Target="embeddings/oleObject427.bin"/><Relationship Id="rId1052" Type="http://schemas.openxmlformats.org/officeDocument/2006/relationships/image" Target="media/image533.wmf"/><Relationship Id="rId1497" Type="http://schemas.openxmlformats.org/officeDocument/2006/relationships/oleObject" Target="embeddings/oleObject732.bin"/><Relationship Id="rId299" Type="http://schemas.openxmlformats.org/officeDocument/2006/relationships/image" Target="media/image151.wmf"/><Relationship Id="rId727" Type="http://schemas.openxmlformats.org/officeDocument/2006/relationships/image" Target="media/image368.wmf"/><Relationship Id="rId934" Type="http://schemas.openxmlformats.org/officeDocument/2006/relationships/oleObject" Target="embeddings/oleObject454.bin"/><Relationship Id="rId1357" Type="http://schemas.openxmlformats.org/officeDocument/2006/relationships/oleObject" Target="embeddings/oleObject666.bin"/><Relationship Id="rId1564" Type="http://schemas.openxmlformats.org/officeDocument/2006/relationships/oleObject" Target="embeddings/oleObject760.bin"/><Relationship Id="rId63" Type="http://schemas.openxmlformats.org/officeDocument/2006/relationships/image" Target="media/image30.wmf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78.bin"/><Relationship Id="rId573" Type="http://schemas.openxmlformats.org/officeDocument/2006/relationships/oleObject" Target="embeddings/oleObject277.bin"/><Relationship Id="rId780" Type="http://schemas.openxmlformats.org/officeDocument/2006/relationships/image" Target="media/image394.wmf"/><Relationship Id="rId1217" Type="http://schemas.openxmlformats.org/officeDocument/2006/relationships/image" Target="media/image618.wmf"/><Relationship Id="rId1424" Type="http://schemas.openxmlformats.org/officeDocument/2006/relationships/image" Target="media/image720.wmf"/><Relationship Id="rId226" Type="http://schemas.openxmlformats.org/officeDocument/2006/relationships/image" Target="media/image115.wmf"/><Relationship Id="rId433" Type="http://schemas.openxmlformats.org/officeDocument/2006/relationships/oleObject" Target="embeddings/oleObject208.bin"/><Relationship Id="rId878" Type="http://schemas.openxmlformats.org/officeDocument/2006/relationships/oleObject" Target="embeddings/oleObject433.bin"/><Relationship Id="rId1063" Type="http://schemas.openxmlformats.org/officeDocument/2006/relationships/oleObject" Target="embeddings/oleObject521.bin"/><Relationship Id="rId1270" Type="http://schemas.openxmlformats.org/officeDocument/2006/relationships/oleObject" Target="embeddings/oleObject625.bin"/><Relationship Id="rId640" Type="http://schemas.openxmlformats.org/officeDocument/2006/relationships/oleObject" Target="embeddings/oleObject312.bin"/><Relationship Id="rId738" Type="http://schemas.openxmlformats.org/officeDocument/2006/relationships/oleObject" Target="embeddings/oleObject362.bin"/><Relationship Id="rId945" Type="http://schemas.openxmlformats.org/officeDocument/2006/relationships/image" Target="media/image482.wmf"/><Relationship Id="rId1368" Type="http://schemas.openxmlformats.org/officeDocument/2006/relationships/image" Target="media/image692.wmf"/><Relationship Id="rId1575" Type="http://schemas.openxmlformats.org/officeDocument/2006/relationships/image" Target="media/image805.wmf"/><Relationship Id="rId74" Type="http://schemas.openxmlformats.org/officeDocument/2006/relationships/image" Target="media/image36.wmf"/><Relationship Id="rId377" Type="http://schemas.openxmlformats.org/officeDocument/2006/relationships/image" Target="media/image190.wmf"/><Relationship Id="rId500" Type="http://schemas.openxmlformats.org/officeDocument/2006/relationships/image" Target="media/image254.wmf"/><Relationship Id="rId584" Type="http://schemas.openxmlformats.org/officeDocument/2006/relationships/image" Target="media/image297.wmf"/><Relationship Id="rId805" Type="http://schemas.openxmlformats.org/officeDocument/2006/relationships/oleObject" Target="embeddings/oleObject395.bin"/><Relationship Id="rId1130" Type="http://schemas.openxmlformats.org/officeDocument/2006/relationships/oleObject" Target="embeddings/oleObject551.bin"/><Relationship Id="rId1228" Type="http://schemas.openxmlformats.org/officeDocument/2006/relationships/oleObject" Target="embeddings/oleObject601.bin"/><Relationship Id="rId1435" Type="http://schemas.openxmlformats.org/officeDocument/2006/relationships/oleObject" Target="embeddings/oleObject705.bin"/><Relationship Id="rId5" Type="http://schemas.openxmlformats.org/officeDocument/2006/relationships/image" Target="media/image1.wmf"/><Relationship Id="rId237" Type="http://schemas.openxmlformats.org/officeDocument/2006/relationships/oleObject" Target="embeddings/oleObject113.bin"/><Relationship Id="rId791" Type="http://schemas.openxmlformats.org/officeDocument/2006/relationships/oleObject" Target="embeddings/oleObject388.bin"/><Relationship Id="rId889" Type="http://schemas.openxmlformats.org/officeDocument/2006/relationships/image" Target="media/image450.wmf"/><Relationship Id="rId1074" Type="http://schemas.openxmlformats.org/officeDocument/2006/relationships/image" Target="media/image544.wmf"/><Relationship Id="rId444" Type="http://schemas.openxmlformats.org/officeDocument/2006/relationships/image" Target="media/image227.wmf"/><Relationship Id="rId651" Type="http://schemas.openxmlformats.org/officeDocument/2006/relationships/image" Target="media/image330.wmf"/><Relationship Id="rId749" Type="http://schemas.openxmlformats.org/officeDocument/2006/relationships/image" Target="media/image378.wmf"/><Relationship Id="rId1281" Type="http://schemas.openxmlformats.org/officeDocument/2006/relationships/image" Target="media/image646.wmf"/><Relationship Id="rId1379" Type="http://schemas.openxmlformats.org/officeDocument/2006/relationships/oleObject" Target="embeddings/oleObject677.bin"/><Relationship Id="rId1502" Type="http://schemas.openxmlformats.org/officeDocument/2006/relationships/image" Target="media/image763.wmf"/><Relationship Id="rId1586" Type="http://schemas.openxmlformats.org/officeDocument/2006/relationships/oleObject" Target="embeddings/oleObject772.bin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oleObject" Target="embeddings/oleObject189.bin"/><Relationship Id="rId511" Type="http://schemas.openxmlformats.org/officeDocument/2006/relationships/oleObject" Target="embeddings/oleObject248.bin"/><Relationship Id="rId609" Type="http://schemas.openxmlformats.org/officeDocument/2006/relationships/image" Target="media/image309.wmf"/><Relationship Id="rId956" Type="http://schemas.openxmlformats.org/officeDocument/2006/relationships/image" Target="media/image488.wmf"/><Relationship Id="rId1141" Type="http://schemas.openxmlformats.org/officeDocument/2006/relationships/image" Target="media/image581.wmf"/><Relationship Id="rId1239" Type="http://schemas.openxmlformats.org/officeDocument/2006/relationships/image" Target="media/image629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5.wmf"/><Relationship Id="rId595" Type="http://schemas.openxmlformats.org/officeDocument/2006/relationships/oleObject" Target="embeddings/oleObject289.bin"/><Relationship Id="rId816" Type="http://schemas.openxmlformats.org/officeDocument/2006/relationships/image" Target="media/image412.wmf"/><Relationship Id="rId1001" Type="http://schemas.openxmlformats.org/officeDocument/2006/relationships/oleObject" Target="embeddings/oleObject489.bin"/><Relationship Id="rId1446" Type="http://schemas.openxmlformats.org/officeDocument/2006/relationships/image" Target="media/image731.wmf"/><Relationship Id="rId248" Type="http://schemas.openxmlformats.org/officeDocument/2006/relationships/image" Target="media/image126.wmf"/><Relationship Id="rId455" Type="http://schemas.openxmlformats.org/officeDocument/2006/relationships/oleObject" Target="embeddings/oleObject220.bin"/><Relationship Id="rId662" Type="http://schemas.openxmlformats.org/officeDocument/2006/relationships/image" Target="media/image335.wmf"/><Relationship Id="rId1085" Type="http://schemas.openxmlformats.org/officeDocument/2006/relationships/image" Target="media/image552.wmf"/><Relationship Id="rId1292" Type="http://schemas.openxmlformats.org/officeDocument/2006/relationships/image" Target="media/image652.wmf"/><Relationship Id="rId1306" Type="http://schemas.openxmlformats.org/officeDocument/2006/relationships/oleObject" Target="embeddings/oleObject641.bin"/><Relationship Id="rId1513" Type="http://schemas.openxmlformats.org/officeDocument/2006/relationships/oleObject" Target="embeddings/oleObject740.bin"/><Relationship Id="rId12" Type="http://schemas.openxmlformats.org/officeDocument/2006/relationships/oleObject" Target="embeddings/oleObject4.bin"/><Relationship Id="rId108" Type="http://schemas.openxmlformats.org/officeDocument/2006/relationships/image" Target="media/image53.wmf"/><Relationship Id="rId315" Type="http://schemas.openxmlformats.org/officeDocument/2006/relationships/image" Target="media/image159.wmf"/><Relationship Id="rId522" Type="http://schemas.openxmlformats.org/officeDocument/2006/relationships/image" Target="media/image265.wmf"/><Relationship Id="rId967" Type="http://schemas.openxmlformats.org/officeDocument/2006/relationships/image" Target="media/image493.wmf"/><Relationship Id="rId1152" Type="http://schemas.openxmlformats.org/officeDocument/2006/relationships/oleObject" Target="embeddings/oleObject562.bin"/><Relationship Id="rId96" Type="http://schemas.openxmlformats.org/officeDocument/2006/relationships/image" Target="media/image47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203.wmf"/><Relationship Id="rId827" Type="http://schemas.openxmlformats.org/officeDocument/2006/relationships/oleObject" Target="embeddings/oleObject406.bin"/><Relationship Id="rId1012" Type="http://schemas.openxmlformats.org/officeDocument/2006/relationships/oleObject" Target="embeddings/oleObject495.bin"/><Relationship Id="rId1457" Type="http://schemas.openxmlformats.org/officeDocument/2006/relationships/oleObject" Target="embeddings/oleObject716.bin"/><Relationship Id="rId259" Type="http://schemas.openxmlformats.org/officeDocument/2006/relationships/oleObject" Target="embeddings/oleObject124.bin"/><Relationship Id="rId466" Type="http://schemas.openxmlformats.org/officeDocument/2006/relationships/image" Target="media/image237.wmf"/><Relationship Id="rId673" Type="http://schemas.openxmlformats.org/officeDocument/2006/relationships/image" Target="media/image341.wmf"/><Relationship Id="rId880" Type="http://schemas.openxmlformats.org/officeDocument/2006/relationships/oleObject" Target="embeddings/oleObject434.bin"/><Relationship Id="rId1096" Type="http://schemas.openxmlformats.org/officeDocument/2006/relationships/oleObject" Target="embeddings/oleObject534.bin"/><Relationship Id="rId1317" Type="http://schemas.openxmlformats.org/officeDocument/2006/relationships/image" Target="media/image667.wmf"/><Relationship Id="rId1524" Type="http://schemas.openxmlformats.org/officeDocument/2006/relationships/image" Target="media/image774.wmf"/><Relationship Id="rId23" Type="http://schemas.openxmlformats.org/officeDocument/2006/relationships/image" Target="media/image10.wmf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59.bin"/><Relationship Id="rId978" Type="http://schemas.openxmlformats.org/officeDocument/2006/relationships/image" Target="media/image498.wmf"/><Relationship Id="rId1163" Type="http://schemas.openxmlformats.org/officeDocument/2006/relationships/image" Target="media/image592.wmf"/><Relationship Id="rId1370" Type="http://schemas.openxmlformats.org/officeDocument/2006/relationships/image" Target="media/image693.wmf"/><Relationship Id="rId740" Type="http://schemas.openxmlformats.org/officeDocument/2006/relationships/oleObject" Target="embeddings/oleObject363.bin"/><Relationship Id="rId838" Type="http://schemas.openxmlformats.org/officeDocument/2006/relationships/image" Target="media/image423.wmf"/><Relationship Id="rId1023" Type="http://schemas.openxmlformats.org/officeDocument/2006/relationships/image" Target="media/image519.wmf"/><Relationship Id="rId1468" Type="http://schemas.openxmlformats.org/officeDocument/2006/relationships/image" Target="media/image742.wmf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31.bin"/><Relationship Id="rId600" Type="http://schemas.openxmlformats.org/officeDocument/2006/relationships/image" Target="media/image305.wmf"/><Relationship Id="rId684" Type="http://schemas.openxmlformats.org/officeDocument/2006/relationships/oleObject" Target="embeddings/oleObject334.bin"/><Relationship Id="rId1230" Type="http://schemas.openxmlformats.org/officeDocument/2006/relationships/oleObject" Target="embeddings/oleObject602.bin"/><Relationship Id="rId1328" Type="http://schemas.openxmlformats.org/officeDocument/2006/relationships/oleObject" Target="embeddings/oleObject651.bin"/><Relationship Id="rId1535" Type="http://schemas.openxmlformats.org/officeDocument/2006/relationships/oleObject" Target="embeddings/oleObject751.bin"/><Relationship Id="rId337" Type="http://schemas.openxmlformats.org/officeDocument/2006/relationships/image" Target="media/image170.wmf"/><Relationship Id="rId891" Type="http://schemas.openxmlformats.org/officeDocument/2006/relationships/image" Target="media/image452.wmf"/><Relationship Id="rId905" Type="http://schemas.openxmlformats.org/officeDocument/2006/relationships/oleObject" Target="embeddings/oleObject439.bin"/><Relationship Id="rId989" Type="http://schemas.openxmlformats.org/officeDocument/2006/relationships/image" Target="media/image503.wmf"/><Relationship Id="rId34" Type="http://schemas.openxmlformats.org/officeDocument/2006/relationships/oleObject" Target="embeddings/oleObject15.bin"/><Relationship Id="rId544" Type="http://schemas.openxmlformats.org/officeDocument/2006/relationships/image" Target="media/image276.wmf"/><Relationship Id="rId751" Type="http://schemas.openxmlformats.org/officeDocument/2006/relationships/image" Target="media/image379.wmf"/><Relationship Id="rId849" Type="http://schemas.openxmlformats.org/officeDocument/2006/relationships/oleObject" Target="embeddings/oleObject417.bin"/><Relationship Id="rId1174" Type="http://schemas.openxmlformats.org/officeDocument/2006/relationships/image" Target="media/image597.wmf"/><Relationship Id="rId1381" Type="http://schemas.openxmlformats.org/officeDocument/2006/relationships/oleObject" Target="embeddings/oleObject678.bin"/><Relationship Id="rId1479" Type="http://schemas.openxmlformats.org/officeDocument/2006/relationships/image" Target="media/image748.wmf"/><Relationship Id="rId183" Type="http://schemas.openxmlformats.org/officeDocument/2006/relationships/image" Target="media/image91.wmf"/><Relationship Id="rId390" Type="http://schemas.openxmlformats.org/officeDocument/2006/relationships/image" Target="media/image197.png"/><Relationship Id="rId404" Type="http://schemas.openxmlformats.org/officeDocument/2006/relationships/image" Target="media/image206.wmf"/><Relationship Id="rId611" Type="http://schemas.openxmlformats.org/officeDocument/2006/relationships/image" Target="media/image310.wmf"/><Relationship Id="rId1034" Type="http://schemas.openxmlformats.org/officeDocument/2006/relationships/image" Target="media/image524.wmf"/><Relationship Id="rId1241" Type="http://schemas.openxmlformats.org/officeDocument/2006/relationships/image" Target="media/image630.wmf"/><Relationship Id="rId1339" Type="http://schemas.openxmlformats.org/officeDocument/2006/relationships/oleObject" Target="embeddings/oleObject657.bin"/><Relationship Id="rId250" Type="http://schemas.openxmlformats.org/officeDocument/2006/relationships/image" Target="media/image127.wmf"/><Relationship Id="rId488" Type="http://schemas.openxmlformats.org/officeDocument/2006/relationships/image" Target="media/image248.wmf"/><Relationship Id="rId695" Type="http://schemas.openxmlformats.org/officeDocument/2006/relationships/image" Target="media/image352.wmf"/><Relationship Id="rId709" Type="http://schemas.openxmlformats.org/officeDocument/2006/relationships/image" Target="media/image359.wmf"/><Relationship Id="rId916" Type="http://schemas.openxmlformats.org/officeDocument/2006/relationships/image" Target="media/image468.wmf"/><Relationship Id="rId1101" Type="http://schemas.openxmlformats.org/officeDocument/2006/relationships/image" Target="media/image561.wmf"/><Relationship Id="rId1546" Type="http://schemas.openxmlformats.org/officeDocument/2006/relationships/image" Target="media/image785.wmf"/><Relationship Id="rId45" Type="http://schemas.openxmlformats.org/officeDocument/2006/relationships/image" Target="media/image21.wmf"/><Relationship Id="rId110" Type="http://schemas.openxmlformats.org/officeDocument/2006/relationships/image" Target="media/image54.wmf"/><Relationship Id="rId348" Type="http://schemas.openxmlformats.org/officeDocument/2006/relationships/oleObject" Target="embeddings/oleObject169.bin"/><Relationship Id="rId555" Type="http://schemas.openxmlformats.org/officeDocument/2006/relationships/image" Target="media/image281.wmf"/><Relationship Id="rId762" Type="http://schemas.openxmlformats.org/officeDocument/2006/relationships/oleObject" Target="embeddings/oleObject374.bin"/><Relationship Id="rId1185" Type="http://schemas.openxmlformats.org/officeDocument/2006/relationships/oleObject" Target="embeddings/oleObject579.bin"/><Relationship Id="rId1392" Type="http://schemas.openxmlformats.org/officeDocument/2006/relationships/image" Target="media/image704.wmf"/><Relationship Id="rId1406" Type="http://schemas.openxmlformats.org/officeDocument/2006/relationships/image" Target="media/image711.wmf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12.wmf"/><Relationship Id="rId622" Type="http://schemas.openxmlformats.org/officeDocument/2006/relationships/oleObject" Target="embeddings/oleObject303.bin"/><Relationship Id="rId1045" Type="http://schemas.openxmlformats.org/officeDocument/2006/relationships/oleObject" Target="embeddings/oleObject512.bin"/><Relationship Id="rId1252" Type="http://schemas.openxmlformats.org/officeDocument/2006/relationships/oleObject" Target="embeddings/oleObject613.bin"/><Relationship Id="rId261" Type="http://schemas.openxmlformats.org/officeDocument/2006/relationships/oleObject" Target="embeddings/oleObject125.bin"/><Relationship Id="rId499" Type="http://schemas.openxmlformats.org/officeDocument/2006/relationships/oleObject" Target="embeddings/oleObject242.bin"/><Relationship Id="rId927" Type="http://schemas.openxmlformats.org/officeDocument/2006/relationships/oleObject" Target="embeddings/oleObject450.bin"/><Relationship Id="rId1112" Type="http://schemas.openxmlformats.org/officeDocument/2006/relationships/oleObject" Target="embeddings/oleObject542.bin"/><Relationship Id="rId1557" Type="http://schemas.openxmlformats.org/officeDocument/2006/relationships/image" Target="media/image795.wmf"/><Relationship Id="rId56" Type="http://schemas.openxmlformats.org/officeDocument/2006/relationships/oleObject" Target="embeddings/oleObject26.bin"/><Relationship Id="rId359" Type="http://schemas.openxmlformats.org/officeDocument/2006/relationships/image" Target="media/image181.wmf"/><Relationship Id="rId566" Type="http://schemas.openxmlformats.org/officeDocument/2006/relationships/image" Target="media/image289.wmf"/><Relationship Id="rId773" Type="http://schemas.openxmlformats.org/officeDocument/2006/relationships/oleObject" Target="embeddings/oleObject379.bin"/><Relationship Id="rId1196" Type="http://schemas.openxmlformats.org/officeDocument/2006/relationships/oleObject" Target="embeddings/oleObject585.bin"/><Relationship Id="rId1417" Type="http://schemas.openxmlformats.org/officeDocument/2006/relationships/oleObject" Target="embeddings/oleObject696.bin"/><Relationship Id="rId121" Type="http://schemas.openxmlformats.org/officeDocument/2006/relationships/oleObject" Target="embeddings/oleObject58.bin"/><Relationship Id="rId219" Type="http://schemas.openxmlformats.org/officeDocument/2006/relationships/image" Target="media/image111.png"/><Relationship Id="rId426" Type="http://schemas.openxmlformats.org/officeDocument/2006/relationships/oleObject" Target="embeddings/oleObject205.bin"/><Relationship Id="rId633" Type="http://schemas.openxmlformats.org/officeDocument/2006/relationships/image" Target="media/image321.wmf"/><Relationship Id="rId980" Type="http://schemas.openxmlformats.org/officeDocument/2006/relationships/image" Target="media/image499.wmf"/><Relationship Id="rId1056" Type="http://schemas.openxmlformats.org/officeDocument/2006/relationships/image" Target="media/image535.wmf"/><Relationship Id="rId1263" Type="http://schemas.openxmlformats.org/officeDocument/2006/relationships/oleObject" Target="embeddings/oleObject620.bin"/><Relationship Id="rId840" Type="http://schemas.openxmlformats.org/officeDocument/2006/relationships/image" Target="media/image424.wmf"/><Relationship Id="rId938" Type="http://schemas.openxmlformats.org/officeDocument/2006/relationships/oleObject" Target="embeddings/oleObject456.bin"/><Relationship Id="rId1470" Type="http://schemas.openxmlformats.org/officeDocument/2006/relationships/image" Target="media/image743.wmf"/><Relationship Id="rId1568" Type="http://schemas.openxmlformats.org/officeDocument/2006/relationships/oleObject" Target="embeddings/oleObject762.bin"/><Relationship Id="rId67" Type="http://schemas.openxmlformats.org/officeDocument/2006/relationships/image" Target="media/image32.wmf"/><Relationship Id="rId272" Type="http://schemas.openxmlformats.org/officeDocument/2006/relationships/image" Target="media/image138.wmf"/><Relationship Id="rId577" Type="http://schemas.openxmlformats.org/officeDocument/2006/relationships/image" Target="media/image294.wmf"/><Relationship Id="rId700" Type="http://schemas.openxmlformats.org/officeDocument/2006/relationships/oleObject" Target="embeddings/oleObject342.bin"/><Relationship Id="rId1123" Type="http://schemas.openxmlformats.org/officeDocument/2006/relationships/image" Target="media/image572.wmf"/><Relationship Id="rId1330" Type="http://schemas.openxmlformats.org/officeDocument/2006/relationships/oleObject" Target="embeddings/oleObject652.bin"/><Relationship Id="rId1428" Type="http://schemas.openxmlformats.org/officeDocument/2006/relationships/image" Target="media/image722.wmf"/><Relationship Id="rId132" Type="http://schemas.openxmlformats.org/officeDocument/2006/relationships/image" Target="media/image65.wmf"/><Relationship Id="rId784" Type="http://schemas.openxmlformats.org/officeDocument/2006/relationships/image" Target="media/image396.wmf"/><Relationship Id="rId991" Type="http://schemas.openxmlformats.org/officeDocument/2006/relationships/oleObject" Target="embeddings/oleObject484.bin"/><Relationship Id="rId1067" Type="http://schemas.openxmlformats.org/officeDocument/2006/relationships/oleObject" Target="embeddings/oleObject523.bin"/><Relationship Id="rId437" Type="http://schemas.openxmlformats.org/officeDocument/2006/relationships/oleObject" Target="embeddings/oleObject210.bin"/><Relationship Id="rId644" Type="http://schemas.openxmlformats.org/officeDocument/2006/relationships/oleObject" Target="embeddings/oleObject314.bin"/><Relationship Id="rId851" Type="http://schemas.openxmlformats.org/officeDocument/2006/relationships/oleObject" Target="embeddings/oleObject418.bin"/><Relationship Id="rId1274" Type="http://schemas.openxmlformats.org/officeDocument/2006/relationships/image" Target="media/image643.wmf"/><Relationship Id="rId1481" Type="http://schemas.openxmlformats.org/officeDocument/2006/relationships/image" Target="media/image750.wmf"/><Relationship Id="rId1579" Type="http://schemas.openxmlformats.org/officeDocument/2006/relationships/image" Target="media/image807.wmf"/><Relationship Id="rId283" Type="http://schemas.openxmlformats.org/officeDocument/2006/relationships/oleObject" Target="embeddings/oleObject136.bin"/><Relationship Id="rId490" Type="http://schemas.openxmlformats.org/officeDocument/2006/relationships/image" Target="media/image249.wmf"/><Relationship Id="rId504" Type="http://schemas.openxmlformats.org/officeDocument/2006/relationships/image" Target="media/image256.wmf"/><Relationship Id="rId711" Type="http://schemas.openxmlformats.org/officeDocument/2006/relationships/image" Target="media/image360.wmf"/><Relationship Id="rId949" Type="http://schemas.openxmlformats.org/officeDocument/2006/relationships/image" Target="media/image484.wmf"/><Relationship Id="rId1134" Type="http://schemas.openxmlformats.org/officeDocument/2006/relationships/oleObject" Target="embeddings/oleObject553.bin"/><Relationship Id="rId1341" Type="http://schemas.openxmlformats.org/officeDocument/2006/relationships/oleObject" Target="embeddings/oleObject658.bin"/><Relationship Id="rId78" Type="http://schemas.openxmlformats.org/officeDocument/2006/relationships/image" Target="media/image38.wmf"/><Relationship Id="rId143" Type="http://schemas.openxmlformats.org/officeDocument/2006/relationships/image" Target="media/image71.wmf"/><Relationship Id="rId350" Type="http://schemas.openxmlformats.org/officeDocument/2006/relationships/oleObject" Target="embeddings/oleObject170.bin"/><Relationship Id="rId588" Type="http://schemas.openxmlformats.org/officeDocument/2006/relationships/image" Target="media/image299.wmf"/><Relationship Id="rId795" Type="http://schemas.openxmlformats.org/officeDocument/2006/relationships/oleObject" Target="embeddings/oleObject390.bin"/><Relationship Id="rId809" Type="http://schemas.openxmlformats.org/officeDocument/2006/relationships/oleObject" Target="embeddings/oleObject397.bin"/><Relationship Id="rId1201" Type="http://schemas.openxmlformats.org/officeDocument/2006/relationships/image" Target="media/image610.wmf"/><Relationship Id="rId1439" Type="http://schemas.openxmlformats.org/officeDocument/2006/relationships/oleObject" Target="embeddings/oleObject707.bin"/><Relationship Id="rId9" Type="http://schemas.openxmlformats.org/officeDocument/2006/relationships/image" Target="media/image3.wmf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16.bin"/><Relationship Id="rId655" Type="http://schemas.openxmlformats.org/officeDocument/2006/relationships/oleObject" Target="embeddings/oleObject320.bin"/><Relationship Id="rId862" Type="http://schemas.openxmlformats.org/officeDocument/2006/relationships/image" Target="media/image434.wmf"/><Relationship Id="rId1078" Type="http://schemas.openxmlformats.org/officeDocument/2006/relationships/image" Target="media/image546.wmf"/><Relationship Id="rId1285" Type="http://schemas.openxmlformats.org/officeDocument/2006/relationships/image" Target="media/image648.wmf"/><Relationship Id="rId1492" Type="http://schemas.openxmlformats.org/officeDocument/2006/relationships/image" Target="media/image758.wmf"/><Relationship Id="rId1506" Type="http://schemas.openxmlformats.org/officeDocument/2006/relationships/image" Target="media/image765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0.bin"/><Relationship Id="rId722" Type="http://schemas.openxmlformats.org/officeDocument/2006/relationships/oleObject" Target="embeddings/oleObject353.bin"/><Relationship Id="rId1145" Type="http://schemas.openxmlformats.org/officeDocument/2006/relationships/image" Target="media/image583.wmf"/><Relationship Id="rId1352" Type="http://schemas.openxmlformats.org/officeDocument/2006/relationships/image" Target="media/image684.wmf"/><Relationship Id="rId89" Type="http://schemas.openxmlformats.org/officeDocument/2006/relationships/oleObject" Target="embeddings/oleObject42.bin"/><Relationship Id="rId154" Type="http://schemas.openxmlformats.org/officeDocument/2006/relationships/image" Target="media/image77.wmf"/><Relationship Id="rId361" Type="http://schemas.openxmlformats.org/officeDocument/2006/relationships/image" Target="media/image182.wmf"/><Relationship Id="rId599" Type="http://schemas.openxmlformats.org/officeDocument/2006/relationships/oleObject" Target="embeddings/oleObject291.bin"/><Relationship Id="rId1005" Type="http://schemas.openxmlformats.org/officeDocument/2006/relationships/image" Target="media/image510.wmf"/><Relationship Id="rId1212" Type="http://schemas.openxmlformats.org/officeDocument/2006/relationships/oleObject" Target="embeddings/oleObject593.bin"/><Relationship Id="rId459" Type="http://schemas.openxmlformats.org/officeDocument/2006/relationships/oleObject" Target="embeddings/oleObject222.bin"/><Relationship Id="rId666" Type="http://schemas.openxmlformats.org/officeDocument/2006/relationships/image" Target="media/image337.wmf"/><Relationship Id="rId873" Type="http://schemas.openxmlformats.org/officeDocument/2006/relationships/image" Target="media/image439.wmf"/><Relationship Id="rId1089" Type="http://schemas.openxmlformats.org/officeDocument/2006/relationships/image" Target="media/image555.wmf"/><Relationship Id="rId1296" Type="http://schemas.openxmlformats.org/officeDocument/2006/relationships/oleObject" Target="embeddings/oleObject636.bin"/><Relationship Id="rId1517" Type="http://schemas.openxmlformats.org/officeDocument/2006/relationships/oleObject" Target="embeddings/oleObject742.bin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05.bin"/><Relationship Id="rId319" Type="http://schemas.openxmlformats.org/officeDocument/2006/relationships/image" Target="media/image161.wmf"/><Relationship Id="rId526" Type="http://schemas.openxmlformats.org/officeDocument/2006/relationships/image" Target="media/image267.wmf"/><Relationship Id="rId1156" Type="http://schemas.openxmlformats.org/officeDocument/2006/relationships/oleObject" Target="embeddings/oleObject564.bin"/><Relationship Id="rId1363" Type="http://schemas.openxmlformats.org/officeDocument/2006/relationships/oleObject" Target="embeddings/oleObject669.bin"/><Relationship Id="rId733" Type="http://schemas.openxmlformats.org/officeDocument/2006/relationships/image" Target="media/image371.wmf"/><Relationship Id="rId940" Type="http://schemas.openxmlformats.org/officeDocument/2006/relationships/oleObject" Target="embeddings/oleObject457.bin"/><Relationship Id="rId1016" Type="http://schemas.openxmlformats.org/officeDocument/2006/relationships/oleObject" Target="embeddings/oleObject497.bin"/><Relationship Id="rId1570" Type="http://schemas.openxmlformats.org/officeDocument/2006/relationships/oleObject" Target="embeddings/oleObject763.bin"/><Relationship Id="rId165" Type="http://schemas.openxmlformats.org/officeDocument/2006/relationships/image" Target="media/image82.wmf"/><Relationship Id="rId372" Type="http://schemas.openxmlformats.org/officeDocument/2006/relationships/oleObject" Target="embeddings/oleObject181.bin"/><Relationship Id="rId677" Type="http://schemas.openxmlformats.org/officeDocument/2006/relationships/image" Target="media/image343.wmf"/><Relationship Id="rId800" Type="http://schemas.openxmlformats.org/officeDocument/2006/relationships/image" Target="media/image404.wmf"/><Relationship Id="rId1223" Type="http://schemas.openxmlformats.org/officeDocument/2006/relationships/image" Target="media/image621.wmf"/><Relationship Id="rId1430" Type="http://schemas.openxmlformats.org/officeDocument/2006/relationships/image" Target="media/image723.wmf"/><Relationship Id="rId1528" Type="http://schemas.openxmlformats.org/officeDocument/2006/relationships/image" Target="media/image776.wmf"/><Relationship Id="rId232" Type="http://schemas.openxmlformats.org/officeDocument/2006/relationships/image" Target="media/image118.wmf"/><Relationship Id="rId884" Type="http://schemas.openxmlformats.org/officeDocument/2006/relationships/image" Target="media/image445.wmf"/><Relationship Id="rId27" Type="http://schemas.openxmlformats.org/officeDocument/2006/relationships/image" Target="media/image12.wmf"/><Relationship Id="rId537" Type="http://schemas.openxmlformats.org/officeDocument/2006/relationships/oleObject" Target="embeddings/oleObject261.bin"/><Relationship Id="rId744" Type="http://schemas.openxmlformats.org/officeDocument/2006/relationships/oleObject" Target="embeddings/oleObject365.bin"/><Relationship Id="rId951" Type="http://schemas.openxmlformats.org/officeDocument/2006/relationships/image" Target="media/image485.wmf"/><Relationship Id="rId1167" Type="http://schemas.openxmlformats.org/officeDocument/2006/relationships/oleObject" Target="embeddings/oleObject570.bin"/><Relationship Id="rId1374" Type="http://schemas.openxmlformats.org/officeDocument/2006/relationships/image" Target="media/image695.wmf"/><Relationship Id="rId1581" Type="http://schemas.openxmlformats.org/officeDocument/2006/relationships/image" Target="media/image808.wmf"/><Relationship Id="rId80" Type="http://schemas.openxmlformats.org/officeDocument/2006/relationships/image" Target="media/image39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93.wmf"/><Relationship Id="rId590" Type="http://schemas.openxmlformats.org/officeDocument/2006/relationships/image" Target="media/image300.wmf"/><Relationship Id="rId604" Type="http://schemas.openxmlformats.org/officeDocument/2006/relationships/image" Target="media/image307.wmf"/><Relationship Id="rId811" Type="http://schemas.openxmlformats.org/officeDocument/2006/relationships/oleObject" Target="embeddings/oleObject398.bin"/><Relationship Id="rId1027" Type="http://schemas.openxmlformats.org/officeDocument/2006/relationships/oleObject" Target="embeddings/oleObject503.bin"/><Relationship Id="rId1234" Type="http://schemas.openxmlformats.org/officeDocument/2006/relationships/oleObject" Target="embeddings/oleObject604.bin"/><Relationship Id="rId1441" Type="http://schemas.openxmlformats.org/officeDocument/2006/relationships/oleObject" Target="embeddings/oleObject708.bin"/><Relationship Id="rId243" Type="http://schemas.openxmlformats.org/officeDocument/2006/relationships/oleObject" Target="embeddings/oleObject116.bin"/><Relationship Id="rId450" Type="http://schemas.openxmlformats.org/officeDocument/2006/relationships/oleObject" Target="embeddings/oleObject217.bin"/><Relationship Id="rId688" Type="http://schemas.openxmlformats.org/officeDocument/2006/relationships/oleObject" Target="embeddings/oleObject336.bin"/><Relationship Id="rId895" Type="http://schemas.openxmlformats.org/officeDocument/2006/relationships/image" Target="media/image455.wmf"/><Relationship Id="rId909" Type="http://schemas.openxmlformats.org/officeDocument/2006/relationships/oleObject" Target="embeddings/oleObject441.bin"/><Relationship Id="rId1080" Type="http://schemas.openxmlformats.org/officeDocument/2006/relationships/image" Target="media/image548.wmf"/><Relationship Id="rId1301" Type="http://schemas.openxmlformats.org/officeDocument/2006/relationships/image" Target="media/image658.wmf"/><Relationship Id="rId1539" Type="http://schemas.openxmlformats.org/officeDocument/2006/relationships/oleObject" Target="embeddings/oleObject753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0.bin"/><Relationship Id="rId548" Type="http://schemas.openxmlformats.org/officeDocument/2006/relationships/oleObject" Target="embeddings/oleObject267.bin"/><Relationship Id="rId755" Type="http://schemas.openxmlformats.org/officeDocument/2006/relationships/image" Target="media/image381.wmf"/><Relationship Id="rId962" Type="http://schemas.openxmlformats.org/officeDocument/2006/relationships/oleObject" Target="embeddings/oleObject468.bin"/><Relationship Id="rId1178" Type="http://schemas.openxmlformats.org/officeDocument/2006/relationships/image" Target="media/image599.wmf"/><Relationship Id="rId1385" Type="http://schemas.openxmlformats.org/officeDocument/2006/relationships/oleObject" Target="embeddings/oleObject680.bin"/><Relationship Id="rId91" Type="http://schemas.openxmlformats.org/officeDocument/2006/relationships/oleObject" Target="embeddings/oleObject43.bin"/><Relationship Id="rId187" Type="http://schemas.openxmlformats.org/officeDocument/2006/relationships/image" Target="media/image93.wmf"/><Relationship Id="rId394" Type="http://schemas.openxmlformats.org/officeDocument/2006/relationships/oleObject" Target="embeddings/oleObject190.bin"/><Relationship Id="rId408" Type="http://schemas.openxmlformats.org/officeDocument/2006/relationships/image" Target="media/image208.wmf"/><Relationship Id="rId615" Type="http://schemas.openxmlformats.org/officeDocument/2006/relationships/image" Target="media/image312.wmf"/><Relationship Id="rId822" Type="http://schemas.openxmlformats.org/officeDocument/2006/relationships/image" Target="media/image415.wmf"/><Relationship Id="rId1038" Type="http://schemas.openxmlformats.org/officeDocument/2006/relationships/image" Target="media/image526.wmf"/><Relationship Id="rId1245" Type="http://schemas.openxmlformats.org/officeDocument/2006/relationships/image" Target="media/image632.wmf"/><Relationship Id="rId1452" Type="http://schemas.openxmlformats.org/officeDocument/2006/relationships/image" Target="media/image734.wmf"/><Relationship Id="rId254" Type="http://schemas.openxmlformats.org/officeDocument/2006/relationships/image" Target="media/image129.wmf"/><Relationship Id="rId699" Type="http://schemas.openxmlformats.org/officeDocument/2006/relationships/image" Target="media/image354.wmf"/><Relationship Id="rId1091" Type="http://schemas.openxmlformats.org/officeDocument/2006/relationships/image" Target="media/image556.wmf"/><Relationship Id="rId1105" Type="http://schemas.openxmlformats.org/officeDocument/2006/relationships/image" Target="media/image563.wmf"/><Relationship Id="rId1312" Type="http://schemas.openxmlformats.org/officeDocument/2006/relationships/oleObject" Target="embeddings/oleObject644.bin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461" Type="http://schemas.openxmlformats.org/officeDocument/2006/relationships/oleObject" Target="embeddings/oleObject223.bin"/><Relationship Id="rId559" Type="http://schemas.openxmlformats.org/officeDocument/2006/relationships/image" Target="media/image285.wmf"/><Relationship Id="rId766" Type="http://schemas.openxmlformats.org/officeDocument/2006/relationships/image" Target="media/image387.wmf"/><Relationship Id="rId1189" Type="http://schemas.openxmlformats.org/officeDocument/2006/relationships/oleObject" Target="embeddings/oleObject581.bin"/><Relationship Id="rId1396" Type="http://schemas.openxmlformats.org/officeDocument/2006/relationships/image" Target="media/image706.wmf"/><Relationship Id="rId198" Type="http://schemas.openxmlformats.org/officeDocument/2006/relationships/oleObject" Target="embeddings/oleObject96.bin"/><Relationship Id="rId321" Type="http://schemas.openxmlformats.org/officeDocument/2006/relationships/image" Target="media/image162.wmf"/><Relationship Id="rId419" Type="http://schemas.openxmlformats.org/officeDocument/2006/relationships/image" Target="media/image214.wmf"/><Relationship Id="rId626" Type="http://schemas.openxmlformats.org/officeDocument/2006/relationships/oleObject" Target="embeddings/oleObject305.bin"/><Relationship Id="rId973" Type="http://schemas.openxmlformats.org/officeDocument/2006/relationships/oleObject" Target="embeddings/oleObject474.bin"/><Relationship Id="rId1049" Type="http://schemas.openxmlformats.org/officeDocument/2006/relationships/oleObject" Target="embeddings/oleObject514.bin"/><Relationship Id="rId1256" Type="http://schemas.openxmlformats.org/officeDocument/2006/relationships/oleObject" Target="embeddings/oleObject615.bin"/><Relationship Id="rId833" Type="http://schemas.openxmlformats.org/officeDocument/2006/relationships/oleObject" Target="embeddings/oleObject409.bin"/><Relationship Id="rId1116" Type="http://schemas.openxmlformats.org/officeDocument/2006/relationships/oleObject" Target="embeddings/oleObject544.bin"/><Relationship Id="rId1463" Type="http://schemas.openxmlformats.org/officeDocument/2006/relationships/oleObject" Target="embeddings/oleObject719.bin"/><Relationship Id="rId265" Type="http://schemas.openxmlformats.org/officeDocument/2006/relationships/oleObject" Target="embeddings/oleObject127.bin"/><Relationship Id="rId472" Type="http://schemas.openxmlformats.org/officeDocument/2006/relationships/image" Target="media/image240.wmf"/><Relationship Id="rId900" Type="http://schemas.openxmlformats.org/officeDocument/2006/relationships/image" Target="media/image460.wmf"/><Relationship Id="rId1323" Type="http://schemas.openxmlformats.org/officeDocument/2006/relationships/image" Target="media/image670.wmf"/><Relationship Id="rId1530" Type="http://schemas.openxmlformats.org/officeDocument/2006/relationships/image" Target="media/image777.wmf"/><Relationship Id="rId125" Type="http://schemas.openxmlformats.org/officeDocument/2006/relationships/oleObject" Target="embeddings/oleObject60.bin"/><Relationship Id="rId332" Type="http://schemas.openxmlformats.org/officeDocument/2006/relationships/oleObject" Target="embeddings/oleObject161.bin"/><Relationship Id="rId777" Type="http://schemas.openxmlformats.org/officeDocument/2006/relationships/oleObject" Target="embeddings/oleObject381.bin"/><Relationship Id="rId984" Type="http://schemas.openxmlformats.org/officeDocument/2006/relationships/image" Target="media/image501.wmf"/><Relationship Id="rId637" Type="http://schemas.openxmlformats.org/officeDocument/2006/relationships/image" Target="media/image323.wmf"/><Relationship Id="rId844" Type="http://schemas.openxmlformats.org/officeDocument/2006/relationships/image" Target="media/image426.wmf"/><Relationship Id="rId1267" Type="http://schemas.openxmlformats.org/officeDocument/2006/relationships/oleObject" Target="embeddings/oleObject623.bin"/><Relationship Id="rId1474" Type="http://schemas.openxmlformats.org/officeDocument/2006/relationships/image" Target="media/image745.wmf"/><Relationship Id="rId276" Type="http://schemas.openxmlformats.org/officeDocument/2006/relationships/image" Target="media/image140.wmf"/><Relationship Id="rId483" Type="http://schemas.openxmlformats.org/officeDocument/2006/relationships/oleObject" Target="embeddings/oleObject234.bin"/><Relationship Id="rId690" Type="http://schemas.openxmlformats.org/officeDocument/2006/relationships/oleObject" Target="embeddings/oleObject337.bin"/><Relationship Id="rId704" Type="http://schemas.openxmlformats.org/officeDocument/2006/relationships/oleObject" Target="embeddings/oleObject344.bin"/><Relationship Id="rId911" Type="http://schemas.openxmlformats.org/officeDocument/2006/relationships/oleObject" Target="embeddings/oleObject442.bin"/><Relationship Id="rId1127" Type="http://schemas.openxmlformats.org/officeDocument/2006/relationships/image" Target="media/image574.wmf"/><Relationship Id="rId1334" Type="http://schemas.openxmlformats.org/officeDocument/2006/relationships/oleObject" Target="embeddings/oleObject654.bin"/><Relationship Id="rId1541" Type="http://schemas.openxmlformats.org/officeDocument/2006/relationships/oleObject" Target="embeddings/oleObject754.bin"/><Relationship Id="rId40" Type="http://schemas.openxmlformats.org/officeDocument/2006/relationships/oleObject" Target="embeddings/oleObject18.bin"/><Relationship Id="rId136" Type="http://schemas.openxmlformats.org/officeDocument/2006/relationships/image" Target="media/image67.wmf"/><Relationship Id="rId343" Type="http://schemas.openxmlformats.org/officeDocument/2006/relationships/image" Target="media/image173.wmf"/><Relationship Id="rId550" Type="http://schemas.openxmlformats.org/officeDocument/2006/relationships/oleObject" Target="embeddings/oleObject268.bin"/><Relationship Id="rId788" Type="http://schemas.openxmlformats.org/officeDocument/2006/relationships/image" Target="media/image398.wmf"/><Relationship Id="rId995" Type="http://schemas.openxmlformats.org/officeDocument/2006/relationships/oleObject" Target="embeddings/oleObject486.bin"/><Relationship Id="rId1180" Type="http://schemas.openxmlformats.org/officeDocument/2006/relationships/image" Target="media/image600.wmf"/><Relationship Id="rId1401" Type="http://schemas.openxmlformats.org/officeDocument/2006/relationships/oleObject" Target="embeddings/oleObject688.bin"/><Relationship Id="rId203" Type="http://schemas.openxmlformats.org/officeDocument/2006/relationships/image" Target="media/image101.wmf"/><Relationship Id="rId648" Type="http://schemas.openxmlformats.org/officeDocument/2006/relationships/oleObject" Target="embeddings/oleObject316.bin"/><Relationship Id="rId855" Type="http://schemas.openxmlformats.org/officeDocument/2006/relationships/oleObject" Target="embeddings/oleObject421.bin"/><Relationship Id="rId1040" Type="http://schemas.openxmlformats.org/officeDocument/2006/relationships/image" Target="media/image527.wmf"/><Relationship Id="rId1278" Type="http://schemas.openxmlformats.org/officeDocument/2006/relationships/oleObject" Target="embeddings/oleObject630.bin"/><Relationship Id="rId1485" Type="http://schemas.openxmlformats.org/officeDocument/2006/relationships/image" Target="media/image754.wmf"/><Relationship Id="rId287" Type="http://schemas.openxmlformats.org/officeDocument/2006/relationships/image" Target="media/image145.wmf"/><Relationship Id="rId410" Type="http://schemas.openxmlformats.org/officeDocument/2006/relationships/image" Target="media/image209.wmf"/><Relationship Id="rId494" Type="http://schemas.openxmlformats.org/officeDocument/2006/relationships/image" Target="media/image251.wmf"/><Relationship Id="rId508" Type="http://schemas.openxmlformats.org/officeDocument/2006/relationships/image" Target="media/image258.wmf"/><Relationship Id="rId715" Type="http://schemas.openxmlformats.org/officeDocument/2006/relationships/image" Target="media/image362.wmf"/><Relationship Id="rId922" Type="http://schemas.openxmlformats.org/officeDocument/2006/relationships/image" Target="media/image471.wmf"/><Relationship Id="rId1138" Type="http://schemas.openxmlformats.org/officeDocument/2006/relationships/oleObject" Target="embeddings/oleObject555.bin"/><Relationship Id="rId1345" Type="http://schemas.openxmlformats.org/officeDocument/2006/relationships/oleObject" Target="embeddings/oleObject660.bin"/><Relationship Id="rId1552" Type="http://schemas.openxmlformats.org/officeDocument/2006/relationships/image" Target="media/image790.wmf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2.bin"/><Relationship Id="rId799" Type="http://schemas.openxmlformats.org/officeDocument/2006/relationships/oleObject" Target="embeddings/oleObject392.bin"/><Relationship Id="rId1191" Type="http://schemas.openxmlformats.org/officeDocument/2006/relationships/oleObject" Target="embeddings/oleObject582.bin"/><Relationship Id="rId1205" Type="http://schemas.openxmlformats.org/officeDocument/2006/relationships/image" Target="media/image612.wmf"/><Relationship Id="rId51" Type="http://schemas.openxmlformats.org/officeDocument/2006/relationships/image" Target="media/image24.wmf"/><Relationship Id="rId561" Type="http://schemas.openxmlformats.org/officeDocument/2006/relationships/oleObject" Target="embeddings/oleObject271.bin"/><Relationship Id="rId659" Type="http://schemas.openxmlformats.org/officeDocument/2006/relationships/oleObject" Target="embeddings/oleObject322.bin"/><Relationship Id="rId866" Type="http://schemas.openxmlformats.org/officeDocument/2006/relationships/image" Target="media/image436.wmf"/><Relationship Id="rId1289" Type="http://schemas.openxmlformats.org/officeDocument/2006/relationships/customXml" Target="ink/ink1.xml"/><Relationship Id="rId1412" Type="http://schemas.openxmlformats.org/officeDocument/2006/relationships/image" Target="media/image714.wmf"/><Relationship Id="rId1496" Type="http://schemas.openxmlformats.org/officeDocument/2006/relationships/image" Target="media/image760.wmf"/><Relationship Id="rId214" Type="http://schemas.openxmlformats.org/officeDocument/2006/relationships/oleObject" Target="embeddings/oleObject104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15.wmf"/><Relationship Id="rId519" Type="http://schemas.openxmlformats.org/officeDocument/2006/relationships/oleObject" Target="embeddings/oleObject252.bin"/><Relationship Id="rId1051" Type="http://schemas.openxmlformats.org/officeDocument/2006/relationships/oleObject" Target="embeddings/oleObject515.bin"/><Relationship Id="rId1149" Type="http://schemas.openxmlformats.org/officeDocument/2006/relationships/image" Target="media/image585.wmf"/><Relationship Id="rId1356" Type="http://schemas.openxmlformats.org/officeDocument/2006/relationships/image" Target="media/image686.wmf"/><Relationship Id="rId158" Type="http://schemas.openxmlformats.org/officeDocument/2006/relationships/image" Target="media/image79.wmf"/><Relationship Id="rId726" Type="http://schemas.openxmlformats.org/officeDocument/2006/relationships/oleObject" Target="embeddings/oleObject355.bin"/><Relationship Id="rId933" Type="http://schemas.openxmlformats.org/officeDocument/2006/relationships/oleObject" Target="embeddings/oleObject453.bin"/><Relationship Id="rId1009" Type="http://schemas.openxmlformats.org/officeDocument/2006/relationships/image" Target="media/image512.wmf"/><Relationship Id="rId1563" Type="http://schemas.openxmlformats.org/officeDocument/2006/relationships/oleObject" Target="embeddings/oleObject759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84.wmf"/><Relationship Id="rId572" Type="http://schemas.openxmlformats.org/officeDocument/2006/relationships/image" Target="media/image292.wmf"/><Relationship Id="rId1216" Type="http://schemas.openxmlformats.org/officeDocument/2006/relationships/oleObject" Target="embeddings/oleObject595.bin"/><Relationship Id="rId1423" Type="http://schemas.openxmlformats.org/officeDocument/2006/relationships/oleObject" Target="embeddings/oleObject699.bin"/><Relationship Id="rId225" Type="http://schemas.openxmlformats.org/officeDocument/2006/relationships/oleObject" Target="embeddings/oleObject107.bin"/><Relationship Id="rId432" Type="http://schemas.openxmlformats.org/officeDocument/2006/relationships/image" Target="media/image221.wmf"/><Relationship Id="rId877" Type="http://schemas.openxmlformats.org/officeDocument/2006/relationships/image" Target="media/image441.wmf"/><Relationship Id="rId1062" Type="http://schemas.openxmlformats.org/officeDocument/2006/relationships/image" Target="media/image538.wmf"/><Relationship Id="rId737" Type="http://schemas.openxmlformats.org/officeDocument/2006/relationships/image" Target="media/image372.wmf"/><Relationship Id="rId944" Type="http://schemas.openxmlformats.org/officeDocument/2006/relationships/oleObject" Target="embeddings/oleObject459.bin"/><Relationship Id="rId1367" Type="http://schemas.openxmlformats.org/officeDocument/2006/relationships/oleObject" Target="embeddings/oleObject671.bin"/><Relationship Id="rId1574" Type="http://schemas.openxmlformats.org/officeDocument/2006/relationships/oleObject" Target="embeddings/oleObject765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84.wmf"/><Relationship Id="rId376" Type="http://schemas.openxmlformats.org/officeDocument/2006/relationships/oleObject" Target="embeddings/oleObject183.bin"/><Relationship Id="rId583" Type="http://schemas.openxmlformats.org/officeDocument/2006/relationships/oleObject" Target="embeddings/oleObject283.bin"/><Relationship Id="rId790" Type="http://schemas.openxmlformats.org/officeDocument/2006/relationships/image" Target="media/image399.wmf"/><Relationship Id="rId804" Type="http://schemas.openxmlformats.org/officeDocument/2006/relationships/image" Target="media/image406.wmf"/><Relationship Id="rId1227" Type="http://schemas.openxmlformats.org/officeDocument/2006/relationships/image" Target="media/image623.wmf"/><Relationship Id="rId1434" Type="http://schemas.openxmlformats.org/officeDocument/2006/relationships/image" Target="media/image725.wmf"/><Relationship Id="rId4" Type="http://schemas.openxmlformats.org/officeDocument/2006/relationships/webSettings" Target="webSettings.xml"/><Relationship Id="rId236" Type="http://schemas.openxmlformats.org/officeDocument/2006/relationships/image" Target="media/image120.wmf"/><Relationship Id="rId443" Type="http://schemas.openxmlformats.org/officeDocument/2006/relationships/oleObject" Target="embeddings/oleObject213.bin"/><Relationship Id="rId650" Type="http://schemas.openxmlformats.org/officeDocument/2006/relationships/oleObject" Target="embeddings/oleObject317.bin"/><Relationship Id="rId888" Type="http://schemas.openxmlformats.org/officeDocument/2006/relationships/image" Target="media/image449.wmf"/><Relationship Id="rId1073" Type="http://schemas.openxmlformats.org/officeDocument/2006/relationships/oleObject" Target="embeddings/oleObject526.bin"/><Relationship Id="rId1280" Type="http://schemas.openxmlformats.org/officeDocument/2006/relationships/oleObject" Target="embeddings/oleObject631.bin"/><Relationship Id="rId1501" Type="http://schemas.openxmlformats.org/officeDocument/2006/relationships/oleObject" Target="embeddings/oleObject734.bin"/><Relationship Id="rId303" Type="http://schemas.openxmlformats.org/officeDocument/2006/relationships/image" Target="media/image153.wmf"/><Relationship Id="rId748" Type="http://schemas.openxmlformats.org/officeDocument/2006/relationships/oleObject" Target="embeddings/oleObject367.bin"/><Relationship Id="rId955" Type="http://schemas.openxmlformats.org/officeDocument/2006/relationships/oleObject" Target="embeddings/oleObject464.bin"/><Relationship Id="rId1140" Type="http://schemas.openxmlformats.org/officeDocument/2006/relationships/oleObject" Target="embeddings/oleObject556.bin"/><Relationship Id="rId1378" Type="http://schemas.openxmlformats.org/officeDocument/2006/relationships/image" Target="media/image697.wmf"/><Relationship Id="rId1585" Type="http://schemas.openxmlformats.org/officeDocument/2006/relationships/oleObject" Target="embeddings/oleObject771.bin"/><Relationship Id="rId84" Type="http://schemas.openxmlformats.org/officeDocument/2006/relationships/image" Target="media/image41.wmf"/><Relationship Id="rId387" Type="http://schemas.openxmlformats.org/officeDocument/2006/relationships/image" Target="media/image195.wmf"/><Relationship Id="rId510" Type="http://schemas.openxmlformats.org/officeDocument/2006/relationships/image" Target="media/image259.wmf"/><Relationship Id="rId594" Type="http://schemas.openxmlformats.org/officeDocument/2006/relationships/image" Target="media/image302.wmf"/><Relationship Id="rId608" Type="http://schemas.openxmlformats.org/officeDocument/2006/relationships/oleObject" Target="embeddings/oleObject296.bin"/><Relationship Id="rId815" Type="http://schemas.openxmlformats.org/officeDocument/2006/relationships/oleObject" Target="embeddings/oleObject400.bin"/><Relationship Id="rId1238" Type="http://schemas.openxmlformats.org/officeDocument/2006/relationships/oleObject" Target="embeddings/oleObject606.bin"/><Relationship Id="rId1445" Type="http://schemas.openxmlformats.org/officeDocument/2006/relationships/oleObject" Target="embeddings/oleObject710.bin"/><Relationship Id="rId247" Type="http://schemas.openxmlformats.org/officeDocument/2006/relationships/oleObject" Target="embeddings/oleObject118.bin"/><Relationship Id="rId899" Type="http://schemas.openxmlformats.org/officeDocument/2006/relationships/image" Target="media/image459.wmf"/><Relationship Id="rId1000" Type="http://schemas.openxmlformats.org/officeDocument/2006/relationships/image" Target="media/image508.wmf"/><Relationship Id="rId1084" Type="http://schemas.openxmlformats.org/officeDocument/2006/relationships/image" Target="media/image551.wmf"/><Relationship Id="rId1305" Type="http://schemas.openxmlformats.org/officeDocument/2006/relationships/image" Target="media/image660.wmf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19.bin"/><Relationship Id="rId661" Type="http://schemas.openxmlformats.org/officeDocument/2006/relationships/oleObject" Target="embeddings/oleObject323.bin"/><Relationship Id="rId759" Type="http://schemas.openxmlformats.org/officeDocument/2006/relationships/image" Target="media/image383.wmf"/><Relationship Id="rId966" Type="http://schemas.openxmlformats.org/officeDocument/2006/relationships/oleObject" Target="embeddings/oleObject470.bin"/><Relationship Id="rId1291" Type="http://schemas.openxmlformats.org/officeDocument/2006/relationships/image" Target="media/image651.wmf"/><Relationship Id="rId1389" Type="http://schemas.openxmlformats.org/officeDocument/2006/relationships/oleObject" Target="embeddings/oleObject682.bin"/><Relationship Id="rId1512" Type="http://schemas.openxmlformats.org/officeDocument/2006/relationships/image" Target="media/image768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52.bin"/><Relationship Id="rId398" Type="http://schemas.openxmlformats.org/officeDocument/2006/relationships/oleObject" Target="embeddings/oleObject192.bin"/><Relationship Id="rId521" Type="http://schemas.openxmlformats.org/officeDocument/2006/relationships/oleObject" Target="embeddings/oleObject253.bin"/><Relationship Id="rId619" Type="http://schemas.openxmlformats.org/officeDocument/2006/relationships/image" Target="media/image314.wmf"/><Relationship Id="rId1151" Type="http://schemas.openxmlformats.org/officeDocument/2006/relationships/image" Target="media/image586.wmf"/><Relationship Id="rId1249" Type="http://schemas.openxmlformats.org/officeDocument/2006/relationships/image" Target="media/image634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80.wmf"/><Relationship Id="rId826" Type="http://schemas.openxmlformats.org/officeDocument/2006/relationships/image" Target="media/image417.wmf"/><Relationship Id="rId1011" Type="http://schemas.openxmlformats.org/officeDocument/2006/relationships/image" Target="media/image513.wmf"/><Relationship Id="rId1109" Type="http://schemas.openxmlformats.org/officeDocument/2006/relationships/image" Target="media/image565.wmf"/><Relationship Id="rId1456" Type="http://schemas.openxmlformats.org/officeDocument/2006/relationships/image" Target="media/image736.wmf"/><Relationship Id="rId258" Type="http://schemas.openxmlformats.org/officeDocument/2006/relationships/image" Target="media/image131.wmf"/><Relationship Id="rId465" Type="http://schemas.openxmlformats.org/officeDocument/2006/relationships/oleObject" Target="embeddings/oleObject225.bin"/><Relationship Id="rId672" Type="http://schemas.openxmlformats.org/officeDocument/2006/relationships/oleObject" Target="embeddings/oleObject328.bin"/><Relationship Id="rId1095" Type="http://schemas.openxmlformats.org/officeDocument/2006/relationships/image" Target="media/image558.wmf"/><Relationship Id="rId1316" Type="http://schemas.openxmlformats.org/officeDocument/2006/relationships/oleObject" Target="embeddings/oleObject645.bin"/><Relationship Id="rId1523" Type="http://schemas.openxmlformats.org/officeDocument/2006/relationships/oleObject" Target="embeddings/oleObject745.bin"/><Relationship Id="rId22" Type="http://schemas.openxmlformats.org/officeDocument/2006/relationships/oleObject" Target="embeddings/oleObject9.bin"/><Relationship Id="rId118" Type="http://schemas.openxmlformats.org/officeDocument/2006/relationships/image" Target="media/image58.wmf"/><Relationship Id="rId325" Type="http://schemas.openxmlformats.org/officeDocument/2006/relationships/image" Target="media/image164.wmf"/><Relationship Id="rId532" Type="http://schemas.openxmlformats.org/officeDocument/2006/relationships/image" Target="media/image270.wmf"/><Relationship Id="rId977" Type="http://schemas.openxmlformats.org/officeDocument/2006/relationships/oleObject" Target="embeddings/oleObject476.bin"/><Relationship Id="rId1162" Type="http://schemas.openxmlformats.org/officeDocument/2006/relationships/oleObject" Target="embeddings/oleObject567.bin"/><Relationship Id="rId171" Type="http://schemas.openxmlformats.org/officeDocument/2006/relationships/image" Target="media/image85.wmf"/><Relationship Id="rId837" Type="http://schemas.openxmlformats.org/officeDocument/2006/relationships/oleObject" Target="embeddings/oleObject411.bin"/><Relationship Id="rId1022" Type="http://schemas.openxmlformats.org/officeDocument/2006/relationships/oleObject" Target="embeddings/oleObject500.bin"/><Relationship Id="rId1467" Type="http://schemas.openxmlformats.org/officeDocument/2006/relationships/oleObject" Target="embeddings/oleObject721.bin"/><Relationship Id="rId269" Type="http://schemas.openxmlformats.org/officeDocument/2006/relationships/oleObject" Target="embeddings/oleObject129.bin"/><Relationship Id="rId476" Type="http://schemas.openxmlformats.org/officeDocument/2006/relationships/image" Target="media/image242.wmf"/><Relationship Id="rId683" Type="http://schemas.openxmlformats.org/officeDocument/2006/relationships/image" Target="media/image346.wmf"/><Relationship Id="rId890" Type="http://schemas.openxmlformats.org/officeDocument/2006/relationships/image" Target="media/image451.wmf"/><Relationship Id="rId904" Type="http://schemas.openxmlformats.org/officeDocument/2006/relationships/image" Target="media/image462.wmf"/><Relationship Id="rId1327" Type="http://schemas.openxmlformats.org/officeDocument/2006/relationships/image" Target="media/image672.wmf"/><Relationship Id="rId1534" Type="http://schemas.openxmlformats.org/officeDocument/2006/relationships/image" Target="media/image779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62.bin"/><Relationship Id="rId336" Type="http://schemas.openxmlformats.org/officeDocument/2006/relationships/oleObject" Target="embeddings/oleObject163.bin"/><Relationship Id="rId543" Type="http://schemas.openxmlformats.org/officeDocument/2006/relationships/oleObject" Target="embeddings/oleObject264.bin"/><Relationship Id="rId988" Type="http://schemas.openxmlformats.org/officeDocument/2006/relationships/oleObject" Target="embeddings/oleObject482.bin"/><Relationship Id="rId1173" Type="http://schemas.openxmlformats.org/officeDocument/2006/relationships/oleObject" Target="embeddings/oleObject573.bin"/><Relationship Id="rId1380" Type="http://schemas.openxmlformats.org/officeDocument/2006/relationships/image" Target="media/image698.wmf"/><Relationship Id="rId182" Type="http://schemas.openxmlformats.org/officeDocument/2006/relationships/oleObject" Target="embeddings/oleObject88.bin"/><Relationship Id="rId403" Type="http://schemas.openxmlformats.org/officeDocument/2006/relationships/oleObject" Target="embeddings/oleObject194.bin"/><Relationship Id="rId750" Type="http://schemas.openxmlformats.org/officeDocument/2006/relationships/oleObject" Target="embeddings/oleObject368.bin"/><Relationship Id="rId848" Type="http://schemas.openxmlformats.org/officeDocument/2006/relationships/image" Target="media/image428.wmf"/><Relationship Id="rId1033" Type="http://schemas.openxmlformats.org/officeDocument/2006/relationships/oleObject" Target="embeddings/oleObject506.bin"/><Relationship Id="rId1478" Type="http://schemas.openxmlformats.org/officeDocument/2006/relationships/image" Target="media/image747.wmf"/><Relationship Id="rId487" Type="http://schemas.openxmlformats.org/officeDocument/2006/relationships/oleObject" Target="embeddings/oleObject236.bin"/><Relationship Id="rId610" Type="http://schemas.openxmlformats.org/officeDocument/2006/relationships/oleObject" Target="embeddings/oleObject297.bin"/><Relationship Id="rId694" Type="http://schemas.openxmlformats.org/officeDocument/2006/relationships/oleObject" Target="embeddings/oleObject339.bin"/><Relationship Id="rId708" Type="http://schemas.openxmlformats.org/officeDocument/2006/relationships/oleObject" Target="embeddings/oleObject346.bin"/><Relationship Id="rId915" Type="http://schemas.openxmlformats.org/officeDocument/2006/relationships/oleObject" Target="embeddings/oleObject444.bin"/><Relationship Id="rId1240" Type="http://schemas.openxmlformats.org/officeDocument/2006/relationships/oleObject" Target="embeddings/oleObject607.bin"/><Relationship Id="rId1338" Type="http://schemas.openxmlformats.org/officeDocument/2006/relationships/image" Target="media/image677.wmf"/><Relationship Id="rId1545" Type="http://schemas.openxmlformats.org/officeDocument/2006/relationships/oleObject" Target="embeddings/oleObject756.bin"/><Relationship Id="rId347" Type="http://schemas.openxmlformats.org/officeDocument/2006/relationships/image" Target="media/image175.wmf"/><Relationship Id="rId999" Type="http://schemas.openxmlformats.org/officeDocument/2006/relationships/oleObject" Target="embeddings/oleObject488.bin"/><Relationship Id="rId1100" Type="http://schemas.openxmlformats.org/officeDocument/2006/relationships/oleObject" Target="embeddings/oleObject536.bin"/><Relationship Id="rId1184" Type="http://schemas.openxmlformats.org/officeDocument/2006/relationships/image" Target="media/image602.wmf"/><Relationship Id="rId1405" Type="http://schemas.openxmlformats.org/officeDocument/2006/relationships/oleObject" Target="embeddings/oleObject690.bin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270.bin"/><Relationship Id="rId761" Type="http://schemas.openxmlformats.org/officeDocument/2006/relationships/image" Target="media/image384.wmf"/><Relationship Id="rId859" Type="http://schemas.openxmlformats.org/officeDocument/2006/relationships/oleObject" Target="embeddings/oleObject423.bin"/><Relationship Id="rId1391" Type="http://schemas.openxmlformats.org/officeDocument/2006/relationships/oleObject" Target="embeddings/oleObject683.bin"/><Relationship Id="rId1489" Type="http://schemas.openxmlformats.org/officeDocument/2006/relationships/oleObject" Target="embeddings/oleObject728.bin"/><Relationship Id="rId193" Type="http://schemas.openxmlformats.org/officeDocument/2006/relationships/image" Target="media/image96.wmf"/><Relationship Id="rId207" Type="http://schemas.openxmlformats.org/officeDocument/2006/relationships/image" Target="media/image103.wmf"/><Relationship Id="rId414" Type="http://schemas.openxmlformats.org/officeDocument/2006/relationships/oleObject" Target="embeddings/oleObject199.bin"/><Relationship Id="rId498" Type="http://schemas.openxmlformats.org/officeDocument/2006/relationships/image" Target="media/image253.wmf"/><Relationship Id="rId621" Type="http://schemas.openxmlformats.org/officeDocument/2006/relationships/image" Target="media/image315.wmf"/><Relationship Id="rId1044" Type="http://schemas.openxmlformats.org/officeDocument/2006/relationships/image" Target="media/image529.wmf"/><Relationship Id="rId1251" Type="http://schemas.openxmlformats.org/officeDocument/2006/relationships/image" Target="media/image635.wmf"/><Relationship Id="rId1349" Type="http://schemas.openxmlformats.org/officeDocument/2006/relationships/oleObject" Target="embeddings/oleObject662.bin"/><Relationship Id="rId260" Type="http://schemas.openxmlformats.org/officeDocument/2006/relationships/image" Target="media/image132.wmf"/><Relationship Id="rId719" Type="http://schemas.openxmlformats.org/officeDocument/2006/relationships/image" Target="media/image364.wmf"/><Relationship Id="rId926" Type="http://schemas.openxmlformats.org/officeDocument/2006/relationships/image" Target="media/image473.wmf"/><Relationship Id="rId1111" Type="http://schemas.openxmlformats.org/officeDocument/2006/relationships/image" Target="media/image566.wmf"/><Relationship Id="rId1556" Type="http://schemas.openxmlformats.org/officeDocument/2006/relationships/image" Target="media/image794.wmf"/><Relationship Id="rId55" Type="http://schemas.openxmlformats.org/officeDocument/2006/relationships/image" Target="media/image26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3.bin"/><Relationship Id="rId772" Type="http://schemas.openxmlformats.org/officeDocument/2006/relationships/image" Target="media/image390.wmf"/><Relationship Id="rId1195" Type="http://schemas.openxmlformats.org/officeDocument/2006/relationships/image" Target="media/image607.wmf"/><Relationship Id="rId1209" Type="http://schemas.openxmlformats.org/officeDocument/2006/relationships/image" Target="media/image614.wmf"/><Relationship Id="rId1416" Type="http://schemas.openxmlformats.org/officeDocument/2006/relationships/image" Target="media/image716.wmf"/><Relationship Id="rId218" Type="http://schemas.openxmlformats.org/officeDocument/2006/relationships/image" Target="media/image110.png"/><Relationship Id="rId425" Type="http://schemas.openxmlformats.org/officeDocument/2006/relationships/image" Target="media/image217.wmf"/><Relationship Id="rId632" Type="http://schemas.openxmlformats.org/officeDocument/2006/relationships/oleObject" Target="embeddings/oleObject308.bin"/><Relationship Id="rId1055" Type="http://schemas.openxmlformats.org/officeDocument/2006/relationships/oleObject" Target="embeddings/oleObject517.bin"/><Relationship Id="rId1262" Type="http://schemas.openxmlformats.org/officeDocument/2006/relationships/oleObject" Target="embeddings/oleObject619.bin"/><Relationship Id="rId271" Type="http://schemas.openxmlformats.org/officeDocument/2006/relationships/oleObject" Target="embeddings/oleObject130.bin"/><Relationship Id="rId937" Type="http://schemas.openxmlformats.org/officeDocument/2006/relationships/image" Target="media/image478.wmf"/><Relationship Id="rId1122" Type="http://schemas.openxmlformats.org/officeDocument/2006/relationships/oleObject" Target="embeddings/oleObject547.bin"/><Relationship Id="rId1567" Type="http://schemas.openxmlformats.org/officeDocument/2006/relationships/image" Target="media/image801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3.bin"/><Relationship Id="rId369" Type="http://schemas.openxmlformats.org/officeDocument/2006/relationships/image" Target="media/image186.wmf"/><Relationship Id="rId576" Type="http://schemas.openxmlformats.org/officeDocument/2006/relationships/oleObject" Target="embeddings/oleObject279.bin"/><Relationship Id="rId783" Type="http://schemas.openxmlformats.org/officeDocument/2006/relationships/oleObject" Target="embeddings/oleObject384.bin"/><Relationship Id="rId990" Type="http://schemas.openxmlformats.org/officeDocument/2006/relationships/oleObject" Target="embeddings/oleObject483.bin"/><Relationship Id="rId1427" Type="http://schemas.openxmlformats.org/officeDocument/2006/relationships/oleObject" Target="embeddings/oleObject701.bin"/><Relationship Id="rId229" Type="http://schemas.openxmlformats.org/officeDocument/2006/relationships/oleObject" Target="embeddings/oleObject109.bin"/><Relationship Id="rId436" Type="http://schemas.openxmlformats.org/officeDocument/2006/relationships/image" Target="media/image223.wmf"/><Relationship Id="rId643" Type="http://schemas.openxmlformats.org/officeDocument/2006/relationships/image" Target="media/image326.wmf"/><Relationship Id="rId1066" Type="http://schemas.openxmlformats.org/officeDocument/2006/relationships/image" Target="media/image540.wmf"/><Relationship Id="rId1273" Type="http://schemas.openxmlformats.org/officeDocument/2006/relationships/oleObject" Target="embeddings/oleObject627.bin"/><Relationship Id="rId1480" Type="http://schemas.openxmlformats.org/officeDocument/2006/relationships/image" Target="media/image749.wmf"/><Relationship Id="rId850" Type="http://schemas.openxmlformats.org/officeDocument/2006/relationships/image" Target="media/image429.wmf"/><Relationship Id="rId948" Type="http://schemas.openxmlformats.org/officeDocument/2006/relationships/oleObject" Target="embeddings/oleObject461.bin"/><Relationship Id="rId1133" Type="http://schemas.openxmlformats.org/officeDocument/2006/relationships/image" Target="media/image577.wmf"/><Relationship Id="rId1578" Type="http://schemas.openxmlformats.org/officeDocument/2006/relationships/oleObject" Target="embeddings/oleObject767.bin"/><Relationship Id="rId77" Type="http://schemas.openxmlformats.org/officeDocument/2006/relationships/oleObject" Target="embeddings/oleObject36.bin"/><Relationship Id="rId282" Type="http://schemas.openxmlformats.org/officeDocument/2006/relationships/image" Target="media/image143.wmf"/><Relationship Id="rId503" Type="http://schemas.openxmlformats.org/officeDocument/2006/relationships/oleObject" Target="embeddings/oleObject244.bin"/><Relationship Id="rId587" Type="http://schemas.openxmlformats.org/officeDocument/2006/relationships/oleObject" Target="embeddings/oleObject285.bin"/><Relationship Id="rId710" Type="http://schemas.openxmlformats.org/officeDocument/2006/relationships/oleObject" Target="embeddings/oleObject347.bin"/><Relationship Id="rId808" Type="http://schemas.openxmlformats.org/officeDocument/2006/relationships/image" Target="media/image408.wmf"/><Relationship Id="rId1340" Type="http://schemas.openxmlformats.org/officeDocument/2006/relationships/image" Target="media/image678.wmf"/><Relationship Id="rId1438" Type="http://schemas.openxmlformats.org/officeDocument/2006/relationships/image" Target="media/image727.wmf"/><Relationship Id="rId8" Type="http://schemas.openxmlformats.org/officeDocument/2006/relationships/oleObject" Target="embeddings/oleObject2.bin"/><Relationship Id="rId142" Type="http://schemas.openxmlformats.org/officeDocument/2006/relationships/image" Target="media/image70.wmf"/><Relationship Id="rId447" Type="http://schemas.openxmlformats.org/officeDocument/2006/relationships/oleObject" Target="embeddings/oleObject215.bin"/><Relationship Id="rId794" Type="http://schemas.openxmlformats.org/officeDocument/2006/relationships/image" Target="media/image401.wmf"/><Relationship Id="rId1077" Type="http://schemas.openxmlformats.org/officeDocument/2006/relationships/oleObject" Target="embeddings/oleObject528.bin"/><Relationship Id="rId1200" Type="http://schemas.openxmlformats.org/officeDocument/2006/relationships/oleObject" Target="embeddings/oleObject587.bin"/><Relationship Id="rId654" Type="http://schemas.openxmlformats.org/officeDocument/2006/relationships/oleObject" Target="embeddings/oleObject319.bin"/><Relationship Id="rId861" Type="http://schemas.openxmlformats.org/officeDocument/2006/relationships/oleObject" Target="embeddings/oleObject424.bin"/><Relationship Id="rId959" Type="http://schemas.openxmlformats.org/officeDocument/2006/relationships/oleObject" Target="embeddings/oleObject466.bin"/><Relationship Id="rId1284" Type="http://schemas.openxmlformats.org/officeDocument/2006/relationships/oleObject" Target="embeddings/oleObject633.bin"/><Relationship Id="rId1491" Type="http://schemas.openxmlformats.org/officeDocument/2006/relationships/oleObject" Target="embeddings/oleObject729.bin"/><Relationship Id="rId1505" Type="http://schemas.openxmlformats.org/officeDocument/2006/relationships/oleObject" Target="embeddings/oleObject736.bin"/><Relationship Id="rId1589" Type="http://schemas.openxmlformats.org/officeDocument/2006/relationships/fontTable" Target="fontTable.xml"/><Relationship Id="rId293" Type="http://schemas.openxmlformats.org/officeDocument/2006/relationships/image" Target="media/image148.wmf"/><Relationship Id="rId307" Type="http://schemas.openxmlformats.org/officeDocument/2006/relationships/image" Target="media/image155.wmf"/><Relationship Id="rId514" Type="http://schemas.openxmlformats.org/officeDocument/2006/relationships/image" Target="media/image261.wmf"/><Relationship Id="rId721" Type="http://schemas.openxmlformats.org/officeDocument/2006/relationships/image" Target="media/image365.wmf"/><Relationship Id="rId1144" Type="http://schemas.openxmlformats.org/officeDocument/2006/relationships/oleObject" Target="embeddings/oleObject558.bin"/><Relationship Id="rId1351" Type="http://schemas.openxmlformats.org/officeDocument/2006/relationships/oleObject" Target="embeddings/oleObject663.bin"/><Relationship Id="rId1449" Type="http://schemas.openxmlformats.org/officeDocument/2006/relationships/oleObject" Target="embeddings/oleObject712.bin"/><Relationship Id="rId88" Type="http://schemas.openxmlformats.org/officeDocument/2006/relationships/image" Target="media/image43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5.bin"/><Relationship Id="rId598" Type="http://schemas.openxmlformats.org/officeDocument/2006/relationships/image" Target="media/image304.wmf"/><Relationship Id="rId819" Type="http://schemas.openxmlformats.org/officeDocument/2006/relationships/oleObject" Target="embeddings/oleObject402.bin"/><Relationship Id="rId1004" Type="http://schemas.openxmlformats.org/officeDocument/2006/relationships/oleObject" Target="embeddings/oleObject491.bin"/><Relationship Id="rId1211" Type="http://schemas.openxmlformats.org/officeDocument/2006/relationships/image" Target="media/image615.wmf"/><Relationship Id="rId220" Type="http://schemas.openxmlformats.org/officeDocument/2006/relationships/image" Target="media/image112.wmf"/><Relationship Id="rId458" Type="http://schemas.openxmlformats.org/officeDocument/2006/relationships/image" Target="media/image233.wmf"/><Relationship Id="rId665" Type="http://schemas.openxmlformats.org/officeDocument/2006/relationships/oleObject" Target="embeddings/oleObject325.bin"/><Relationship Id="rId872" Type="http://schemas.openxmlformats.org/officeDocument/2006/relationships/oleObject" Target="embeddings/oleObject430.bin"/><Relationship Id="rId1088" Type="http://schemas.openxmlformats.org/officeDocument/2006/relationships/oleObject" Target="embeddings/oleObject530.bin"/><Relationship Id="rId1295" Type="http://schemas.openxmlformats.org/officeDocument/2006/relationships/image" Target="media/image655.wmf"/><Relationship Id="rId1309" Type="http://schemas.openxmlformats.org/officeDocument/2006/relationships/image" Target="media/image662.wmf"/><Relationship Id="rId1516" Type="http://schemas.openxmlformats.org/officeDocument/2006/relationships/image" Target="media/image770.wmf"/><Relationship Id="rId15" Type="http://schemas.openxmlformats.org/officeDocument/2006/relationships/image" Target="media/image6.wmf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5.bin"/><Relationship Id="rId732" Type="http://schemas.openxmlformats.org/officeDocument/2006/relationships/oleObject" Target="embeddings/oleObject358.bin"/><Relationship Id="rId1155" Type="http://schemas.openxmlformats.org/officeDocument/2006/relationships/image" Target="media/image588.wmf"/><Relationship Id="rId1362" Type="http://schemas.openxmlformats.org/officeDocument/2006/relationships/image" Target="media/image689.wmf"/><Relationship Id="rId99" Type="http://schemas.openxmlformats.org/officeDocument/2006/relationships/oleObject" Target="embeddings/oleObject47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7.wmf"/><Relationship Id="rId1015" Type="http://schemas.openxmlformats.org/officeDocument/2006/relationships/image" Target="media/image515.wmf"/><Relationship Id="rId1222" Type="http://schemas.openxmlformats.org/officeDocument/2006/relationships/oleObject" Target="embeddings/oleObject598.bin"/><Relationship Id="rId469" Type="http://schemas.openxmlformats.org/officeDocument/2006/relationships/oleObject" Target="embeddings/oleObject227.bin"/><Relationship Id="rId676" Type="http://schemas.openxmlformats.org/officeDocument/2006/relationships/oleObject" Target="embeddings/oleObject330.bin"/><Relationship Id="rId883" Type="http://schemas.openxmlformats.org/officeDocument/2006/relationships/image" Target="media/image444.wmf"/><Relationship Id="rId1099" Type="http://schemas.openxmlformats.org/officeDocument/2006/relationships/image" Target="media/image560.wmf"/><Relationship Id="rId1527" Type="http://schemas.openxmlformats.org/officeDocument/2006/relationships/oleObject" Target="embeddings/oleObject747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0.bin"/><Relationship Id="rId329" Type="http://schemas.openxmlformats.org/officeDocument/2006/relationships/image" Target="media/image166.wmf"/><Relationship Id="rId536" Type="http://schemas.openxmlformats.org/officeDocument/2006/relationships/image" Target="media/image272.wmf"/><Relationship Id="rId1166" Type="http://schemas.openxmlformats.org/officeDocument/2006/relationships/image" Target="media/image593.wmf"/><Relationship Id="rId1373" Type="http://schemas.openxmlformats.org/officeDocument/2006/relationships/oleObject" Target="embeddings/oleObject674.bin"/><Relationship Id="rId175" Type="http://schemas.openxmlformats.org/officeDocument/2006/relationships/image" Target="media/image87.wmf"/><Relationship Id="rId743" Type="http://schemas.openxmlformats.org/officeDocument/2006/relationships/image" Target="media/image375.wmf"/><Relationship Id="rId950" Type="http://schemas.openxmlformats.org/officeDocument/2006/relationships/oleObject" Target="embeddings/oleObject462.bin"/><Relationship Id="rId1026" Type="http://schemas.openxmlformats.org/officeDocument/2006/relationships/oleObject" Target="embeddings/oleObject502.bin"/><Relationship Id="rId1580" Type="http://schemas.openxmlformats.org/officeDocument/2006/relationships/oleObject" Target="embeddings/oleObject768.bin"/><Relationship Id="rId382" Type="http://schemas.openxmlformats.org/officeDocument/2006/relationships/oleObject" Target="embeddings/oleObject186.bin"/><Relationship Id="rId603" Type="http://schemas.openxmlformats.org/officeDocument/2006/relationships/oleObject" Target="embeddings/oleObject293.bin"/><Relationship Id="rId687" Type="http://schemas.openxmlformats.org/officeDocument/2006/relationships/image" Target="media/image348.wmf"/><Relationship Id="rId810" Type="http://schemas.openxmlformats.org/officeDocument/2006/relationships/image" Target="media/image409.wmf"/><Relationship Id="rId908" Type="http://schemas.openxmlformats.org/officeDocument/2006/relationships/image" Target="media/image464.wmf"/><Relationship Id="rId1233" Type="http://schemas.openxmlformats.org/officeDocument/2006/relationships/image" Target="media/image626.wmf"/><Relationship Id="rId1440" Type="http://schemas.openxmlformats.org/officeDocument/2006/relationships/image" Target="media/image728.wmf"/><Relationship Id="rId1538" Type="http://schemas.openxmlformats.org/officeDocument/2006/relationships/image" Target="media/image781.wmf"/><Relationship Id="rId242" Type="http://schemas.openxmlformats.org/officeDocument/2006/relationships/image" Target="media/image123.wmf"/><Relationship Id="rId894" Type="http://schemas.openxmlformats.org/officeDocument/2006/relationships/oleObject" Target="embeddings/oleObject436.bin"/><Relationship Id="rId1177" Type="http://schemas.openxmlformats.org/officeDocument/2006/relationships/oleObject" Target="embeddings/oleObject575.bin"/><Relationship Id="rId1300" Type="http://schemas.openxmlformats.org/officeDocument/2006/relationships/oleObject" Target="embeddings/oleObject638.bin"/><Relationship Id="rId37" Type="http://schemas.openxmlformats.org/officeDocument/2006/relationships/image" Target="media/image17.wmf"/><Relationship Id="rId102" Type="http://schemas.openxmlformats.org/officeDocument/2006/relationships/image" Target="media/image50.wmf"/><Relationship Id="rId547" Type="http://schemas.openxmlformats.org/officeDocument/2006/relationships/image" Target="media/image277.wmf"/><Relationship Id="rId754" Type="http://schemas.openxmlformats.org/officeDocument/2006/relationships/oleObject" Target="embeddings/oleObject370.bin"/><Relationship Id="rId961" Type="http://schemas.openxmlformats.org/officeDocument/2006/relationships/image" Target="media/image490.wmf"/><Relationship Id="rId1384" Type="http://schemas.openxmlformats.org/officeDocument/2006/relationships/image" Target="media/image700.wmf"/><Relationship Id="rId1591" Type="http://schemas.openxmlformats.org/officeDocument/2006/relationships/theme" Target="theme/theme1.xml"/><Relationship Id="rId90" Type="http://schemas.openxmlformats.org/officeDocument/2006/relationships/image" Target="media/image44.wmf"/><Relationship Id="rId186" Type="http://schemas.openxmlformats.org/officeDocument/2006/relationships/oleObject" Target="embeddings/oleObject90.bin"/><Relationship Id="rId393" Type="http://schemas.openxmlformats.org/officeDocument/2006/relationships/image" Target="media/image200.wmf"/><Relationship Id="rId407" Type="http://schemas.openxmlformats.org/officeDocument/2006/relationships/oleObject" Target="embeddings/oleObject196.bin"/><Relationship Id="rId614" Type="http://schemas.openxmlformats.org/officeDocument/2006/relationships/oleObject" Target="embeddings/oleObject299.bin"/><Relationship Id="rId821" Type="http://schemas.openxmlformats.org/officeDocument/2006/relationships/oleObject" Target="embeddings/oleObject403.bin"/><Relationship Id="rId1037" Type="http://schemas.openxmlformats.org/officeDocument/2006/relationships/oleObject" Target="embeddings/oleObject508.bin"/><Relationship Id="rId1244" Type="http://schemas.openxmlformats.org/officeDocument/2006/relationships/oleObject" Target="embeddings/oleObject609.bin"/><Relationship Id="rId1451" Type="http://schemas.openxmlformats.org/officeDocument/2006/relationships/oleObject" Target="embeddings/oleObject713.bin"/><Relationship Id="rId253" Type="http://schemas.openxmlformats.org/officeDocument/2006/relationships/oleObject" Target="embeddings/oleObject121.bin"/><Relationship Id="rId460" Type="http://schemas.openxmlformats.org/officeDocument/2006/relationships/image" Target="media/image234.wmf"/><Relationship Id="rId698" Type="http://schemas.openxmlformats.org/officeDocument/2006/relationships/oleObject" Target="embeddings/oleObject341.bin"/><Relationship Id="rId919" Type="http://schemas.openxmlformats.org/officeDocument/2006/relationships/oleObject" Target="embeddings/oleObject446.bin"/><Relationship Id="rId1090" Type="http://schemas.openxmlformats.org/officeDocument/2006/relationships/oleObject" Target="embeddings/oleObject531.bin"/><Relationship Id="rId1104" Type="http://schemas.openxmlformats.org/officeDocument/2006/relationships/oleObject" Target="embeddings/oleObject538.bin"/><Relationship Id="rId1311" Type="http://schemas.openxmlformats.org/officeDocument/2006/relationships/image" Target="media/image663.wmf"/><Relationship Id="rId1549" Type="http://schemas.openxmlformats.org/officeDocument/2006/relationships/image" Target="media/image787.wmf"/><Relationship Id="rId48" Type="http://schemas.openxmlformats.org/officeDocument/2006/relationships/oleObject" Target="embeddings/oleObject22.bin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5.bin"/><Relationship Id="rId558" Type="http://schemas.openxmlformats.org/officeDocument/2006/relationships/image" Target="media/image284.wmf"/><Relationship Id="rId765" Type="http://schemas.openxmlformats.org/officeDocument/2006/relationships/oleObject" Target="embeddings/oleObject375.bin"/><Relationship Id="rId972" Type="http://schemas.openxmlformats.org/officeDocument/2006/relationships/image" Target="media/image495.wmf"/><Relationship Id="rId1188" Type="http://schemas.openxmlformats.org/officeDocument/2006/relationships/image" Target="media/image604.wmf"/><Relationship Id="rId1395" Type="http://schemas.openxmlformats.org/officeDocument/2006/relationships/oleObject" Target="embeddings/oleObject685.bin"/><Relationship Id="rId1409" Type="http://schemas.openxmlformats.org/officeDocument/2006/relationships/oleObject" Target="embeddings/oleObject692.bin"/><Relationship Id="rId197" Type="http://schemas.openxmlformats.org/officeDocument/2006/relationships/image" Target="media/image98.wmf"/><Relationship Id="rId418" Type="http://schemas.openxmlformats.org/officeDocument/2006/relationships/oleObject" Target="embeddings/oleObject201.bin"/><Relationship Id="rId625" Type="http://schemas.openxmlformats.org/officeDocument/2006/relationships/image" Target="media/image317.wmf"/><Relationship Id="rId832" Type="http://schemas.openxmlformats.org/officeDocument/2006/relationships/image" Target="media/image420.wmf"/><Relationship Id="rId1048" Type="http://schemas.openxmlformats.org/officeDocument/2006/relationships/image" Target="media/image531.wmf"/><Relationship Id="rId1255" Type="http://schemas.openxmlformats.org/officeDocument/2006/relationships/image" Target="media/image637.wmf"/><Relationship Id="rId1462" Type="http://schemas.openxmlformats.org/officeDocument/2006/relationships/image" Target="media/image739.wmf"/><Relationship Id="rId264" Type="http://schemas.openxmlformats.org/officeDocument/2006/relationships/image" Target="media/image134.wmf"/><Relationship Id="rId471" Type="http://schemas.openxmlformats.org/officeDocument/2006/relationships/oleObject" Target="embeddings/oleObject228.bin"/><Relationship Id="rId1115" Type="http://schemas.openxmlformats.org/officeDocument/2006/relationships/image" Target="media/image568.wmf"/><Relationship Id="rId1322" Type="http://schemas.openxmlformats.org/officeDocument/2006/relationships/oleObject" Target="embeddings/oleObject648.bin"/><Relationship Id="rId59" Type="http://schemas.openxmlformats.org/officeDocument/2006/relationships/image" Target="media/image28.wmf"/><Relationship Id="rId124" Type="http://schemas.openxmlformats.org/officeDocument/2006/relationships/image" Target="media/image61.wmf"/><Relationship Id="rId569" Type="http://schemas.openxmlformats.org/officeDocument/2006/relationships/oleObject" Target="embeddings/oleObject275.bin"/><Relationship Id="rId776" Type="http://schemas.openxmlformats.org/officeDocument/2006/relationships/image" Target="media/image392.wmf"/><Relationship Id="rId983" Type="http://schemas.openxmlformats.org/officeDocument/2006/relationships/oleObject" Target="embeddings/oleObject479.bin"/><Relationship Id="rId1199" Type="http://schemas.openxmlformats.org/officeDocument/2006/relationships/image" Target="media/image609.wmf"/><Relationship Id="rId331" Type="http://schemas.openxmlformats.org/officeDocument/2006/relationships/image" Target="media/image167.wmf"/><Relationship Id="rId429" Type="http://schemas.openxmlformats.org/officeDocument/2006/relationships/oleObject" Target="embeddings/oleObject206.bin"/><Relationship Id="rId636" Type="http://schemas.openxmlformats.org/officeDocument/2006/relationships/oleObject" Target="embeddings/oleObject310.bin"/><Relationship Id="rId1059" Type="http://schemas.openxmlformats.org/officeDocument/2006/relationships/oleObject" Target="embeddings/oleObject519.bin"/><Relationship Id="rId1266" Type="http://schemas.openxmlformats.org/officeDocument/2006/relationships/oleObject" Target="embeddings/oleObject622.bin"/><Relationship Id="rId1473" Type="http://schemas.openxmlformats.org/officeDocument/2006/relationships/oleObject" Target="embeddings/oleObject724.bin"/><Relationship Id="rId843" Type="http://schemas.openxmlformats.org/officeDocument/2006/relationships/oleObject" Target="embeddings/oleObject414.bin"/><Relationship Id="rId1126" Type="http://schemas.openxmlformats.org/officeDocument/2006/relationships/oleObject" Target="embeddings/oleObject549.bin"/><Relationship Id="rId275" Type="http://schemas.openxmlformats.org/officeDocument/2006/relationships/oleObject" Target="embeddings/oleObject132.bin"/><Relationship Id="rId482" Type="http://schemas.openxmlformats.org/officeDocument/2006/relationships/image" Target="media/image245.wmf"/><Relationship Id="rId703" Type="http://schemas.openxmlformats.org/officeDocument/2006/relationships/image" Target="media/image356.wmf"/><Relationship Id="rId910" Type="http://schemas.openxmlformats.org/officeDocument/2006/relationships/image" Target="media/image465.wmf"/><Relationship Id="rId1333" Type="http://schemas.openxmlformats.org/officeDocument/2006/relationships/image" Target="media/image675.wmf"/><Relationship Id="rId1540" Type="http://schemas.openxmlformats.org/officeDocument/2006/relationships/image" Target="media/image782.wmf"/><Relationship Id="rId135" Type="http://schemas.openxmlformats.org/officeDocument/2006/relationships/oleObject" Target="embeddings/oleObject65.bin"/><Relationship Id="rId342" Type="http://schemas.openxmlformats.org/officeDocument/2006/relationships/oleObject" Target="embeddings/oleObject166.bin"/><Relationship Id="rId787" Type="http://schemas.openxmlformats.org/officeDocument/2006/relationships/oleObject" Target="embeddings/oleObject386.bin"/><Relationship Id="rId994" Type="http://schemas.openxmlformats.org/officeDocument/2006/relationships/image" Target="media/image505.wmf"/><Relationship Id="rId1400" Type="http://schemas.openxmlformats.org/officeDocument/2006/relationships/image" Target="media/image708.wmf"/><Relationship Id="rId202" Type="http://schemas.openxmlformats.org/officeDocument/2006/relationships/oleObject" Target="embeddings/oleObject98.bin"/><Relationship Id="rId647" Type="http://schemas.openxmlformats.org/officeDocument/2006/relationships/image" Target="media/image328.wmf"/><Relationship Id="rId854" Type="http://schemas.openxmlformats.org/officeDocument/2006/relationships/image" Target="media/image430.wmf"/><Relationship Id="rId1277" Type="http://schemas.openxmlformats.org/officeDocument/2006/relationships/oleObject" Target="embeddings/oleObject629.bin"/><Relationship Id="rId1484" Type="http://schemas.openxmlformats.org/officeDocument/2006/relationships/image" Target="media/image753.wmf"/><Relationship Id="rId286" Type="http://schemas.openxmlformats.org/officeDocument/2006/relationships/oleObject" Target="embeddings/oleObject138.bin"/><Relationship Id="rId493" Type="http://schemas.openxmlformats.org/officeDocument/2006/relationships/oleObject" Target="embeddings/oleObject239.bin"/><Relationship Id="rId507" Type="http://schemas.openxmlformats.org/officeDocument/2006/relationships/oleObject" Target="embeddings/oleObject246.bin"/><Relationship Id="rId714" Type="http://schemas.openxmlformats.org/officeDocument/2006/relationships/oleObject" Target="embeddings/oleObject349.bin"/><Relationship Id="rId921" Type="http://schemas.openxmlformats.org/officeDocument/2006/relationships/oleObject" Target="embeddings/oleObject447.bin"/><Relationship Id="rId1137" Type="http://schemas.openxmlformats.org/officeDocument/2006/relationships/image" Target="media/image579.wmf"/><Relationship Id="rId1344" Type="http://schemas.openxmlformats.org/officeDocument/2006/relationships/image" Target="media/image680.wmf"/><Relationship Id="rId1551" Type="http://schemas.openxmlformats.org/officeDocument/2006/relationships/image" Target="media/image789.wmf"/><Relationship Id="rId50" Type="http://schemas.openxmlformats.org/officeDocument/2006/relationships/oleObject" Target="embeddings/oleObject23.bin"/><Relationship Id="rId146" Type="http://schemas.openxmlformats.org/officeDocument/2006/relationships/image" Target="media/image73.wmf"/><Relationship Id="rId353" Type="http://schemas.openxmlformats.org/officeDocument/2006/relationships/image" Target="media/image178.wmf"/><Relationship Id="rId560" Type="http://schemas.openxmlformats.org/officeDocument/2006/relationships/image" Target="media/image286.wmf"/><Relationship Id="rId798" Type="http://schemas.openxmlformats.org/officeDocument/2006/relationships/image" Target="media/image403.wmf"/><Relationship Id="rId1190" Type="http://schemas.openxmlformats.org/officeDocument/2006/relationships/image" Target="media/image605.wmf"/><Relationship Id="rId1204" Type="http://schemas.openxmlformats.org/officeDocument/2006/relationships/oleObject" Target="embeddings/oleObject589.bin"/><Relationship Id="rId1411" Type="http://schemas.openxmlformats.org/officeDocument/2006/relationships/oleObject" Target="embeddings/oleObject693.bin"/><Relationship Id="rId213" Type="http://schemas.openxmlformats.org/officeDocument/2006/relationships/image" Target="media/image106.wmf"/><Relationship Id="rId420" Type="http://schemas.openxmlformats.org/officeDocument/2006/relationships/oleObject" Target="embeddings/oleObject202.bin"/><Relationship Id="rId658" Type="http://schemas.openxmlformats.org/officeDocument/2006/relationships/image" Target="media/image333.wmf"/><Relationship Id="rId865" Type="http://schemas.openxmlformats.org/officeDocument/2006/relationships/oleObject" Target="embeddings/oleObject426.bin"/><Relationship Id="rId1050" Type="http://schemas.openxmlformats.org/officeDocument/2006/relationships/image" Target="media/image532.wmf"/><Relationship Id="rId1288" Type="http://schemas.openxmlformats.org/officeDocument/2006/relationships/oleObject" Target="embeddings/oleObject635.bin"/><Relationship Id="rId1495" Type="http://schemas.openxmlformats.org/officeDocument/2006/relationships/oleObject" Target="embeddings/oleObject731.bin"/><Relationship Id="rId1509" Type="http://schemas.openxmlformats.org/officeDocument/2006/relationships/oleObject" Target="embeddings/oleObject738.bin"/><Relationship Id="rId297" Type="http://schemas.openxmlformats.org/officeDocument/2006/relationships/image" Target="media/image150.wmf"/><Relationship Id="rId518" Type="http://schemas.openxmlformats.org/officeDocument/2006/relationships/image" Target="media/image263.wmf"/><Relationship Id="rId725" Type="http://schemas.openxmlformats.org/officeDocument/2006/relationships/image" Target="media/image367.wmf"/><Relationship Id="rId932" Type="http://schemas.openxmlformats.org/officeDocument/2006/relationships/image" Target="media/image476.wmf"/><Relationship Id="rId1148" Type="http://schemas.openxmlformats.org/officeDocument/2006/relationships/oleObject" Target="embeddings/oleObject560.bin"/><Relationship Id="rId1355" Type="http://schemas.openxmlformats.org/officeDocument/2006/relationships/oleObject" Target="embeddings/oleObject665.bin"/><Relationship Id="rId1562" Type="http://schemas.openxmlformats.org/officeDocument/2006/relationships/image" Target="media/image799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7.bin"/><Relationship Id="rId1008" Type="http://schemas.openxmlformats.org/officeDocument/2006/relationships/oleObject" Target="embeddings/oleObject493.bin"/><Relationship Id="rId1215" Type="http://schemas.openxmlformats.org/officeDocument/2006/relationships/image" Target="media/image617.wmf"/><Relationship Id="rId1422" Type="http://schemas.openxmlformats.org/officeDocument/2006/relationships/image" Target="media/image719.wmf"/><Relationship Id="rId61" Type="http://schemas.openxmlformats.org/officeDocument/2006/relationships/image" Target="media/image29.wmf"/><Relationship Id="rId571" Type="http://schemas.openxmlformats.org/officeDocument/2006/relationships/oleObject" Target="embeddings/oleObject276.bin"/><Relationship Id="rId669" Type="http://schemas.openxmlformats.org/officeDocument/2006/relationships/image" Target="media/image339.wmf"/><Relationship Id="rId876" Type="http://schemas.openxmlformats.org/officeDocument/2006/relationships/oleObject" Target="embeddings/oleObject432.bin"/><Relationship Id="rId1299" Type="http://schemas.openxmlformats.org/officeDocument/2006/relationships/image" Target="media/image657.wmf"/><Relationship Id="rId19" Type="http://schemas.openxmlformats.org/officeDocument/2006/relationships/image" Target="media/image8.wmf"/><Relationship Id="rId224" Type="http://schemas.openxmlformats.org/officeDocument/2006/relationships/image" Target="media/image114.wmf"/><Relationship Id="rId431" Type="http://schemas.openxmlformats.org/officeDocument/2006/relationships/oleObject" Target="embeddings/oleObject207.bin"/><Relationship Id="rId529" Type="http://schemas.openxmlformats.org/officeDocument/2006/relationships/oleObject" Target="embeddings/oleObject257.bin"/><Relationship Id="rId736" Type="http://schemas.openxmlformats.org/officeDocument/2006/relationships/oleObject" Target="embeddings/oleObject361.bin"/><Relationship Id="rId1061" Type="http://schemas.openxmlformats.org/officeDocument/2006/relationships/oleObject" Target="embeddings/oleObject520.bin"/><Relationship Id="rId1159" Type="http://schemas.openxmlformats.org/officeDocument/2006/relationships/image" Target="media/image590.wmf"/><Relationship Id="rId1366" Type="http://schemas.openxmlformats.org/officeDocument/2006/relationships/image" Target="media/image691.wmf"/><Relationship Id="rId168" Type="http://schemas.openxmlformats.org/officeDocument/2006/relationships/oleObject" Target="embeddings/oleObject81.bin"/><Relationship Id="rId943" Type="http://schemas.openxmlformats.org/officeDocument/2006/relationships/image" Target="media/image481.wmf"/><Relationship Id="rId1019" Type="http://schemas.openxmlformats.org/officeDocument/2006/relationships/image" Target="media/image517.wmf"/><Relationship Id="rId1573" Type="http://schemas.openxmlformats.org/officeDocument/2006/relationships/image" Target="media/image804.wmf"/><Relationship Id="rId72" Type="http://schemas.openxmlformats.org/officeDocument/2006/relationships/image" Target="media/image35.wmf"/><Relationship Id="rId375" Type="http://schemas.openxmlformats.org/officeDocument/2006/relationships/image" Target="media/image189.wmf"/><Relationship Id="rId582" Type="http://schemas.openxmlformats.org/officeDocument/2006/relationships/oleObject" Target="embeddings/oleObject282.bin"/><Relationship Id="rId803" Type="http://schemas.openxmlformats.org/officeDocument/2006/relationships/oleObject" Target="embeddings/oleObject394.bin"/><Relationship Id="rId1226" Type="http://schemas.openxmlformats.org/officeDocument/2006/relationships/oleObject" Target="embeddings/oleObject600.bin"/><Relationship Id="rId1433" Type="http://schemas.openxmlformats.org/officeDocument/2006/relationships/oleObject" Target="embeddings/oleObject704.bin"/><Relationship Id="rId3" Type="http://schemas.openxmlformats.org/officeDocument/2006/relationships/settings" Target="settings.xml"/><Relationship Id="rId235" Type="http://schemas.openxmlformats.org/officeDocument/2006/relationships/oleObject" Target="embeddings/oleObject112.bin"/><Relationship Id="rId442" Type="http://schemas.openxmlformats.org/officeDocument/2006/relationships/image" Target="media/image226.wmf"/><Relationship Id="rId887" Type="http://schemas.openxmlformats.org/officeDocument/2006/relationships/image" Target="media/image448.wmf"/><Relationship Id="rId1072" Type="http://schemas.openxmlformats.org/officeDocument/2006/relationships/image" Target="media/image543.wmf"/><Relationship Id="rId1500" Type="http://schemas.openxmlformats.org/officeDocument/2006/relationships/image" Target="media/image762.wmf"/><Relationship Id="rId302" Type="http://schemas.openxmlformats.org/officeDocument/2006/relationships/oleObject" Target="embeddings/oleObject146.bin"/><Relationship Id="rId747" Type="http://schemas.openxmlformats.org/officeDocument/2006/relationships/image" Target="media/image377.wmf"/><Relationship Id="rId954" Type="http://schemas.openxmlformats.org/officeDocument/2006/relationships/image" Target="media/image487.wmf"/><Relationship Id="rId1377" Type="http://schemas.openxmlformats.org/officeDocument/2006/relationships/oleObject" Target="embeddings/oleObject676.bin"/><Relationship Id="rId1584" Type="http://schemas.openxmlformats.org/officeDocument/2006/relationships/oleObject" Target="embeddings/oleObject770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9.wmf"/><Relationship Id="rId386" Type="http://schemas.openxmlformats.org/officeDocument/2006/relationships/oleObject" Target="embeddings/oleObject188.bin"/><Relationship Id="rId593" Type="http://schemas.openxmlformats.org/officeDocument/2006/relationships/oleObject" Target="embeddings/oleObject288.bin"/><Relationship Id="rId607" Type="http://schemas.openxmlformats.org/officeDocument/2006/relationships/oleObject" Target="embeddings/oleObject295.bin"/><Relationship Id="rId814" Type="http://schemas.openxmlformats.org/officeDocument/2006/relationships/image" Target="media/image411.wmf"/><Relationship Id="rId1237" Type="http://schemas.openxmlformats.org/officeDocument/2006/relationships/image" Target="media/image628.wmf"/><Relationship Id="rId1444" Type="http://schemas.openxmlformats.org/officeDocument/2006/relationships/image" Target="media/image730.wmf"/><Relationship Id="rId246" Type="http://schemas.openxmlformats.org/officeDocument/2006/relationships/image" Target="media/image125.wmf"/><Relationship Id="rId453" Type="http://schemas.openxmlformats.org/officeDocument/2006/relationships/image" Target="media/image231.wmf"/><Relationship Id="rId660" Type="http://schemas.openxmlformats.org/officeDocument/2006/relationships/image" Target="media/image334.wmf"/><Relationship Id="rId898" Type="http://schemas.openxmlformats.org/officeDocument/2006/relationships/image" Target="media/image458.wmf"/><Relationship Id="rId1083" Type="http://schemas.openxmlformats.org/officeDocument/2006/relationships/oleObject" Target="embeddings/oleObject529.bin"/><Relationship Id="rId1290" Type="http://schemas.openxmlformats.org/officeDocument/2006/relationships/image" Target="media/image650.emf"/><Relationship Id="rId1304" Type="http://schemas.openxmlformats.org/officeDocument/2006/relationships/oleObject" Target="embeddings/oleObject640.bin"/><Relationship Id="rId1511" Type="http://schemas.openxmlformats.org/officeDocument/2006/relationships/oleObject" Target="embeddings/oleObject739.bin"/><Relationship Id="rId106" Type="http://schemas.openxmlformats.org/officeDocument/2006/relationships/image" Target="media/image52.wmf"/><Relationship Id="rId313" Type="http://schemas.openxmlformats.org/officeDocument/2006/relationships/image" Target="media/image158.wmf"/><Relationship Id="rId758" Type="http://schemas.openxmlformats.org/officeDocument/2006/relationships/oleObject" Target="embeddings/oleObject372.bin"/><Relationship Id="rId965" Type="http://schemas.openxmlformats.org/officeDocument/2006/relationships/image" Target="media/image492.wmf"/><Relationship Id="rId1150" Type="http://schemas.openxmlformats.org/officeDocument/2006/relationships/oleObject" Target="embeddings/oleObject561.bin"/><Relationship Id="rId1388" Type="http://schemas.openxmlformats.org/officeDocument/2006/relationships/image" Target="media/image702.wmf"/><Relationship Id="rId10" Type="http://schemas.openxmlformats.org/officeDocument/2006/relationships/oleObject" Target="embeddings/oleObject3.bin"/><Relationship Id="rId94" Type="http://schemas.openxmlformats.org/officeDocument/2006/relationships/image" Target="media/image46.wmf"/><Relationship Id="rId397" Type="http://schemas.openxmlformats.org/officeDocument/2006/relationships/image" Target="media/image202.wmf"/><Relationship Id="rId520" Type="http://schemas.openxmlformats.org/officeDocument/2006/relationships/image" Target="media/image264.wmf"/><Relationship Id="rId618" Type="http://schemas.openxmlformats.org/officeDocument/2006/relationships/oleObject" Target="embeddings/oleObject301.bin"/><Relationship Id="rId825" Type="http://schemas.openxmlformats.org/officeDocument/2006/relationships/oleObject" Target="embeddings/oleObject405.bin"/><Relationship Id="rId1248" Type="http://schemas.openxmlformats.org/officeDocument/2006/relationships/oleObject" Target="embeddings/oleObject611.bin"/><Relationship Id="rId1455" Type="http://schemas.openxmlformats.org/officeDocument/2006/relationships/oleObject" Target="embeddings/oleObject715.bin"/><Relationship Id="rId257" Type="http://schemas.openxmlformats.org/officeDocument/2006/relationships/oleObject" Target="embeddings/oleObject123.bin"/><Relationship Id="rId464" Type="http://schemas.openxmlformats.org/officeDocument/2006/relationships/image" Target="media/image236.wmf"/><Relationship Id="rId1010" Type="http://schemas.openxmlformats.org/officeDocument/2006/relationships/oleObject" Target="embeddings/oleObject494.bin"/><Relationship Id="rId1094" Type="http://schemas.openxmlformats.org/officeDocument/2006/relationships/oleObject" Target="embeddings/oleObject533.bin"/><Relationship Id="rId1108" Type="http://schemas.openxmlformats.org/officeDocument/2006/relationships/oleObject" Target="embeddings/oleObject540.bin"/><Relationship Id="rId1315" Type="http://schemas.openxmlformats.org/officeDocument/2006/relationships/image" Target="media/image666.wmf"/><Relationship Id="rId117" Type="http://schemas.openxmlformats.org/officeDocument/2006/relationships/oleObject" Target="embeddings/oleObject56.bin"/><Relationship Id="rId671" Type="http://schemas.openxmlformats.org/officeDocument/2006/relationships/image" Target="media/image340.wmf"/><Relationship Id="rId769" Type="http://schemas.openxmlformats.org/officeDocument/2006/relationships/oleObject" Target="embeddings/oleObject377.bin"/><Relationship Id="rId976" Type="http://schemas.openxmlformats.org/officeDocument/2006/relationships/image" Target="media/image497.wmf"/><Relationship Id="rId1399" Type="http://schemas.openxmlformats.org/officeDocument/2006/relationships/oleObject" Target="embeddings/oleObject687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58.bin"/><Relationship Id="rId629" Type="http://schemas.openxmlformats.org/officeDocument/2006/relationships/image" Target="media/image319.wmf"/><Relationship Id="rId1161" Type="http://schemas.openxmlformats.org/officeDocument/2006/relationships/image" Target="media/image591.wmf"/><Relationship Id="rId1259" Type="http://schemas.openxmlformats.org/officeDocument/2006/relationships/image" Target="media/image639.wmf"/><Relationship Id="rId1466" Type="http://schemas.openxmlformats.org/officeDocument/2006/relationships/image" Target="media/image741.wmf"/><Relationship Id="rId836" Type="http://schemas.openxmlformats.org/officeDocument/2006/relationships/image" Target="media/image422.wmf"/><Relationship Id="rId1021" Type="http://schemas.openxmlformats.org/officeDocument/2006/relationships/image" Target="media/image518.wmf"/><Relationship Id="rId1119" Type="http://schemas.openxmlformats.org/officeDocument/2006/relationships/image" Target="media/image570.wmf"/><Relationship Id="rId903" Type="http://schemas.openxmlformats.org/officeDocument/2006/relationships/oleObject" Target="embeddings/oleObject438.bin"/><Relationship Id="rId1326" Type="http://schemas.openxmlformats.org/officeDocument/2006/relationships/oleObject" Target="embeddings/oleObject650.bin"/><Relationship Id="rId1533" Type="http://schemas.openxmlformats.org/officeDocument/2006/relationships/oleObject" Target="embeddings/oleObject750.bin"/><Relationship Id="rId32" Type="http://schemas.openxmlformats.org/officeDocument/2006/relationships/oleObject" Target="embeddings/oleObject14.bin"/><Relationship Id="rId181" Type="http://schemas.openxmlformats.org/officeDocument/2006/relationships/image" Target="media/image90.wmf"/><Relationship Id="rId279" Type="http://schemas.openxmlformats.org/officeDocument/2006/relationships/oleObject" Target="embeddings/oleObject134.bin"/><Relationship Id="rId486" Type="http://schemas.openxmlformats.org/officeDocument/2006/relationships/image" Target="media/image247.wmf"/><Relationship Id="rId693" Type="http://schemas.openxmlformats.org/officeDocument/2006/relationships/image" Target="media/image351.wmf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68.bin"/><Relationship Id="rId553" Type="http://schemas.openxmlformats.org/officeDocument/2006/relationships/image" Target="media/image280.wmf"/><Relationship Id="rId760" Type="http://schemas.openxmlformats.org/officeDocument/2006/relationships/oleObject" Target="embeddings/oleObject373.bin"/><Relationship Id="rId998" Type="http://schemas.openxmlformats.org/officeDocument/2006/relationships/image" Target="media/image507.wmf"/><Relationship Id="rId1183" Type="http://schemas.openxmlformats.org/officeDocument/2006/relationships/oleObject" Target="embeddings/oleObject578.bin"/><Relationship Id="rId1390" Type="http://schemas.openxmlformats.org/officeDocument/2006/relationships/image" Target="media/image703.wmf"/><Relationship Id="rId206" Type="http://schemas.openxmlformats.org/officeDocument/2006/relationships/oleObject" Target="embeddings/oleObject100.bin"/><Relationship Id="rId413" Type="http://schemas.openxmlformats.org/officeDocument/2006/relationships/image" Target="media/image211.wmf"/><Relationship Id="rId858" Type="http://schemas.openxmlformats.org/officeDocument/2006/relationships/image" Target="media/image432.wmf"/><Relationship Id="rId1043" Type="http://schemas.openxmlformats.org/officeDocument/2006/relationships/oleObject" Target="embeddings/oleObject511.bin"/><Relationship Id="rId1488" Type="http://schemas.openxmlformats.org/officeDocument/2006/relationships/image" Target="media/image756.wmf"/><Relationship Id="rId620" Type="http://schemas.openxmlformats.org/officeDocument/2006/relationships/oleObject" Target="embeddings/oleObject302.bin"/><Relationship Id="rId718" Type="http://schemas.openxmlformats.org/officeDocument/2006/relationships/oleObject" Target="embeddings/oleObject351.bin"/><Relationship Id="rId925" Type="http://schemas.openxmlformats.org/officeDocument/2006/relationships/oleObject" Target="embeddings/oleObject449.bin"/><Relationship Id="rId1250" Type="http://schemas.openxmlformats.org/officeDocument/2006/relationships/oleObject" Target="embeddings/oleObject612.bin"/><Relationship Id="rId1348" Type="http://schemas.openxmlformats.org/officeDocument/2006/relationships/image" Target="media/image682.wmf"/><Relationship Id="rId1555" Type="http://schemas.openxmlformats.org/officeDocument/2006/relationships/image" Target="media/image793.w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6T12:18:23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11189,'0'0'592,"0"0"-592,0 0-336,0 0-1040,0 0-897,0 0-16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95</Pages>
  <Words>10985</Words>
  <Characters>62618</Characters>
  <Application>Microsoft Office Word</Application>
  <DocSecurity>0</DocSecurity>
  <Lines>521</Lines>
  <Paragraphs>146</Paragraphs>
  <ScaleCrop>false</ScaleCrop>
  <Company/>
  <LinksUpToDate>false</LinksUpToDate>
  <CharactersWithSpaces>73457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庄 薪霖</dc:creator>
  <cp:keywords/>
  <dc:description/>
  <cp:lastModifiedBy>庄 薪霖</cp:lastModifiedBy>
  <cp:revision>47</cp:revision>
  <dcterms:created xsi:type="dcterms:W3CDTF">2020-06-25T15:56:00Z</dcterms:created>
  <dcterms:modified xsi:type="dcterms:W3CDTF">2020-06-26T12:48:00Z</dcterms:modified>
</cp:coreProperties>
</file>